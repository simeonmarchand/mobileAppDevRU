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5A1D4" w14:textId="77777777" w:rsidR="003C2DE6" w:rsidRPr="003C2DE6" w:rsidRDefault="003C2DE6" w:rsidP="003C2DE6">
      <w:pPr>
        <w:rPr>
          <w:rFonts w:ascii="Verdana" w:hAnsi="Verdana"/>
          <w:b/>
          <w:color w:val="FF0000"/>
        </w:rPr>
      </w:pPr>
      <w:r w:rsidRPr="003C2DE6">
        <w:rPr>
          <w:rFonts w:ascii="Verdana" w:hAnsi="Verdana"/>
          <w:b/>
          <w:color w:val="FF0000"/>
        </w:rPr>
        <w:t xml:space="preserve">Left Navigation </w:t>
      </w:r>
      <w:r w:rsidR="00E06649">
        <w:rPr>
          <w:rFonts w:ascii="Verdana" w:hAnsi="Verdana"/>
          <w:b/>
          <w:color w:val="FF0000"/>
        </w:rPr>
        <w:t xml:space="preserve">Production </w:t>
      </w:r>
      <w:r w:rsidRPr="003C2DE6">
        <w:rPr>
          <w:rFonts w:ascii="Verdana" w:hAnsi="Verdana"/>
          <w:b/>
          <w:color w:val="FF0000"/>
        </w:rPr>
        <w:t>Notes:</w:t>
      </w:r>
    </w:p>
    <w:p w14:paraId="029E1CAF" w14:textId="77777777" w:rsidR="003C2DE6" w:rsidRPr="003C2DE6" w:rsidRDefault="003C2DE6" w:rsidP="003C2DE6">
      <w:pPr>
        <w:rPr>
          <w:rFonts w:ascii="Verdana" w:hAnsi="Verdana"/>
          <w:sz w:val="20"/>
          <w:szCs w:val="20"/>
        </w:rPr>
      </w:pPr>
      <w:r w:rsidRPr="003C2DE6">
        <w:rPr>
          <w:rFonts w:ascii="Verdana" w:hAnsi="Verdana"/>
          <w:b/>
          <w:color w:val="FF0000"/>
          <w:sz w:val="20"/>
          <w:szCs w:val="20"/>
        </w:rPr>
        <w:t>Course Home</w:t>
      </w:r>
      <w:r w:rsidRPr="003C2DE6">
        <w:rPr>
          <w:rFonts w:ascii="Verdana" w:hAnsi="Verdana"/>
          <w:color w:val="FF0000"/>
          <w:sz w:val="20"/>
          <w:szCs w:val="20"/>
        </w:rPr>
        <w:t xml:space="preserve"> </w:t>
      </w:r>
      <w:r w:rsidR="00070F8E">
        <w:rPr>
          <w:rFonts w:ascii="Verdana" w:hAnsi="Verdana"/>
          <w:sz w:val="20"/>
          <w:szCs w:val="20"/>
        </w:rPr>
        <w:t>-</w:t>
      </w:r>
      <w:r w:rsidRPr="003C2DE6">
        <w:rPr>
          <w:rFonts w:ascii="Verdana" w:hAnsi="Verdana"/>
          <w:sz w:val="20"/>
          <w:szCs w:val="20"/>
        </w:rPr>
        <w:t xml:space="preserve"> </w:t>
      </w:r>
      <w:r w:rsidRPr="002B3357">
        <w:rPr>
          <w:rFonts w:ascii="Verdana" w:hAnsi="Verdana"/>
          <w:color w:val="0070C0"/>
          <w:sz w:val="20"/>
          <w:szCs w:val="20"/>
        </w:rPr>
        <w:t>Module Page</w:t>
      </w:r>
    </w:p>
    <w:p w14:paraId="06BF27D1" w14:textId="77777777" w:rsidR="003C2DE6" w:rsidRPr="002B3357" w:rsidRDefault="003C2DE6" w:rsidP="003C2DE6">
      <w:pPr>
        <w:pStyle w:val="ListParagraph"/>
        <w:numPr>
          <w:ilvl w:val="0"/>
          <w:numId w:val="23"/>
        </w:numPr>
        <w:rPr>
          <w:rFonts w:ascii="Verdana" w:hAnsi="Verdana"/>
          <w:color w:val="0070C0"/>
          <w:sz w:val="20"/>
          <w:szCs w:val="20"/>
        </w:rPr>
      </w:pPr>
      <w:r w:rsidRPr="002B3357">
        <w:rPr>
          <w:rFonts w:ascii="Verdana" w:hAnsi="Verdana"/>
          <w:color w:val="0070C0"/>
          <w:sz w:val="20"/>
          <w:szCs w:val="20"/>
        </w:rPr>
        <w:t>Course Announcements</w:t>
      </w:r>
    </w:p>
    <w:p w14:paraId="6E671FEB" w14:textId="77777777" w:rsidR="003C2DE6" w:rsidRPr="002B3357" w:rsidRDefault="003C2DE6" w:rsidP="003C2DE6">
      <w:pPr>
        <w:pStyle w:val="ListParagraph"/>
        <w:numPr>
          <w:ilvl w:val="0"/>
          <w:numId w:val="23"/>
        </w:numPr>
        <w:rPr>
          <w:rFonts w:ascii="Verdana" w:hAnsi="Verdana"/>
          <w:color w:val="0070C0"/>
          <w:sz w:val="20"/>
          <w:szCs w:val="20"/>
        </w:rPr>
      </w:pPr>
      <w:r w:rsidRPr="002B3357">
        <w:rPr>
          <w:rFonts w:ascii="Verdana" w:hAnsi="Verdana"/>
          <w:color w:val="0070C0"/>
          <w:sz w:val="20"/>
          <w:szCs w:val="20"/>
        </w:rPr>
        <w:t>Instructor Information</w:t>
      </w:r>
    </w:p>
    <w:p w14:paraId="0540648A" w14:textId="77777777" w:rsidR="003C2DE6" w:rsidRPr="002B3357" w:rsidRDefault="003C2DE6" w:rsidP="003C2DE6">
      <w:pPr>
        <w:pStyle w:val="ListParagraph"/>
        <w:numPr>
          <w:ilvl w:val="0"/>
          <w:numId w:val="23"/>
        </w:numPr>
        <w:rPr>
          <w:rFonts w:ascii="Verdana" w:hAnsi="Verdana"/>
          <w:color w:val="0070C0"/>
          <w:sz w:val="20"/>
          <w:szCs w:val="20"/>
        </w:rPr>
      </w:pPr>
      <w:r w:rsidRPr="002B3357">
        <w:rPr>
          <w:rFonts w:ascii="Verdana" w:hAnsi="Verdana"/>
          <w:color w:val="0070C0"/>
          <w:sz w:val="20"/>
          <w:szCs w:val="20"/>
        </w:rPr>
        <w:t>Student Survey</w:t>
      </w:r>
    </w:p>
    <w:p w14:paraId="125DB529" w14:textId="77777777" w:rsidR="003C2DE6" w:rsidRPr="003C2DE6" w:rsidRDefault="003C2DE6" w:rsidP="003C2DE6">
      <w:pPr>
        <w:rPr>
          <w:rFonts w:ascii="Verdana" w:hAnsi="Verdana"/>
          <w:sz w:val="20"/>
          <w:szCs w:val="20"/>
        </w:rPr>
      </w:pPr>
      <w:r w:rsidRPr="003C2DE6">
        <w:rPr>
          <w:rFonts w:ascii="Verdana" w:hAnsi="Verdana"/>
          <w:b/>
          <w:color w:val="FF0000"/>
          <w:sz w:val="20"/>
          <w:szCs w:val="20"/>
        </w:rPr>
        <w:t>My Grades</w:t>
      </w:r>
      <w:r w:rsidRPr="003C2DE6">
        <w:rPr>
          <w:rFonts w:ascii="Verdana" w:hAnsi="Verdana"/>
          <w:color w:val="FF0000"/>
          <w:sz w:val="20"/>
          <w:szCs w:val="20"/>
        </w:rPr>
        <w:t xml:space="preserve"> </w:t>
      </w:r>
      <w:r w:rsidRPr="003C2DE6">
        <w:rPr>
          <w:rFonts w:ascii="Verdana" w:hAnsi="Verdana"/>
          <w:sz w:val="20"/>
          <w:szCs w:val="20"/>
        </w:rPr>
        <w:t xml:space="preserve">- </w:t>
      </w:r>
      <w:r w:rsidRPr="002B3357">
        <w:rPr>
          <w:rFonts w:ascii="Verdana" w:hAnsi="Verdana"/>
          <w:color w:val="0070C0"/>
          <w:sz w:val="20"/>
          <w:szCs w:val="20"/>
        </w:rPr>
        <w:t>Added Tool Link</w:t>
      </w:r>
    </w:p>
    <w:p w14:paraId="2FFBB41F" w14:textId="77777777" w:rsidR="003C2DE6" w:rsidRPr="003C2DE6" w:rsidRDefault="003C2DE6" w:rsidP="003C2DE6">
      <w:pPr>
        <w:spacing w:after="0"/>
        <w:rPr>
          <w:rFonts w:ascii="Verdana" w:hAnsi="Verdana"/>
          <w:sz w:val="20"/>
          <w:szCs w:val="20"/>
        </w:rPr>
      </w:pPr>
      <w:r w:rsidRPr="003C2DE6">
        <w:rPr>
          <w:rFonts w:ascii="Verdana" w:hAnsi="Verdana"/>
          <w:b/>
          <w:color w:val="FF0000"/>
          <w:sz w:val="20"/>
          <w:szCs w:val="20"/>
        </w:rPr>
        <w:t>Course Messages</w:t>
      </w:r>
      <w:r w:rsidRPr="003C2DE6">
        <w:rPr>
          <w:rFonts w:ascii="Verdana" w:hAnsi="Verdana"/>
          <w:color w:val="FF0000"/>
          <w:sz w:val="20"/>
          <w:szCs w:val="20"/>
        </w:rPr>
        <w:t xml:space="preserve"> </w:t>
      </w:r>
      <w:r w:rsidRPr="003C2DE6">
        <w:rPr>
          <w:rFonts w:ascii="Verdana" w:hAnsi="Verdana"/>
          <w:sz w:val="20"/>
          <w:szCs w:val="20"/>
        </w:rPr>
        <w:t xml:space="preserve">- </w:t>
      </w:r>
      <w:r w:rsidRPr="002B3357">
        <w:rPr>
          <w:rFonts w:ascii="Verdana" w:hAnsi="Verdana"/>
          <w:color w:val="0070C0"/>
          <w:sz w:val="20"/>
          <w:szCs w:val="20"/>
        </w:rPr>
        <w:t>Added Tool Link</w:t>
      </w:r>
    </w:p>
    <w:p w14:paraId="6639D503" w14:textId="77777777" w:rsidR="003C2DE6" w:rsidRDefault="003C2DE6" w:rsidP="004E4D10">
      <w:pPr>
        <w:spacing w:after="0"/>
        <w:rPr>
          <w:rFonts w:ascii="Verdana" w:hAnsi="Verdana"/>
        </w:rPr>
      </w:pPr>
    </w:p>
    <w:p w14:paraId="53ADC66E" w14:textId="77777777" w:rsidR="003C2DE6" w:rsidRDefault="003C2DE6" w:rsidP="004E4D10">
      <w:pPr>
        <w:spacing w:after="0"/>
        <w:rPr>
          <w:rFonts w:ascii="Verdana" w:hAnsi="Verdana"/>
          <w:sz w:val="20"/>
          <w:szCs w:val="20"/>
        </w:rPr>
      </w:pPr>
      <w:r w:rsidRPr="003C2DE6">
        <w:rPr>
          <w:rFonts w:ascii="Verdana" w:hAnsi="Verdana"/>
          <w:b/>
          <w:color w:val="FF0000"/>
        </w:rPr>
        <w:t>Tools</w:t>
      </w:r>
      <w:r>
        <w:rPr>
          <w:rFonts w:ascii="Verdana" w:hAnsi="Verdana"/>
        </w:rPr>
        <w:t xml:space="preserve"> - </w:t>
      </w:r>
      <w:r w:rsidRPr="002B3357">
        <w:rPr>
          <w:rFonts w:ascii="Verdana" w:hAnsi="Verdana"/>
          <w:color w:val="0070C0"/>
          <w:sz w:val="20"/>
          <w:szCs w:val="20"/>
        </w:rPr>
        <w:t>Added Tool Link</w:t>
      </w:r>
    </w:p>
    <w:p w14:paraId="4CA24AD8" w14:textId="77777777" w:rsidR="003C2DE6" w:rsidRDefault="003C2DE6" w:rsidP="004E4D10">
      <w:pPr>
        <w:spacing w:after="0"/>
        <w:rPr>
          <w:rFonts w:ascii="Verdana" w:hAnsi="Verdana"/>
          <w:sz w:val="20"/>
          <w:szCs w:val="20"/>
        </w:rPr>
      </w:pPr>
    </w:p>
    <w:p w14:paraId="091E14FE" w14:textId="77777777" w:rsidR="003C2DE6" w:rsidRDefault="003C2DE6" w:rsidP="004E4D10">
      <w:pPr>
        <w:spacing w:after="0"/>
        <w:rPr>
          <w:rFonts w:ascii="Verdana" w:hAnsi="Verdana"/>
          <w:b/>
          <w:color w:val="FF0000"/>
          <w:sz w:val="20"/>
          <w:szCs w:val="20"/>
        </w:rPr>
      </w:pPr>
      <w:r w:rsidRPr="003C2DE6">
        <w:rPr>
          <w:rFonts w:ascii="Verdana" w:hAnsi="Verdana"/>
          <w:b/>
          <w:color w:val="FF0000"/>
          <w:sz w:val="20"/>
          <w:szCs w:val="20"/>
        </w:rPr>
        <w:t xml:space="preserve">Add Divider </w:t>
      </w:r>
    </w:p>
    <w:p w14:paraId="6218038D" w14:textId="77777777" w:rsidR="002B3357" w:rsidRDefault="002B3357" w:rsidP="004E4D10">
      <w:pPr>
        <w:spacing w:after="0"/>
        <w:rPr>
          <w:rFonts w:ascii="Verdana" w:hAnsi="Verdana"/>
          <w:b/>
          <w:color w:val="FF0000"/>
          <w:sz w:val="20"/>
          <w:szCs w:val="20"/>
        </w:rPr>
      </w:pPr>
    </w:p>
    <w:p w14:paraId="4E4D29AA" w14:textId="77777777" w:rsidR="002B3357" w:rsidRDefault="002B3357" w:rsidP="004E4D10">
      <w:pPr>
        <w:spacing w:after="0"/>
        <w:rPr>
          <w:rFonts w:ascii="Verdana" w:hAnsi="Verdana"/>
          <w:sz w:val="20"/>
          <w:szCs w:val="20"/>
        </w:rPr>
      </w:pPr>
      <w:r>
        <w:rPr>
          <w:rFonts w:ascii="Verdana" w:hAnsi="Verdana"/>
          <w:b/>
          <w:color w:val="FF0000"/>
          <w:sz w:val="20"/>
          <w:szCs w:val="20"/>
        </w:rPr>
        <w:t xml:space="preserve">Syllabus </w:t>
      </w:r>
      <w:r>
        <w:rPr>
          <w:rFonts w:ascii="Verdana" w:hAnsi="Verdana"/>
        </w:rPr>
        <w:t xml:space="preserve">- </w:t>
      </w:r>
      <w:r w:rsidRPr="002B3357">
        <w:rPr>
          <w:rFonts w:ascii="Verdana" w:hAnsi="Verdana"/>
          <w:color w:val="0070C0"/>
          <w:sz w:val="20"/>
          <w:szCs w:val="20"/>
        </w:rPr>
        <w:t>Added Tool Link</w:t>
      </w:r>
    </w:p>
    <w:p w14:paraId="014438C0" w14:textId="77777777" w:rsidR="002B3357" w:rsidRDefault="002B3357" w:rsidP="004E4D10">
      <w:pPr>
        <w:spacing w:after="0"/>
        <w:rPr>
          <w:rFonts w:ascii="Verdana" w:hAnsi="Verdana"/>
          <w:sz w:val="20"/>
          <w:szCs w:val="20"/>
        </w:rPr>
      </w:pPr>
    </w:p>
    <w:p w14:paraId="3141D6FF" w14:textId="77777777" w:rsidR="002B3357" w:rsidRDefault="002B3357" w:rsidP="004E4D10">
      <w:pPr>
        <w:spacing w:after="0"/>
        <w:rPr>
          <w:rFonts w:ascii="Verdana" w:hAnsi="Verdana"/>
          <w:color w:val="0070C0"/>
          <w:sz w:val="20"/>
          <w:szCs w:val="20"/>
        </w:rPr>
      </w:pPr>
      <w:r w:rsidRPr="002B3357">
        <w:rPr>
          <w:rFonts w:ascii="Verdana" w:hAnsi="Verdana"/>
          <w:b/>
          <w:color w:val="FF0000"/>
          <w:sz w:val="20"/>
          <w:szCs w:val="20"/>
        </w:rPr>
        <w:t xml:space="preserve">eText </w:t>
      </w:r>
      <w:r w:rsidRPr="002B3357">
        <w:rPr>
          <w:rFonts w:ascii="Verdana" w:hAnsi="Verdana"/>
          <w:sz w:val="20"/>
          <w:szCs w:val="20"/>
        </w:rPr>
        <w:t xml:space="preserve">- </w:t>
      </w:r>
      <w:r w:rsidRPr="002B3357">
        <w:rPr>
          <w:rFonts w:ascii="Verdana" w:hAnsi="Verdana"/>
          <w:color w:val="0070C0"/>
          <w:sz w:val="20"/>
          <w:szCs w:val="20"/>
        </w:rPr>
        <w:t>Add Course Link</w:t>
      </w:r>
      <w:r w:rsidR="008D64D1">
        <w:rPr>
          <w:rFonts w:ascii="Verdana" w:hAnsi="Verdana"/>
          <w:color w:val="0070C0"/>
          <w:sz w:val="20"/>
          <w:szCs w:val="20"/>
        </w:rPr>
        <w:t xml:space="preserve"> </w:t>
      </w:r>
    </w:p>
    <w:p w14:paraId="45E1C5C9" w14:textId="77777777" w:rsidR="00D800B6" w:rsidRDefault="00D800B6" w:rsidP="004E4D10">
      <w:pPr>
        <w:spacing w:after="0"/>
        <w:rPr>
          <w:rFonts w:ascii="Verdana" w:hAnsi="Verdana"/>
          <w:color w:val="0070C0"/>
          <w:sz w:val="20"/>
          <w:szCs w:val="20"/>
        </w:rPr>
      </w:pPr>
    </w:p>
    <w:p w14:paraId="016D8A80" w14:textId="77777777" w:rsidR="00D800B6" w:rsidRPr="008D64D1" w:rsidRDefault="00D800B6" w:rsidP="00D800B6">
      <w:pPr>
        <w:pStyle w:val="ListParagraph"/>
        <w:numPr>
          <w:ilvl w:val="0"/>
          <w:numId w:val="26"/>
        </w:numPr>
        <w:spacing w:after="0"/>
        <w:rPr>
          <w:rFonts w:ascii="Verdana" w:hAnsi="Verdana"/>
          <w:color w:val="0070C0"/>
          <w:sz w:val="20"/>
          <w:szCs w:val="20"/>
        </w:rPr>
      </w:pPr>
      <w:r>
        <w:rPr>
          <w:rFonts w:ascii="Verdana" w:hAnsi="Verdana"/>
          <w:color w:val="0070C0"/>
          <w:sz w:val="20"/>
          <w:szCs w:val="20"/>
        </w:rPr>
        <w:t xml:space="preserve">Location Info </w:t>
      </w:r>
      <w:r w:rsidR="00070F8E">
        <w:rPr>
          <w:rFonts w:ascii="Verdana" w:hAnsi="Verdana"/>
          <w:color w:val="0070C0"/>
          <w:sz w:val="20"/>
          <w:szCs w:val="20"/>
        </w:rPr>
        <w:t>-</w:t>
      </w:r>
      <w:r>
        <w:rPr>
          <w:rFonts w:ascii="Verdana" w:hAnsi="Verdana"/>
          <w:color w:val="0070C0"/>
          <w:sz w:val="20"/>
          <w:szCs w:val="20"/>
        </w:rPr>
        <w:t xml:space="preserve"> </w:t>
      </w:r>
      <w:r w:rsidRPr="00D800B6">
        <w:rPr>
          <w:rFonts w:ascii="Verdana" w:hAnsi="Verdana"/>
          <w:b/>
          <w:color w:val="0070C0"/>
          <w:sz w:val="20"/>
          <w:szCs w:val="20"/>
        </w:rPr>
        <w:t>example</w:t>
      </w:r>
      <w:r>
        <w:rPr>
          <w:rFonts w:ascii="Verdana" w:hAnsi="Verdana"/>
          <w:color w:val="0070C0"/>
          <w:sz w:val="20"/>
          <w:szCs w:val="20"/>
        </w:rPr>
        <w:t xml:space="preserve"> - </w:t>
      </w:r>
      <w:r w:rsidRPr="00D800B6">
        <w:rPr>
          <w:rFonts w:ascii="Verdana" w:hAnsi="Verdana"/>
          <w:color w:val="0070C0"/>
          <w:sz w:val="20"/>
          <w:szCs w:val="20"/>
        </w:rPr>
        <w:t>/Course Materials/eText</w:t>
      </w:r>
      <w:r w:rsidR="006345C4">
        <w:rPr>
          <w:rFonts w:ascii="Verdana" w:hAnsi="Verdana"/>
          <w:color w:val="0070C0"/>
          <w:sz w:val="20"/>
          <w:szCs w:val="20"/>
        </w:rPr>
        <w:t xml:space="preserve"> = </w:t>
      </w:r>
      <w:r w:rsidR="006345C4" w:rsidRPr="006345C4">
        <w:rPr>
          <w:rFonts w:ascii="Verdana" w:hAnsi="Verdana"/>
          <w:color w:val="C00000"/>
          <w:sz w:val="20"/>
          <w:szCs w:val="20"/>
        </w:rPr>
        <w:t>This is a course level target</w:t>
      </w:r>
    </w:p>
    <w:p w14:paraId="6266FD75" w14:textId="77777777" w:rsidR="008D64D1" w:rsidRDefault="008D64D1" w:rsidP="00D800B6">
      <w:pPr>
        <w:pStyle w:val="ListParagraph"/>
        <w:numPr>
          <w:ilvl w:val="0"/>
          <w:numId w:val="26"/>
        </w:numPr>
        <w:spacing w:after="0"/>
        <w:rPr>
          <w:rFonts w:ascii="Verdana" w:hAnsi="Verdana"/>
          <w:color w:val="0070C0"/>
          <w:sz w:val="20"/>
          <w:szCs w:val="20"/>
        </w:rPr>
      </w:pPr>
      <w:r w:rsidRPr="008D64D1">
        <w:rPr>
          <w:rFonts w:ascii="Verdana" w:hAnsi="Verdana"/>
          <w:color w:val="0070C0"/>
          <w:sz w:val="20"/>
          <w:szCs w:val="20"/>
        </w:rPr>
        <w:t>Add Book Title</w:t>
      </w:r>
    </w:p>
    <w:p w14:paraId="24164ABF" w14:textId="77777777" w:rsidR="008D64D1" w:rsidRDefault="008D64D1" w:rsidP="008D64D1">
      <w:pPr>
        <w:pStyle w:val="ListParagraph"/>
        <w:numPr>
          <w:ilvl w:val="1"/>
          <w:numId w:val="26"/>
        </w:numPr>
        <w:spacing w:after="0"/>
        <w:rPr>
          <w:rFonts w:ascii="Verdana" w:hAnsi="Verdana"/>
          <w:color w:val="0070C0"/>
          <w:sz w:val="20"/>
          <w:szCs w:val="20"/>
        </w:rPr>
      </w:pPr>
      <w:r>
        <w:rPr>
          <w:rFonts w:ascii="Verdana" w:hAnsi="Verdana"/>
          <w:color w:val="0070C0"/>
          <w:sz w:val="20"/>
          <w:szCs w:val="20"/>
        </w:rPr>
        <w:t xml:space="preserve">Course level target setup for </w:t>
      </w:r>
      <w:r w:rsidRPr="008D64D1">
        <w:rPr>
          <w:rFonts w:ascii="Verdana" w:hAnsi="Verdana"/>
          <w:b/>
          <w:color w:val="0070C0"/>
          <w:sz w:val="20"/>
          <w:szCs w:val="20"/>
        </w:rPr>
        <w:t>VitalSource eText</w:t>
      </w:r>
    </w:p>
    <w:p w14:paraId="063E4D25" w14:textId="77777777" w:rsidR="008D64D1" w:rsidRDefault="008D64D1" w:rsidP="008D64D1">
      <w:pPr>
        <w:pStyle w:val="ListParagraph"/>
        <w:numPr>
          <w:ilvl w:val="2"/>
          <w:numId w:val="26"/>
        </w:numPr>
        <w:spacing w:after="0"/>
        <w:rPr>
          <w:rFonts w:ascii="Verdana" w:hAnsi="Verdana"/>
          <w:color w:val="0070C0"/>
          <w:sz w:val="20"/>
          <w:szCs w:val="20"/>
        </w:rPr>
      </w:pPr>
      <w:r>
        <w:rPr>
          <w:rFonts w:ascii="Verdana" w:hAnsi="Verdana"/>
          <w:color w:val="0070C0"/>
          <w:sz w:val="20"/>
          <w:szCs w:val="20"/>
        </w:rPr>
        <w:t>Description</w:t>
      </w:r>
    </w:p>
    <w:p w14:paraId="1F222A0F" w14:textId="77777777" w:rsidR="008D64D1" w:rsidRDefault="008D64D1" w:rsidP="008D64D1">
      <w:pPr>
        <w:pStyle w:val="ListParagraph"/>
        <w:numPr>
          <w:ilvl w:val="2"/>
          <w:numId w:val="26"/>
        </w:numPr>
        <w:spacing w:after="0"/>
        <w:rPr>
          <w:rFonts w:ascii="Verdana" w:hAnsi="Verdana"/>
          <w:color w:val="0070C0"/>
          <w:sz w:val="20"/>
          <w:szCs w:val="20"/>
        </w:rPr>
      </w:pPr>
      <w:r>
        <w:rPr>
          <w:rFonts w:ascii="Verdana" w:hAnsi="Verdana"/>
          <w:color w:val="0070C0"/>
          <w:sz w:val="20"/>
          <w:szCs w:val="20"/>
        </w:rPr>
        <w:t>Personal Data</w:t>
      </w:r>
    </w:p>
    <w:p w14:paraId="7CB43BF7" w14:textId="77777777" w:rsidR="008D64D1" w:rsidRPr="008D64D1" w:rsidRDefault="008D64D1" w:rsidP="008D64D1">
      <w:pPr>
        <w:pStyle w:val="ListParagraph"/>
        <w:numPr>
          <w:ilvl w:val="3"/>
          <w:numId w:val="26"/>
        </w:numPr>
        <w:spacing w:after="0"/>
        <w:rPr>
          <w:rFonts w:ascii="Verdana" w:hAnsi="Verdana"/>
          <w:color w:val="0070C0"/>
          <w:sz w:val="20"/>
          <w:szCs w:val="20"/>
        </w:rPr>
      </w:pPr>
      <w:r>
        <w:rPr>
          <w:rFonts w:ascii="Verdana" w:hAnsi="Verdana"/>
          <w:color w:val="0070C0"/>
          <w:sz w:val="20"/>
          <w:szCs w:val="20"/>
        </w:rPr>
        <w:t>User ID Required by Tool</w:t>
      </w:r>
    </w:p>
    <w:p w14:paraId="296D6D9D" w14:textId="77777777" w:rsidR="002B3357" w:rsidRPr="002B3357" w:rsidRDefault="002B3357" w:rsidP="002B3357">
      <w:pPr>
        <w:spacing w:after="0"/>
        <w:rPr>
          <w:rFonts w:ascii="Verdana" w:hAnsi="Verdana"/>
          <w:b/>
          <w:color w:val="FF0000"/>
          <w:sz w:val="20"/>
          <w:szCs w:val="20"/>
        </w:rPr>
      </w:pPr>
    </w:p>
    <w:p w14:paraId="6612F5AD" w14:textId="77777777" w:rsidR="002B3357" w:rsidRDefault="002B3357" w:rsidP="002B3357">
      <w:pPr>
        <w:spacing w:after="0"/>
        <w:rPr>
          <w:rFonts w:ascii="Verdana" w:hAnsi="Verdana"/>
          <w:color w:val="0070C0"/>
          <w:sz w:val="20"/>
          <w:szCs w:val="20"/>
        </w:rPr>
      </w:pPr>
      <w:r w:rsidRPr="002B3357">
        <w:rPr>
          <w:rFonts w:ascii="Verdana" w:hAnsi="Verdana"/>
          <w:b/>
          <w:color w:val="FF0000"/>
          <w:sz w:val="20"/>
          <w:szCs w:val="20"/>
        </w:rPr>
        <w:t>Discussion Board</w:t>
      </w:r>
      <w:r>
        <w:rPr>
          <w:rFonts w:ascii="Verdana" w:hAnsi="Verdana"/>
          <w:b/>
          <w:color w:val="FF0000"/>
          <w:sz w:val="20"/>
          <w:szCs w:val="20"/>
        </w:rPr>
        <w:t xml:space="preserve"> </w:t>
      </w:r>
      <w:r w:rsidRPr="002B3357">
        <w:rPr>
          <w:rFonts w:ascii="Verdana" w:hAnsi="Verdana"/>
          <w:color w:val="0070C0"/>
        </w:rPr>
        <w:t>-</w:t>
      </w:r>
      <w:r>
        <w:rPr>
          <w:rFonts w:ascii="Verdana" w:hAnsi="Verdana"/>
        </w:rPr>
        <w:t xml:space="preserve"> </w:t>
      </w:r>
      <w:r w:rsidRPr="002B3357">
        <w:rPr>
          <w:rFonts w:ascii="Verdana" w:hAnsi="Verdana"/>
          <w:color w:val="0070C0"/>
          <w:sz w:val="20"/>
          <w:szCs w:val="20"/>
        </w:rPr>
        <w:t>Added Tool Link</w:t>
      </w:r>
      <w:r>
        <w:rPr>
          <w:rFonts w:ascii="Verdana" w:hAnsi="Verdana"/>
          <w:color w:val="0070C0"/>
          <w:sz w:val="20"/>
          <w:szCs w:val="20"/>
        </w:rPr>
        <w:t xml:space="preserve"> </w:t>
      </w:r>
      <w:r w:rsidR="00070F8E">
        <w:rPr>
          <w:rFonts w:ascii="Verdana" w:hAnsi="Verdana"/>
          <w:color w:val="0070C0"/>
          <w:sz w:val="20"/>
          <w:szCs w:val="20"/>
        </w:rPr>
        <w:t>-</w:t>
      </w:r>
      <w:r>
        <w:rPr>
          <w:rFonts w:ascii="Verdana" w:hAnsi="Verdana"/>
          <w:color w:val="0070C0"/>
          <w:sz w:val="20"/>
          <w:szCs w:val="20"/>
        </w:rPr>
        <w:t xml:space="preserve"> Put Under the Getting Started Content Area</w:t>
      </w:r>
    </w:p>
    <w:p w14:paraId="0067DF4B" w14:textId="77777777" w:rsidR="003D0C09" w:rsidRPr="002B3357" w:rsidRDefault="00E53DE7" w:rsidP="002B3357">
      <w:pPr>
        <w:spacing w:after="0"/>
        <w:rPr>
          <w:rFonts w:ascii="Verdana" w:hAnsi="Verdana"/>
          <w:b/>
          <w:color w:val="FF0000"/>
          <w:sz w:val="20"/>
          <w:szCs w:val="20"/>
        </w:rPr>
      </w:pPr>
      <w:r>
        <w:rPr>
          <w:rFonts w:ascii="Verdana" w:hAnsi="Verdana"/>
          <w:b/>
          <w:color w:val="FF0000"/>
          <w:sz w:val="20"/>
          <w:szCs w:val="20"/>
        </w:rPr>
        <w:t>-------------------------------------------------------------------------------------------------</w:t>
      </w:r>
    </w:p>
    <w:p w14:paraId="2BEDF3E0" w14:textId="77777777" w:rsidR="003C2DE6" w:rsidRDefault="003C2DE6" w:rsidP="004E4D10">
      <w:pPr>
        <w:spacing w:after="0"/>
        <w:rPr>
          <w:rFonts w:ascii="Verdana" w:hAnsi="Verdana"/>
        </w:rPr>
      </w:pPr>
    </w:p>
    <w:p w14:paraId="62B1919F" w14:textId="77777777" w:rsidR="004E4D10" w:rsidRPr="009F3B36" w:rsidRDefault="004E4D10" w:rsidP="004E4D10">
      <w:pPr>
        <w:spacing w:after="0"/>
        <w:rPr>
          <w:rFonts w:ascii="Verdana" w:hAnsi="Verdana"/>
          <w:color w:val="808080" w:themeColor="background1" w:themeShade="80"/>
        </w:rPr>
      </w:pPr>
      <w:r w:rsidRPr="009F3B36">
        <w:rPr>
          <w:rFonts w:ascii="Verdana" w:hAnsi="Verdana"/>
          <w:color w:val="808080" w:themeColor="background1" w:themeShade="80"/>
        </w:rPr>
        <w:t>#####Begin Topic#####</w:t>
      </w:r>
    </w:p>
    <w:p w14:paraId="512C604B" w14:textId="77777777" w:rsidR="004E4D10" w:rsidRPr="009F3B36" w:rsidRDefault="004E4D10" w:rsidP="004E4D10">
      <w:pPr>
        <w:spacing w:after="0"/>
        <w:rPr>
          <w:rFonts w:ascii="Verdana" w:hAnsi="Verdana"/>
          <w:color w:val="808080" w:themeColor="background1" w:themeShade="80"/>
        </w:rPr>
      </w:pPr>
      <w:r w:rsidRPr="009F3B36">
        <w:rPr>
          <w:rFonts w:ascii="Verdana" w:hAnsi="Verdana"/>
          <w:color w:val="808080" w:themeColor="background1" w:themeShade="80"/>
        </w:rPr>
        <w:t>Name:</w:t>
      </w:r>
      <w:r w:rsidR="00C8473D">
        <w:rPr>
          <w:rFonts w:ascii="Verdana" w:hAnsi="Verdana"/>
          <w:color w:val="808080" w:themeColor="background1" w:themeShade="80"/>
        </w:rPr>
        <w:t xml:space="preserve"> Getting Started</w:t>
      </w:r>
    </w:p>
    <w:p w14:paraId="2E770DCA" w14:textId="77777777" w:rsidR="004E4D10" w:rsidRPr="004E4D10" w:rsidRDefault="004E4D10" w:rsidP="004E4D10">
      <w:pPr>
        <w:rPr>
          <w:rFonts w:ascii="Verdana" w:hAnsi="Verdana"/>
        </w:rPr>
      </w:pPr>
    </w:p>
    <w:p w14:paraId="2858D17B" w14:textId="77777777" w:rsidR="004E4D10" w:rsidRPr="009F3B36" w:rsidRDefault="004E4D10" w:rsidP="004E4D10">
      <w:pPr>
        <w:spacing w:after="0"/>
        <w:rPr>
          <w:rFonts w:ascii="Verdana" w:hAnsi="Verdana"/>
          <w:color w:val="808080" w:themeColor="background1" w:themeShade="80"/>
        </w:rPr>
      </w:pPr>
      <w:r w:rsidRPr="009F3B36">
        <w:rPr>
          <w:rFonts w:ascii="Verdana" w:hAnsi="Verdana"/>
          <w:color w:val="808080" w:themeColor="background1" w:themeShade="80"/>
        </w:rPr>
        <w:t>##Begin Item##</w:t>
      </w:r>
    </w:p>
    <w:p w14:paraId="72692004" w14:textId="77777777" w:rsidR="004E4D10" w:rsidRPr="009F3B36" w:rsidRDefault="004E4D10" w:rsidP="004E4D10">
      <w:pPr>
        <w:spacing w:after="0"/>
        <w:rPr>
          <w:rFonts w:ascii="Verdana" w:hAnsi="Verdana"/>
          <w:color w:val="808080" w:themeColor="background1" w:themeShade="80"/>
        </w:rPr>
      </w:pPr>
      <w:r w:rsidRPr="009F3B36">
        <w:rPr>
          <w:rFonts w:ascii="Verdana" w:hAnsi="Verdana"/>
          <w:color w:val="808080" w:themeColor="background1" w:themeShade="80"/>
        </w:rPr>
        <w:t xml:space="preserve">Name: </w:t>
      </w:r>
      <w:r w:rsidR="00C8473D">
        <w:rPr>
          <w:rFonts w:ascii="Verdana" w:hAnsi="Verdana"/>
          <w:color w:val="808080" w:themeColor="background1" w:themeShade="80"/>
        </w:rPr>
        <w:t>Welcome</w:t>
      </w:r>
    </w:p>
    <w:p w14:paraId="45FE2C78" w14:textId="77777777" w:rsidR="004E4D10" w:rsidRPr="009F3B36" w:rsidRDefault="004E4D10" w:rsidP="004E4D10">
      <w:pPr>
        <w:spacing w:after="0"/>
        <w:rPr>
          <w:rFonts w:ascii="Verdana" w:hAnsi="Verdana"/>
          <w:color w:val="808080" w:themeColor="background1" w:themeShade="80"/>
        </w:rPr>
      </w:pPr>
      <w:r w:rsidRPr="009F3B36">
        <w:rPr>
          <w:rFonts w:ascii="Verdana" w:hAnsi="Verdana"/>
          <w:color w:val="808080" w:themeColor="background1" w:themeShade="80"/>
        </w:rPr>
        <w:t>Type: page</w:t>
      </w:r>
    </w:p>
    <w:p w14:paraId="42FCCA8A" w14:textId="77777777" w:rsidR="004E4D10" w:rsidRPr="009F3B36" w:rsidRDefault="004E4D10" w:rsidP="004E4D10">
      <w:pPr>
        <w:spacing w:after="0"/>
        <w:rPr>
          <w:rFonts w:ascii="Verdana" w:hAnsi="Verdana"/>
          <w:color w:val="808080" w:themeColor="background1" w:themeShade="80"/>
        </w:rPr>
      </w:pPr>
      <w:r w:rsidRPr="009F3B36">
        <w:rPr>
          <w:rFonts w:ascii="Verdana" w:hAnsi="Verdana"/>
          <w:color w:val="808080" w:themeColor="background1" w:themeShade="80"/>
        </w:rPr>
        <w:t>##End Item##</w:t>
      </w:r>
    </w:p>
    <w:p w14:paraId="76F2ECE4" w14:textId="77777777" w:rsidR="004E4D10" w:rsidRPr="004E4D10" w:rsidRDefault="004E4D10" w:rsidP="004E4D10">
      <w:pPr>
        <w:spacing w:after="0"/>
        <w:rPr>
          <w:rFonts w:ascii="Verdana" w:hAnsi="Verdana"/>
          <w:color w:val="A6A6A6" w:themeColor="background1" w:themeShade="A6"/>
        </w:rPr>
      </w:pPr>
    </w:p>
    <w:p w14:paraId="6076E215" w14:textId="7D8417A5" w:rsidR="009812EA" w:rsidRDefault="009812EA" w:rsidP="009812EA">
      <w:pPr>
        <w:spacing w:before="100" w:beforeAutospacing="1" w:after="100" w:afterAutospacing="1"/>
        <w:rPr>
          <w:ins w:id="0" w:author="Darice Corey-Gilbert" w:date="2016-09-22T22:30:00Z"/>
          <w:rStyle w:val="ANGELBodytext"/>
        </w:rPr>
      </w:pPr>
      <w:r w:rsidRPr="00E21130">
        <w:rPr>
          <w:rStyle w:val="ANGELBodytext"/>
        </w:rPr>
        <w:t>Welcome to</w:t>
      </w:r>
      <w:r w:rsidRPr="00E21130">
        <w:t xml:space="preserve"> </w:t>
      </w:r>
      <w:r w:rsidRPr="00E21130">
        <w:rPr>
          <w:rStyle w:val="ANGELProductionNote"/>
        </w:rPr>
        <w:t>&lt;</w:t>
      </w:r>
      <w:del w:id="1" w:author="Darice Corey-Gilbert" w:date="2016-09-22T22:30:00Z">
        <w:r w:rsidR="00040242" w:rsidDel="001E0FD2">
          <w:rPr>
            <w:rStyle w:val="ANGELProductionNote"/>
          </w:rPr>
          <w:delText>Introduction to HTML</w:delText>
        </w:r>
      </w:del>
      <w:ins w:id="2" w:author="Darice Corey-Gilbert" w:date="2016-09-22T22:30:00Z">
        <w:r w:rsidR="001E0FD2">
          <w:rPr>
            <w:rStyle w:val="ANGELProductionNote"/>
          </w:rPr>
          <w:t>Mobile Application Development</w:t>
        </w:r>
      </w:ins>
      <w:commentRangeStart w:id="3"/>
      <w:r w:rsidRPr="00E21130">
        <w:rPr>
          <w:rStyle w:val="ANGELProductionNote"/>
        </w:rPr>
        <w:t>&gt;</w:t>
      </w:r>
      <w:r w:rsidRPr="00E21130">
        <w:rPr>
          <w:rStyle w:val="ANGELBodytext"/>
        </w:rPr>
        <w:t>.</w:t>
      </w:r>
      <w:commentRangeEnd w:id="3"/>
      <w:r w:rsidR="00040242">
        <w:rPr>
          <w:rStyle w:val="CommentReference"/>
        </w:rPr>
        <w:commentReference w:id="3"/>
      </w:r>
    </w:p>
    <w:p w14:paraId="4D0B3311" w14:textId="39473D46" w:rsidR="001E0FD2" w:rsidRPr="00BA1DE1" w:rsidRDefault="001E0FD2" w:rsidP="001E0FD2">
      <w:pPr>
        <w:rPr>
          <w:ins w:id="4" w:author="Darice Corey-Gilbert" w:date="2016-09-22T22:30:00Z"/>
          <w:rFonts w:ascii="Verdana" w:hAnsi="Verdana"/>
        </w:rPr>
      </w:pPr>
      <w:ins w:id="5" w:author="Darice Corey-Gilbert" w:date="2016-09-22T22:30:00Z">
        <w:r w:rsidRPr="00BA1DE1">
          <w:rPr>
            <w:rFonts w:ascii="Verdana" w:hAnsi="Verdana"/>
          </w:rPr>
          <w:t xml:space="preserve">This course is intended to provide an opportunity for you to master enough of the Hypertext Markup Language (HTML) to be able to create well-structured </w:t>
        </w:r>
      </w:ins>
      <w:ins w:id="6" w:author="Darice Corey-Gilbert" w:date="2016-09-22T22:32:00Z">
        <w:r w:rsidR="0068133D">
          <w:rPr>
            <w:rFonts w:ascii="Verdana" w:hAnsi="Verdana"/>
          </w:rPr>
          <w:t xml:space="preserve">responsive </w:t>
        </w:r>
      </w:ins>
      <w:ins w:id="7" w:author="Darice Corey-Gilbert" w:date="2016-09-22T22:30:00Z">
        <w:r w:rsidRPr="00BA1DE1">
          <w:rPr>
            <w:rFonts w:ascii="Verdana" w:hAnsi="Verdana"/>
          </w:rPr>
          <w:t xml:space="preserve">webpages, </w:t>
        </w:r>
      </w:ins>
      <w:ins w:id="8" w:author="Darice Corey-Gilbert" w:date="2016-09-22T22:31:00Z">
        <w:r w:rsidR="0068133D">
          <w:rPr>
            <w:rFonts w:ascii="Verdana" w:hAnsi="Verdana"/>
          </w:rPr>
          <w:t xml:space="preserve">using jQuery Mobile, </w:t>
        </w:r>
        <w:r>
          <w:rPr>
            <w:rFonts w:ascii="Verdana" w:hAnsi="Verdana"/>
            <w:vanish/>
          </w:rPr>
          <w:t>o  jQuery Mobileevelopment ng a Development Environment</w:t>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r>
          <w:rPr>
            <w:rFonts w:ascii="Verdana" w:hAnsi="Verdana"/>
            <w:vanish/>
          </w:rPr>
          <w:pgNum/>
        </w:r>
      </w:ins>
      <w:ins w:id="9" w:author="Darice Corey-Gilbert" w:date="2016-09-22T22:30:00Z">
        <w:r w:rsidRPr="00BA1DE1">
          <w:rPr>
            <w:rFonts w:ascii="Verdana" w:hAnsi="Verdana"/>
          </w:rPr>
          <w:t>building on a foundation of skills that are used by Web developers in the real world.</w:t>
        </w:r>
      </w:ins>
    </w:p>
    <w:p w14:paraId="41B2EA64" w14:textId="77777777" w:rsidR="001E0FD2" w:rsidRPr="00BA1DE1" w:rsidRDefault="001E0FD2" w:rsidP="001E0FD2">
      <w:pPr>
        <w:rPr>
          <w:ins w:id="10" w:author="Darice Corey-Gilbert" w:date="2016-09-22T22:30:00Z"/>
          <w:rFonts w:ascii="Verdana" w:hAnsi="Verdana"/>
        </w:rPr>
      </w:pPr>
      <w:ins w:id="11" w:author="Darice Corey-Gilbert" w:date="2016-09-22T22:30:00Z">
        <w:r w:rsidRPr="00BA1DE1">
          <w:rPr>
            <w:rFonts w:ascii="Verdana" w:hAnsi="Verdana"/>
          </w:rPr>
          <w:t>We will cover a breadth of related topics, including:</w:t>
        </w:r>
      </w:ins>
    </w:p>
    <w:p w14:paraId="07D6E8A8" w14:textId="5F6C6536" w:rsidR="001E0FD2" w:rsidRPr="00F4147F" w:rsidRDefault="001E0FD2" w:rsidP="001E0FD2">
      <w:pPr>
        <w:pStyle w:val="ListParagraph"/>
        <w:numPr>
          <w:ilvl w:val="0"/>
          <w:numId w:val="31"/>
        </w:numPr>
        <w:rPr>
          <w:ins w:id="12" w:author="Darice Corey-Gilbert" w:date="2016-09-22T22:30:00Z"/>
          <w:rFonts w:ascii="Verdana" w:hAnsi="Verdana"/>
        </w:rPr>
      </w:pPr>
      <w:ins w:id="13" w:author="Darice Corey-Gilbert" w:date="2016-09-22T22:30:00Z">
        <w:r w:rsidRPr="00F4147F">
          <w:rPr>
            <w:rFonts w:ascii="Verdana" w:hAnsi="Verdana"/>
          </w:rPr>
          <w:lastRenderedPageBreak/>
          <w:t xml:space="preserve">An </w:t>
        </w:r>
      </w:ins>
      <w:ins w:id="14" w:author="Darice Corey-Gilbert" w:date="2016-09-22T22:32:00Z">
        <w:r w:rsidR="0068133D">
          <w:rPr>
            <w:rFonts w:ascii="Verdana" w:hAnsi="Verdana"/>
          </w:rPr>
          <w:t>overview of HTML and CSS</w:t>
        </w:r>
      </w:ins>
    </w:p>
    <w:p w14:paraId="5AA81ED7" w14:textId="3BDE7AFC" w:rsidR="001E0FD2" w:rsidRPr="00F4147F" w:rsidRDefault="0068133D" w:rsidP="001E0FD2">
      <w:pPr>
        <w:pStyle w:val="ListParagraph"/>
        <w:numPr>
          <w:ilvl w:val="0"/>
          <w:numId w:val="31"/>
        </w:numPr>
        <w:rPr>
          <w:ins w:id="15" w:author="Darice Corey-Gilbert" w:date="2016-09-22T22:30:00Z"/>
          <w:rFonts w:ascii="Verdana" w:hAnsi="Verdana"/>
        </w:rPr>
      </w:pPr>
      <w:ins w:id="16" w:author="Darice Corey-Gilbert" w:date="2016-09-22T22:32:00Z">
        <w:r>
          <w:rPr>
            <w:rFonts w:ascii="Verdana" w:hAnsi="Verdana"/>
          </w:rPr>
          <w:t>An introduction to JavaScript and jQuery Mobile</w:t>
        </w:r>
      </w:ins>
    </w:p>
    <w:p w14:paraId="7EB40594" w14:textId="77777777" w:rsidR="001E0FD2" w:rsidRPr="00F4147F" w:rsidRDefault="001E0FD2" w:rsidP="001E0FD2">
      <w:pPr>
        <w:pStyle w:val="ListParagraph"/>
        <w:numPr>
          <w:ilvl w:val="0"/>
          <w:numId w:val="31"/>
        </w:numPr>
        <w:rPr>
          <w:ins w:id="17" w:author="Darice Corey-Gilbert" w:date="2016-09-22T22:30:00Z"/>
          <w:rFonts w:ascii="Verdana" w:hAnsi="Verdana"/>
        </w:rPr>
      </w:pPr>
      <w:ins w:id="18" w:author="Darice Corey-Gilbert" w:date="2016-09-22T22:30:00Z">
        <w:r w:rsidRPr="00F4147F">
          <w:rPr>
            <w:rFonts w:ascii="Verdana" w:hAnsi="Verdana"/>
          </w:rPr>
          <w:t>Considerations for configuring text, color, graphics, and various Web assets</w:t>
        </w:r>
      </w:ins>
    </w:p>
    <w:p w14:paraId="5B46F90C" w14:textId="77777777" w:rsidR="001E0FD2" w:rsidRPr="00F4147F" w:rsidRDefault="001E0FD2" w:rsidP="001E0FD2">
      <w:pPr>
        <w:pStyle w:val="ListParagraph"/>
        <w:numPr>
          <w:ilvl w:val="0"/>
          <w:numId w:val="31"/>
        </w:numPr>
        <w:rPr>
          <w:ins w:id="19" w:author="Darice Corey-Gilbert" w:date="2016-09-22T22:30:00Z"/>
          <w:rFonts w:ascii="Verdana" w:hAnsi="Verdana"/>
        </w:rPr>
      </w:pPr>
      <w:ins w:id="20" w:author="Darice Corey-Gilbert" w:date="2016-09-22T22:30:00Z">
        <w:r w:rsidRPr="00F4147F">
          <w:rPr>
            <w:rFonts w:ascii="Verdana" w:hAnsi="Verdana"/>
          </w:rPr>
          <w:t>Best practices for Web design</w:t>
        </w:r>
      </w:ins>
    </w:p>
    <w:p w14:paraId="4CCD2BFB" w14:textId="77777777" w:rsidR="001E0FD2" w:rsidRPr="00F4147F" w:rsidRDefault="001E0FD2" w:rsidP="001E0FD2">
      <w:pPr>
        <w:pStyle w:val="ListParagraph"/>
        <w:numPr>
          <w:ilvl w:val="0"/>
          <w:numId w:val="31"/>
        </w:numPr>
        <w:rPr>
          <w:ins w:id="21" w:author="Darice Corey-Gilbert" w:date="2016-09-22T22:30:00Z"/>
          <w:rFonts w:ascii="Verdana" w:hAnsi="Verdana"/>
        </w:rPr>
      </w:pPr>
      <w:ins w:id="22" w:author="Darice Corey-Gilbert" w:date="2016-09-22T22:30:00Z">
        <w:r w:rsidRPr="00F4147F">
          <w:rPr>
            <w:rFonts w:ascii="Verdana" w:hAnsi="Verdana"/>
          </w:rPr>
          <w:t>The Web development process</w:t>
        </w:r>
      </w:ins>
    </w:p>
    <w:p w14:paraId="761D283A" w14:textId="1B91E741" w:rsidR="001E0FD2" w:rsidRDefault="001E0FD2" w:rsidP="001E0FD2">
      <w:pPr>
        <w:pStyle w:val="ListParagraph"/>
        <w:numPr>
          <w:ilvl w:val="0"/>
          <w:numId w:val="31"/>
        </w:numPr>
        <w:rPr>
          <w:ins w:id="23" w:author="Darice Corey-Gilbert" w:date="2016-09-22T22:34:00Z"/>
          <w:rFonts w:ascii="Verdana" w:hAnsi="Verdana"/>
        </w:rPr>
      </w:pPr>
      <w:ins w:id="24" w:author="Darice Corey-Gilbert" w:date="2016-09-22T22:30:00Z">
        <w:r w:rsidRPr="00F4147F">
          <w:rPr>
            <w:rFonts w:ascii="Verdana" w:hAnsi="Verdana"/>
          </w:rPr>
          <w:t>Using Forms and other i</w:t>
        </w:r>
        <w:r w:rsidR="00767C47">
          <w:rPr>
            <w:rFonts w:ascii="Verdana" w:hAnsi="Verdana"/>
          </w:rPr>
          <w:t xml:space="preserve">nteractive features with data </w:t>
        </w:r>
        <w:r w:rsidRPr="00F4147F">
          <w:rPr>
            <w:rFonts w:ascii="Verdana" w:hAnsi="Verdana"/>
          </w:rPr>
          <w:t>on a website</w:t>
        </w:r>
      </w:ins>
    </w:p>
    <w:p w14:paraId="453DC917" w14:textId="72EE6D39" w:rsidR="001E0FD2" w:rsidRDefault="001E0FD2" w:rsidP="001E0FD2">
      <w:pPr>
        <w:rPr>
          <w:ins w:id="25" w:author="Darice Corey-Gilbert" w:date="2016-09-22T22:30:00Z"/>
          <w:rFonts w:ascii="Verdana" w:hAnsi="Verdana"/>
        </w:rPr>
      </w:pPr>
      <w:ins w:id="26" w:author="Darice Corey-Gilbert" w:date="2016-09-22T22:30:00Z">
        <w:r w:rsidRPr="00BA1DE1">
          <w:rPr>
            <w:rFonts w:ascii="Verdana" w:hAnsi="Verdana"/>
          </w:rPr>
          <w:t xml:space="preserve">A final project is included as a deliverable during this course; as each module is completed, you will develop </w:t>
        </w:r>
        <w:r>
          <w:rPr>
            <w:rFonts w:ascii="Verdana" w:hAnsi="Verdana"/>
          </w:rPr>
          <w:t xml:space="preserve">a functioning </w:t>
        </w:r>
      </w:ins>
      <w:ins w:id="27" w:author="Darice Corey-Gilbert" w:date="2016-09-22T22:34:00Z">
        <w:r w:rsidR="006B1994">
          <w:rPr>
            <w:rFonts w:ascii="Verdana" w:hAnsi="Verdana"/>
          </w:rPr>
          <w:t xml:space="preserve">jQuery Mobile </w:t>
        </w:r>
      </w:ins>
      <w:ins w:id="28" w:author="Darice Corey-Gilbert" w:date="2016-09-22T22:30:00Z">
        <w:r>
          <w:rPr>
            <w:rFonts w:ascii="Verdana" w:hAnsi="Verdana"/>
          </w:rPr>
          <w:t>website</w:t>
        </w:r>
        <w:r w:rsidRPr="00BA1DE1">
          <w:rPr>
            <w:rFonts w:ascii="Verdana" w:hAnsi="Verdana"/>
          </w:rPr>
          <w:t xml:space="preserve">. </w:t>
        </w:r>
        <w:r>
          <w:rPr>
            <w:rFonts w:ascii="Verdana" w:hAnsi="Verdana"/>
          </w:rPr>
          <w:t xml:space="preserve">You will submit </w:t>
        </w:r>
        <w:r w:rsidRPr="00BA1DE1">
          <w:rPr>
            <w:rFonts w:ascii="Verdana" w:hAnsi="Verdana"/>
          </w:rPr>
          <w:t xml:space="preserve">a final website during the last module of the course, which you will host on </w:t>
        </w:r>
      </w:ins>
      <w:ins w:id="29" w:author="Darice Corey-Gilbert" w:date="2016-09-22T22:34:00Z">
        <w:r w:rsidR="006B1994">
          <w:rPr>
            <w:rFonts w:ascii="Verdana" w:hAnsi="Verdana"/>
          </w:rPr>
          <w:t xml:space="preserve">the </w:t>
        </w:r>
      </w:ins>
      <w:ins w:id="30" w:author="Darice Corey-Gilbert" w:date="2016-09-22T22:30:00Z">
        <w:r>
          <w:rPr>
            <w:rFonts w:ascii="Verdana" w:hAnsi="Verdana"/>
          </w:rPr>
          <w:t>web, using Rasmussen’s web hosting</w:t>
        </w:r>
        <w:r w:rsidRPr="00BA1DE1">
          <w:rPr>
            <w:rFonts w:ascii="Verdana" w:hAnsi="Verdana"/>
          </w:rPr>
          <w:t>.</w:t>
        </w:r>
      </w:ins>
    </w:p>
    <w:p w14:paraId="6E585ADC" w14:textId="7E168A63" w:rsidR="001E0FD2" w:rsidRDefault="001E0FD2" w:rsidP="001E0FD2">
      <w:pPr>
        <w:rPr>
          <w:ins w:id="31" w:author="Darice Corey-Gilbert" w:date="2016-09-22T22:30:00Z"/>
          <w:rFonts w:ascii="Verdana" w:hAnsi="Verdana"/>
          <w:sz w:val="20"/>
        </w:rPr>
      </w:pPr>
      <w:ins w:id="32" w:author="Darice Corey-Gilbert" w:date="2016-09-22T22:30:00Z">
        <w:r>
          <w:rPr>
            <w:rFonts w:ascii="Verdana" w:hAnsi="Verdana"/>
            <w:noProof/>
            <w:sz w:val="20"/>
          </w:rPr>
          <w:drawing>
            <wp:anchor distT="0" distB="0" distL="114300" distR="114300" simplePos="0" relativeHeight="251659264" behindDoc="0" locked="0" layoutInCell="1" allowOverlap="1" wp14:anchorId="477E215E" wp14:editId="4CD2F441">
              <wp:simplePos x="0" y="0"/>
              <wp:positionH relativeFrom="margin">
                <wp:align>left</wp:align>
              </wp:positionH>
              <wp:positionV relativeFrom="paragraph">
                <wp:posOffset>1270</wp:posOffset>
              </wp:positionV>
              <wp:extent cx="467360" cy="467360"/>
              <wp:effectExtent l="0" t="0" r="8890" b="889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0"/>
          </w:rPr>
          <w:fldChar w:fldCharType="begin"/>
        </w:r>
      </w:ins>
      <w:ins w:id="33" w:author="Darice Corey-Gilbert" w:date="2016-09-22T22:33:00Z">
        <w:r w:rsidR="0068133D">
          <w:rPr>
            <w:rFonts w:ascii="Verdana" w:hAnsi="Verdana"/>
            <w:sz w:val="20"/>
          </w:rPr>
          <w:instrText>HYPERLINK "C:\\Users\\Darice\\AppData\\Roaming\\Microsoft\\Word\\Intro to HTML Sample Files for Students.zip"</w:instrText>
        </w:r>
      </w:ins>
      <w:ins w:id="34" w:author="Darice Corey-Gilbert" w:date="2016-09-22T22:30:00Z">
        <w:r>
          <w:rPr>
            <w:rFonts w:ascii="Verdana" w:hAnsi="Verdana"/>
            <w:sz w:val="20"/>
          </w:rPr>
          <w:fldChar w:fldCharType="separate"/>
        </w:r>
        <w:r w:rsidRPr="0003757A">
          <w:rPr>
            <w:rStyle w:val="Hyperlink"/>
            <w:rFonts w:ascii="Verdana" w:hAnsi="Verdana"/>
            <w:sz w:val="20"/>
          </w:rPr>
          <w:t>We will use sample HTML, CSS, and JavaScript files throughout the course. Make sure you download the zip file here</w:t>
        </w:r>
        <w:r>
          <w:rPr>
            <w:rFonts w:ascii="Verdana" w:hAnsi="Verdana"/>
            <w:sz w:val="20"/>
          </w:rPr>
          <w:fldChar w:fldCharType="end"/>
        </w:r>
        <w:r>
          <w:rPr>
            <w:rFonts w:ascii="Verdana" w:hAnsi="Verdana"/>
            <w:sz w:val="20"/>
          </w:rPr>
          <w:t>. This file is broken out by module to help you follow along week to week.</w:t>
        </w:r>
      </w:ins>
    </w:p>
    <w:p w14:paraId="4EA28C27" w14:textId="77777777" w:rsidR="001E0FD2" w:rsidRPr="004D11F3" w:rsidRDefault="001E0FD2" w:rsidP="001E0FD2">
      <w:pPr>
        <w:rPr>
          <w:ins w:id="35" w:author="Darice Corey-Gilbert" w:date="2016-09-22T22:30:00Z"/>
          <w:rFonts w:ascii="Verdana" w:hAnsi="Verdana"/>
          <w:sz w:val="20"/>
        </w:rPr>
      </w:pPr>
      <w:ins w:id="36" w:author="Darice Corey-Gilbert" w:date="2016-09-22T22:30:00Z">
        <w:r w:rsidRPr="004D11F3">
          <w:rPr>
            <w:rFonts w:ascii="Verdana" w:hAnsi="Verdana"/>
            <w:sz w:val="20"/>
          </w:rPr>
          <w:t>During this course</w:t>
        </w:r>
        <w:r>
          <w:rPr>
            <w:rFonts w:ascii="Verdana" w:hAnsi="Verdana"/>
            <w:sz w:val="20"/>
          </w:rPr>
          <w:t>,</w:t>
        </w:r>
        <w:r w:rsidRPr="004D11F3">
          <w:rPr>
            <w:rFonts w:ascii="Verdana" w:hAnsi="Verdana"/>
            <w:sz w:val="20"/>
          </w:rPr>
          <w:t xml:space="preserve"> we will use the following tools to edit, view, and test your website.</w:t>
        </w:r>
      </w:ins>
    </w:p>
    <w:p w14:paraId="4CE7931A" w14:textId="77777777" w:rsidR="001E0FD2" w:rsidRPr="00F4147F" w:rsidRDefault="001E0FD2" w:rsidP="001E0FD2">
      <w:pPr>
        <w:ind w:left="360"/>
        <w:rPr>
          <w:ins w:id="37" w:author="Darice Corey-Gilbert" w:date="2016-09-22T22:30:00Z"/>
          <w:rFonts w:ascii="Verdana" w:hAnsi="Verdana"/>
          <w:sz w:val="20"/>
        </w:rPr>
      </w:pPr>
      <w:ins w:id="38" w:author="Darice Corey-Gilbert" w:date="2016-09-22T22:30:00Z">
        <w:r>
          <w:rPr>
            <w:rFonts w:ascii="Verdana" w:hAnsi="Verdana"/>
            <w:noProof/>
            <w:sz w:val="20"/>
          </w:rPr>
          <w:drawing>
            <wp:anchor distT="0" distB="0" distL="114300" distR="114300" simplePos="0" relativeHeight="251660288" behindDoc="0" locked="0" layoutInCell="1" allowOverlap="1" wp14:anchorId="53F14B09" wp14:editId="6AD887E9">
              <wp:simplePos x="0" y="0"/>
              <wp:positionH relativeFrom="margin">
                <wp:align>left</wp:align>
              </wp:positionH>
              <wp:positionV relativeFrom="paragraph">
                <wp:posOffset>42116</wp:posOffset>
              </wp:positionV>
              <wp:extent cx="467360" cy="467360"/>
              <wp:effectExtent l="0" t="0" r="8890" b="889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F4147F">
          <w:rPr>
            <w:rFonts w:ascii="Verdana" w:hAnsi="Verdana"/>
            <w:sz w:val="20"/>
          </w:rPr>
          <w:t xml:space="preserve">You'll use an </w:t>
        </w:r>
        <w:r w:rsidRPr="00F4147F">
          <w:rPr>
            <w:rFonts w:ascii="Verdana" w:hAnsi="Verdana"/>
            <w:b/>
            <w:sz w:val="20"/>
          </w:rPr>
          <w:t>HTML editor</w:t>
        </w:r>
        <w:r w:rsidRPr="00F4147F">
          <w:rPr>
            <w:rFonts w:ascii="Verdana" w:hAnsi="Verdana"/>
            <w:sz w:val="20"/>
          </w:rPr>
          <w:t xml:space="preserve"> to edit </w:t>
        </w:r>
        <w:r w:rsidRPr="00F4147F">
          <w:rPr>
            <w:rFonts w:ascii="Verdana" w:hAnsi="Verdana"/>
            <w:b/>
            <w:sz w:val="20"/>
          </w:rPr>
          <w:t xml:space="preserve">HTML documents </w:t>
        </w:r>
        <w:r w:rsidRPr="00F4147F">
          <w:rPr>
            <w:rFonts w:ascii="Verdana" w:hAnsi="Verdana"/>
            <w:sz w:val="20"/>
          </w:rPr>
          <w:t xml:space="preserve">called Atom, which is Windows and Mac compatible. You may download Atom </w:t>
        </w:r>
        <w:r w:rsidRPr="00D77E30">
          <w:rPr>
            <w:rStyle w:val="ANGELLinks"/>
          </w:rPr>
          <w:t>here</w:t>
        </w:r>
        <w:r>
          <w:rPr>
            <w:rStyle w:val="ANGELBodytext"/>
          </w:rPr>
          <w:t>.</w:t>
        </w:r>
        <w:r w:rsidRPr="00F4147F">
          <w:rPr>
            <w:rFonts w:ascii="Verdana" w:hAnsi="Verdana"/>
            <w:sz w:val="20"/>
          </w:rPr>
          <w:t xml:space="preserve"> </w:t>
        </w:r>
        <w:r>
          <w:rPr>
            <w:rStyle w:val="ANGELProductionNote"/>
          </w:rPr>
          <w:t xml:space="preserve">&lt;link to </w:t>
        </w:r>
        <w:r>
          <w:fldChar w:fldCharType="begin"/>
        </w:r>
        <w:r>
          <w:instrText xml:space="preserve"> HYPERLINK "https://atom.io/" </w:instrText>
        </w:r>
        <w:r>
          <w:fldChar w:fldCharType="separate"/>
        </w:r>
        <w:r w:rsidRPr="00D77E30">
          <w:rPr>
            <w:rStyle w:val="ANGELProductionNote"/>
          </w:rPr>
          <w:t>https://atom.io/</w:t>
        </w:r>
        <w:r>
          <w:rPr>
            <w:rStyle w:val="ANGELProductionNote"/>
          </w:rPr>
          <w:fldChar w:fldCharType="end"/>
        </w:r>
        <w:r w:rsidRPr="00D77E30">
          <w:rPr>
            <w:rStyle w:val="ANGELProductionNote"/>
          </w:rPr>
          <w:t xml:space="preserve">&gt; </w:t>
        </w:r>
      </w:ins>
    </w:p>
    <w:p w14:paraId="6B032B9A" w14:textId="77777777" w:rsidR="001E0FD2" w:rsidRPr="00F4147F" w:rsidRDefault="001E0FD2" w:rsidP="001E0FD2">
      <w:pPr>
        <w:ind w:left="360"/>
        <w:rPr>
          <w:ins w:id="39" w:author="Darice Corey-Gilbert" w:date="2016-09-22T22:30:00Z"/>
          <w:rFonts w:ascii="Verdana" w:hAnsi="Verdana"/>
          <w:sz w:val="20"/>
        </w:rPr>
      </w:pPr>
      <w:ins w:id="40" w:author="Darice Corey-Gilbert" w:date="2016-09-22T22:30:00Z">
        <w:r>
          <w:rPr>
            <w:rFonts w:ascii="Verdana" w:hAnsi="Verdana"/>
            <w:noProof/>
            <w:sz w:val="20"/>
          </w:rPr>
          <w:drawing>
            <wp:anchor distT="0" distB="0" distL="114300" distR="114300" simplePos="0" relativeHeight="251662336" behindDoc="0" locked="0" layoutInCell="1" allowOverlap="1" wp14:anchorId="0FE2E837" wp14:editId="0EF32F1F">
              <wp:simplePos x="0" y="0"/>
              <wp:positionH relativeFrom="column">
                <wp:posOffset>116604</wp:posOffset>
              </wp:positionH>
              <wp:positionV relativeFrom="paragraph">
                <wp:posOffset>15713</wp:posOffset>
              </wp:positionV>
              <wp:extent cx="350520" cy="35052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6xqF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520" cy="350520"/>
                      </a:xfrm>
                      <a:prstGeom prst="rect">
                        <a:avLst/>
                      </a:prstGeom>
                    </pic:spPr>
                  </pic:pic>
                </a:graphicData>
              </a:graphic>
              <wp14:sizeRelH relativeFrom="page">
                <wp14:pctWidth>0</wp14:pctWidth>
              </wp14:sizeRelH>
              <wp14:sizeRelV relativeFrom="page">
                <wp14:pctHeight>0</wp14:pctHeight>
              </wp14:sizeRelV>
            </wp:anchor>
          </w:drawing>
        </w:r>
        <w:r w:rsidRPr="00F4147F">
          <w:rPr>
            <w:rFonts w:ascii="Verdana" w:hAnsi="Verdana"/>
            <w:sz w:val="20"/>
          </w:rPr>
          <w:t xml:space="preserve">For the </w:t>
        </w:r>
        <w:r w:rsidRPr="00F4147F">
          <w:rPr>
            <w:rFonts w:ascii="Verdana" w:hAnsi="Verdana"/>
            <w:b/>
            <w:sz w:val="20"/>
          </w:rPr>
          <w:t>web server and website host</w:t>
        </w:r>
        <w:r w:rsidRPr="00F4147F">
          <w:rPr>
            <w:rFonts w:ascii="Verdana" w:hAnsi="Verdana"/>
            <w:sz w:val="20"/>
          </w:rPr>
          <w:t xml:space="preserve">, we will use Rasmussen's </w:t>
        </w:r>
        <w:r w:rsidRPr="00F4147F">
          <w:rPr>
            <w:rFonts w:ascii="Verdana" w:hAnsi="Verdana"/>
            <w:b/>
            <w:sz w:val="20"/>
          </w:rPr>
          <w:t>FTP (File Transfer Protocol)</w:t>
        </w:r>
        <w:r w:rsidRPr="00F4147F">
          <w:rPr>
            <w:rFonts w:ascii="Verdana" w:hAnsi="Verdana"/>
            <w:sz w:val="20"/>
          </w:rPr>
          <w:t xml:space="preserve"> host. First you will need a Rasmussen FTP account. Click </w:t>
        </w:r>
        <w:r w:rsidRPr="009044FA">
          <w:rPr>
            <w:rStyle w:val="ANGELLinks"/>
          </w:rPr>
          <w:t>here</w:t>
        </w:r>
        <w:r w:rsidRPr="00F4147F">
          <w:rPr>
            <w:rFonts w:ascii="Verdana" w:hAnsi="Verdana"/>
            <w:sz w:val="20"/>
          </w:rPr>
          <w:t xml:space="preserve"> on instructions on how to get one. </w:t>
        </w:r>
        <w:r w:rsidRPr="009044FA">
          <w:rPr>
            <w:rStyle w:val="ANGELProductionNote"/>
          </w:rPr>
          <w:t xml:space="preserve">&lt;link to </w:t>
        </w:r>
        <w:r>
          <w:fldChar w:fldCharType="begin"/>
        </w:r>
        <w:r>
          <w:instrText xml:space="preserve"> HYPERLINK "http://rasmussen.libanswers.com/faq/129759" </w:instrText>
        </w:r>
        <w:r>
          <w:fldChar w:fldCharType="separate"/>
        </w:r>
        <w:r w:rsidRPr="009044FA">
          <w:rPr>
            <w:rStyle w:val="ANGELProductionNote"/>
          </w:rPr>
          <w:t>http://rasmussen.libanswers.com/faq/129759</w:t>
        </w:r>
        <w:r>
          <w:rPr>
            <w:rStyle w:val="ANGELProductionNote"/>
          </w:rPr>
          <w:fldChar w:fldCharType="end"/>
        </w:r>
        <w:r w:rsidRPr="009044FA">
          <w:rPr>
            <w:rStyle w:val="ANGELProductionNote"/>
          </w:rPr>
          <w:t>&gt;</w:t>
        </w:r>
        <w:r w:rsidRPr="00F4147F">
          <w:rPr>
            <w:rFonts w:ascii="Verdana" w:hAnsi="Verdana"/>
            <w:sz w:val="20"/>
          </w:rPr>
          <w:t xml:space="preserve"> </w:t>
        </w:r>
      </w:ins>
    </w:p>
    <w:p w14:paraId="73ACA702" w14:textId="77777777" w:rsidR="001E0FD2" w:rsidRPr="00F4147F" w:rsidRDefault="001E0FD2" w:rsidP="001E0FD2">
      <w:pPr>
        <w:ind w:left="360"/>
        <w:rPr>
          <w:ins w:id="41" w:author="Darice Corey-Gilbert" w:date="2016-09-22T22:30:00Z"/>
          <w:rFonts w:ascii="Verdana" w:hAnsi="Verdana"/>
          <w:sz w:val="20"/>
        </w:rPr>
      </w:pPr>
      <w:ins w:id="42" w:author="Darice Corey-Gilbert" w:date="2016-09-22T22:30:00Z">
        <w:r>
          <w:rPr>
            <w:rFonts w:ascii="Verdana" w:hAnsi="Verdana"/>
            <w:noProof/>
            <w:sz w:val="20"/>
          </w:rPr>
          <w:drawing>
            <wp:anchor distT="0" distB="0" distL="114300" distR="114300" simplePos="0" relativeHeight="251661312" behindDoc="0" locked="0" layoutInCell="1" allowOverlap="1" wp14:anchorId="22636106" wp14:editId="598DF5D3">
              <wp:simplePos x="0" y="0"/>
              <wp:positionH relativeFrom="margin">
                <wp:align>left</wp:align>
              </wp:positionH>
              <wp:positionV relativeFrom="paragraph">
                <wp:posOffset>7192</wp:posOffset>
              </wp:positionV>
              <wp:extent cx="467360" cy="467360"/>
              <wp:effectExtent l="0" t="0" r="8890" b="889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F4147F">
          <w:rPr>
            <w:rFonts w:ascii="Verdana" w:hAnsi="Verdana"/>
            <w:sz w:val="20"/>
          </w:rPr>
          <w:t xml:space="preserve">You’ll need a way to </w:t>
        </w:r>
        <w:r w:rsidRPr="00F4147F">
          <w:rPr>
            <w:rFonts w:ascii="Verdana" w:hAnsi="Verdana"/>
            <w:b/>
            <w:sz w:val="20"/>
          </w:rPr>
          <w:t>transport</w:t>
        </w:r>
        <w:r w:rsidRPr="00F4147F">
          <w:rPr>
            <w:rFonts w:ascii="Verdana" w:hAnsi="Verdana"/>
            <w:sz w:val="20"/>
          </w:rPr>
          <w:t xml:space="preserve"> your HTML documents to your web server. We will use FileZilla, which is a Windows and MAC compatible </w:t>
        </w:r>
        <w:r w:rsidRPr="00F4147F">
          <w:rPr>
            <w:rFonts w:ascii="Verdana" w:hAnsi="Verdana"/>
            <w:b/>
            <w:sz w:val="20"/>
          </w:rPr>
          <w:t>FTP client</w:t>
        </w:r>
        <w:r w:rsidRPr="00F4147F">
          <w:rPr>
            <w:rFonts w:ascii="Verdana" w:hAnsi="Verdana"/>
            <w:sz w:val="20"/>
          </w:rPr>
          <w:t xml:space="preserve">. You can download a copy </w:t>
        </w:r>
        <w:r w:rsidRPr="009044FA">
          <w:rPr>
            <w:rStyle w:val="ANGELLinks"/>
          </w:rPr>
          <w:t>here</w:t>
        </w:r>
        <w:r>
          <w:rPr>
            <w:rStyle w:val="ANGELBodytext"/>
          </w:rPr>
          <w:t xml:space="preserve">. </w:t>
        </w:r>
        <w:r w:rsidRPr="009044FA">
          <w:rPr>
            <w:rStyle w:val="ANGELProductionNote"/>
          </w:rPr>
          <w:t xml:space="preserve">&lt;link to </w:t>
        </w:r>
        <w:r>
          <w:fldChar w:fldCharType="begin"/>
        </w:r>
        <w:r>
          <w:instrText xml:space="preserve"> HYPERLINK "https://filezilla-project.org/download.php?show_all=1" </w:instrText>
        </w:r>
        <w:r>
          <w:fldChar w:fldCharType="separate"/>
        </w:r>
        <w:r w:rsidRPr="009044FA">
          <w:rPr>
            <w:rStyle w:val="ANGELProductionNote"/>
          </w:rPr>
          <w:t>https://filezilla-project.org/download.php?show_all=1</w:t>
        </w:r>
        <w:r>
          <w:rPr>
            <w:rStyle w:val="ANGELProductionNote"/>
          </w:rPr>
          <w:fldChar w:fldCharType="end"/>
        </w:r>
        <w:r w:rsidRPr="009044FA">
          <w:rPr>
            <w:rStyle w:val="ANGELProductionNote"/>
          </w:rPr>
          <w:t>&gt;</w:t>
        </w:r>
        <w:r w:rsidRPr="00F4147F">
          <w:rPr>
            <w:rFonts w:ascii="Verdana" w:hAnsi="Verdana"/>
            <w:sz w:val="20"/>
          </w:rPr>
          <w:t xml:space="preserve"> </w:t>
        </w:r>
      </w:ins>
    </w:p>
    <w:p w14:paraId="418FDF81" w14:textId="77777777" w:rsidR="001E0FD2" w:rsidRPr="004E4D10" w:rsidRDefault="001E0FD2" w:rsidP="001E0FD2">
      <w:pPr>
        <w:rPr>
          <w:ins w:id="43" w:author="Darice Corey-Gilbert" w:date="2016-09-22T22:30:00Z"/>
          <w:rFonts w:ascii="Verdana" w:hAnsi="Verdana"/>
        </w:rPr>
      </w:pPr>
      <w:ins w:id="44" w:author="Darice Corey-Gilbert" w:date="2016-09-22T22:30:00Z">
        <w:r>
          <w:rPr>
            <w:rFonts w:ascii="Verdana" w:hAnsi="Verdana"/>
          </w:rPr>
          <w:t>Enjoy</w:t>
        </w:r>
        <w:r w:rsidRPr="00BA1DE1">
          <w:rPr>
            <w:rFonts w:ascii="Verdana" w:hAnsi="Verdana"/>
          </w:rPr>
          <w:t xml:space="preserve"> the course</w:t>
        </w:r>
        <w:r>
          <w:rPr>
            <w:rFonts w:ascii="Verdana" w:hAnsi="Verdana"/>
          </w:rPr>
          <w:t>!</w:t>
        </w:r>
      </w:ins>
    </w:p>
    <w:p w14:paraId="4F8C1B96" w14:textId="77777777" w:rsidR="001E0FD2" w:rsidRDefault="001E0FD2" w:rsidP="009812EA">
      <w:pPr>
        <w:spacing w:before="100" w:beforeAutospacing="1" w:after="100" w:afterAutospacing="1"/>
        <w:rPr>
          <w:rStyle w:val="ANGELProductionNote"/>
        </w:rPr>
      </w:pPr>
    </w:p>
    <w:p w14:paraId="4BCC3830" w14:textId="77777777" w:rsidR="004E4D10" w:rsidRPr="004E4D10" w:rsidRDefault="004E4D10" w:rsidP="004E4D10">
      <w:pPr>
        <w:rPr>
          <w:rFonts w:ascii="Verdana" w:hAnsi="Verdana"/>
        </w:rPr>
      </w:pPr>
    </w:p>
    <w:p w14:paraId="74946D3D" w14:textId="77777777" w:rsidR="004008E1" w:rsidRDefault="004008E1" w:rsidP="00C8473D">
      <w:pPr>
        <w:spacing w:after="0"/>
        <w:rPr>
          <w:rFonts w:ascii="Verdana" w:hAnsi="Verdana"/>
          <w:color w:val="808080" w:themeColor="background1" w:themeShade="80"/>
        </w:rPr>
      </w:pPr>
    </w:p>
    <w:p w14:paraId="655B6023" w14:textId="77777777" w:rsidR="001E0FD2" w:rsidRDefault="001E0FD2">
      <w:pPr>
        <w:rPr>
          <w:ins w:id="45" w:author="Darice Corey-Gilbert" w:date="2016-09-22T22:30:00Z"/>
          <w:rFonts w:ascii="Verdana" w:hAnsi="Verdana"/>
          <w:color w:val="808080" w:themeColor="background1" w:themeShade="80"/>
        </w:rPr>
      </w:pPr>
      <w:ins w:id="46" w:author="Darice Corey-Gilbert" w:date="2016-09-22T22:30:00Z">
        <w:r>
          <w:rPr>
            <w:rFonts w:ascii="Verdana" w:hAnsi="Verdana"/>
            <w:color w:val="808080" w:themeColor="background1" w:themeShade="80"/>
          </w:rPr>
          <w:br w:type="page"/>
        </w:r>
      </w:ins>
    </w:p>
    <w:p w14:paraId="7D2FBB43" w14:textId="0DBB4BE6" w:rsidR="00C8473D" w:rsidRPr="009F3B36" w:rsidRDefault="00C8473D" w:rsidP="00C8473D">
      <w:pPr>
        <w:spacing w:after="0"/>
        <w:rPr>
          <w:rFonts w:ascii="Verdana" w:hAnsi="Verdana"/>
          <w:color w:val="808080" w:themeColor="background1" w:themeShade="80"/>
        </w:rPr>
      </w:pPr>
      <w:r w:rsidRPr="009F3B36">
        <w:rPr>
          <w:rFonts w:ascii="Verdana" w:hAnsi="Verdana"/>
          <w:color w:val="808080" w:themeColor="background1" w:themeShade="80"/>
        </w:rPr>
        <w:t>##Begin Item##</w:t>
      </w:r>
    </w:p>
    <w:p w14:paraId="2B2FEE28" w14:textId="77777777" w:rsidR="00C8473D" w:rsidRPr="009F3B36" w:rsidRDefault="00C8473D" w:rsidP="00C8473D">
      <w:pPr>
        <w:spacing w:after="0"/>
        <w:rPr>
          <w:rFonts w:ascii="Verdana" w:hAnsi="Verdana"/>
          <w:color w:val="808080" w:themeColor="background1" w:themeShade="80"/>
        </w:rPr>
      </w:pPr>
      <w:r w:rsidRPr="009F3B36">
        <w:rPr>
          <w:rFonts w:ascii="Verdana" w:hAnsi="Verdana"/>
          <w:color w:val="808080" w:themeColor="background1" w:themeShade="80"/>
        </w:rPr>
        <w:t xml:space="preserve">Name: </w:t>
      </w:r>
      <w:r w:rsidR="00B963C4">
        <w:rPr>
          <w:rFonts w:ascii="Verdana" w:hAnsi="Verdana"/>
          <w:color w:val="808080" w:themeColor="background1" w:themeShade="80"/>
        </w:rPr>
        <w:t>Course Schedule</w:t>
      </w:r>
    </w:p>
    <w:p w14:paraId="68D02EE6" w14:textId="77777777" w:rsidR="00C8473D" w:rsidRPr="009F3B36" w:rsidRDefault="00C8473D" w:rsidP="00C8473D">
      <w:pPr>
        <w:spacing w:after="0"/>
        <w:rPr>
          <w:rFonts w:ascii="Verdana" w:hAnsi="Verdana"/>
          <w:color w:val="808080" w:themeColor="background1" w:themeShade="80"/>
        </w:rPr>
      </w:pPr>
      <w:r w:rsidRPr="009F3B36">
        <w:rPr>
          <w:rFonts w:ascii="Verdana" w:hAnsi="Verdana"/>
          <w:color w:val="808080" w:themeColor="background1" w:themeShade="80"/>
        </w:rPr>
        <w:t>Type: page</w:t>
      </w:r>
    </w:p>
    <w:p w14:paraId="15A41A81" w14:textId="77777777" w:rsidR="00C8473D" w:rsidRDefault="00C8473D" w:rsidP="00C8473D">
      <w:pPr>
        <w:spacing w:after="0"/>
        <w:rPr>
          <w:rFonts w:ascii="Verdana" w:hAnsi="Verdana"/>
          <w:color w:val="808080" w:themeColor="background1" w:themeShade="80"/>
        </w:rPr>
      </w:pPr>
      <w:r w:rsidRPr="009F3B36">
        <w:rPr>
          <w:rFonts w:ascii="Verdana" w:hAnsi="Verdana"/>
          <w:color w:val="808080" w:themeColor="background1" w:themeShade="80"/>
        </w:rPr>
        <w:t>##End Item##</w:t>
      </w:r>
    </w:p>
    <w:p w14:paraId="53997E62" w14:textId="77777777" w:rsidR="00090824" w:rsidRPr="009F3B36" w:rsidRDefault="00090824" w:rsidP="00C8473D">
      <w:pPr>
        <w:spacing w:after="0"/>
        <w:rPr>
          <w:rFonts w:ascii="Verdana" w:hAnsi="Verdana"/>
          <w:color w:val="808080" w:themeColor="background1" w:themeShade="80"/>
        </w:rPr>
      </w:pPr>
    </w:p>
    <w:p w14:paraId="4292664B" w14:textId="77777777" w:rsidR="00C8473D" w:rsidRDefault="007859FA" w:rsidP="004B4370">
      <w:pPr>
        <w:spacing w:after="0"/>
        <w:rPr>
          <w:rFonts w:ascii="Verdana" w:hAnsi="Verdana"/>
          <w:color w:val="808080" w:themeColor="background1" w:themeShade="80"/>
        </w:rPr>
      </w:pPr>
      <w:r w:rsidRPr="00E21130">
        <w:rPr>
          <w:rStyle w:val="ANGELProductionNote"/>
        </w:rPr>
        <w:t>&lt;standard content&gt;</w:t>
      </w:r>
    </w:p>
    <w:p w14:paraId="056B2C48" w14:textId="77777777" w:rsidR="00C8473D" w:rsidRDefault="00C8473D" w:rsidP="004B4370">
      <w:pPr>
        <w:spacing w:after="0"/>
        <w:rPr>
          <w:rFonts w:ascii="Verdana" w:hAnsi="Verdana"/>
          <w:color w:val="808080" w:themeColor="background1" w:themeShade="80"/>
        </w:rPr>
      </w:pPr>
    </w:p>
    <w:p w14:paraId="7B8E823F" w14:textId="77777777" w:rsidR="00C8473D" w:rsidRDefault="00C8473D" w:rsidP="004B4370">
      <w:pPr>
        <w:spacing w:after="0"/>
        <w:rPr>
          <w:rFonts w:ascii="Verdana" w:hAnsi="Verdana"/>
          <w:color w:val="808080" w:themeColor="background1" w:themeShade="80"/>
        </w:rPr>
      </w:pPr>
    </w:p>
    <w:p w14:paraId="25279EA7"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##Begin Item##</w:t>
      </w:r>
    </w:p>
    <w:p w14:paraId="7BFE3891"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 xml:space="preserve">Name: </w:t>
      </w:r>
      <w:r w:rsidR="006A2319">
        <w:rPr>
          <w:rFonts w:ascii="Verdana" w:hAnsi="Verdana"/>
          <w:color w:val="808080" w:themeColor="background1" w:themeShade="80"/>
        </w:rPr>
        <w:t>Start the course</w:t>
      </w:r>
    </w:p>
    <w:p w14:paraId="62CD12F4"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Type: page</w:t>
      </w:r>
    </w:p>
    <w:p w14:paraId="705CF347"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##End Item##</w:t>
      </w:r>
    </w:p>
    <w:p w14:paraId="38EDE66D" w14:textId="77777777" w:rsidR="004E4D10" w:rsidRPr="004E4D10" w:rsidRDefault="004E4D10" w:rsidP="004E4D10">
      <w:pPr>
        <w:rPr>
          <w:rFonts w:ascii="Verdana" w:hAnsi="Verdana"/>
        </w:rPr>
      </w:pPr>
    </w:p>
    <w:p w14:paraId="19ADB25A" w14:textId="77777777" w:rsidR="006A2319" w:rsidRPr="006A2319" w:rsidRDefault="006A2319" w:rsidP="006A2319">
      <w:pPr>
        <w:rPr>
          <w:rStyle w:val="ANGELBodytext"/>
          <w:szCs w:val="20"/>
        </w:rPr>
      </w:pPr>
      <w:r w:rsidRPr="006A2319">
        <w:rPr>
          <w:rStyle w:val="ANGELBodytext"/>
          <w:szCs w:val="20"/>
        </w:rPr>
        <w:t>Now is a good time to carefully read the</w:t>
      </w:r>
      <w:r w:rsidRPr="006A2319">
        <w:rPr>
          <w:rFonts w:ascii="Verdana" w:hAnsi="Verdana"/>
          <w:sz w:val="20"/>
          <w:szCs w:val="20"/>
        </w:rPr>
        <w:t xml:space="preserve"> </w:t>
      </w:r>
      <w:r w:rsidRPr="006A2319">
        <w:rPr>
          <w:rStyle w:val="ANGELBlue"/>
        </w:rPr>
        <w:t>Syllabus</w:t>
      </w:r>
      <w:r w:rsidRPr="006A2319">
        <w:rPr>
          <w:rFonts w:ascii="Verdana" w:hAnsi="Verdana"/>
          <w:sz w:val="20"/>
          <w:szCs w:val="20"/>
        </w:rPr>
        <w:t xml:space="preserve"> </w:t>
      </w:r>
      <w:r w:rsidRPr="006A2319">
        <w:rPr>
          <w:rStyle w:val="ANGELBodytext"/>
          <w:szCs w:val="20"/>
        </w:rPr>
        <w:t>and the</w:t>
      </w:r>
      <w:r w:rsidRPr="006A2319">
        <w:rPr>
          <w:rFonts w:ascii="Verdana" w:hAnsi="Verdana"/>
          <w:sz w:val="20"/>
          <w:szCs w:val="20"/>
        </w:rPr>
        <w:t xml:space="preserve"> </w:t>
      </w:r>
      <w:r w:rsidRPr="006A2319">
        <w:rPr>
          <w:rStyle w:val="ANGELBlue"/>
        </w:rPr>
        <w:t>Course Schedule</w:t>
      </w:r>
      <w:r w:rsidRPr="006A2319">
        <w:rPr>
          <w:rStyle w:val="ANGELBodytext"/>
          <w:szCs w:val="20"/>
        </w:rPr>
        <w:t>.</w:t>
      </w:r>
      <w:r w:rsidRPr="006A2319">
        <w:rPr>
          <w:rFonts w:ascii="Verdana" w:hAnsi="Verdana"/>
          <w:sz w:val="20"/>
          <w:szCs w:val="20"/>
        </w:rPr>
        <w:t xml:space="preserve"> </w:t>
      </w:r>
      <w:r w:rsidRPr="006A2319">
        <w:rPr>
          <w:rStyle w:val="ANGELBodytext"/>
          <w:szCs w:val="20"/>
        </w:rPr>
        <w:t>You should also explore the content in Module 01 of the course, in order to familiarize yourself with the course environment. If you have any questions or technical</w:t>
      </w:r>
      <w:r w:rsidRPr="006A2319">
        <w:rPr>
          <w:rFonts w:ascii="Verdana" w:hAnsi="Verdana"/>
          <w:sz w:val="20"/>
          <w:szCs w:val="20"/>
        </w:rPr>
        <w:t xml:space="preserve"> </w:t>
      </w:r>
      <w:r w:rsidRPr="006A2319">
        <w:rPr>
          <w:rStyle w:val="ANGELBodytext"/>
          <w:szCs w:val="20"/>
        </w:rPr>
        <w:t>problems, please contact the</w:t>
      </w:r>
      <w:r w:rsidRPr="006A2319">
        <w:rPr>
          <w:rFonts w:ascii="Verdana" w:hAnsi="Verdana"/>
          <w:sz w:val="20"/>
          <w:szCs w:val="20"/>
        </w:rPr>
        <w:t xml:space="preserve"> </w:t>
      </w:r>
      <w:r w:rsidRPr="006A2319">
        <w:rPr>
          <w:rStyle w:val="ANGELBlue"/>
        </w:rPr>
        <w:t>Personal Support Center</w:t>
      </w:r>
      <w:r w:rsidRPr="006A2319">
        <w:rPr>
          <w:rStyle w:val="ANGELBodytext"/>
          <w:szCs w:val="20"/>
        </w:rPr>
        <w:t>. You may also post any questions to the</w:t>
      </w:r>
      <w:r w:rsidRPr="006A2319">
        <w:rPr>
          <w:rFonts w:ascii="Verdana" w:hAnsi="Verdana"/>
          <w:sz w:val="20"/>
          <w:szCs w:val="20"/>
        </w:rPr>
        <w:t xml:space="preserve"> </w:t>
      </w:r>
      <w:r w:rsidRPr="006A2319">
        <w:rPr>
          <w:rStyle w:val="ANGELBlue"/>
        </w:rPr>
        <w:t>General Course Questions</w:t>
      </w:r>
      <w:r w:rsidRPr="006A2319">
        <w:rPr>
          <w:rFonts w:ascii="Verdana" w:hAnsi="Verdana"/>
          <w:sz w:val="20"/>
          <w:szCs w:val="20"/>
        </w:rPr>
        <w:t xml:space="preserve"> </w:t>
      </w:r>
      <w:r w:rsidRPr="006A2319">
        <w:rPr>
          <w:rStyle w:val="ANGELBodytext"/>
          <w:szCs w:val="20"/>
        </w:rPr>
        <w:t>discussion forum at the end of this section.</w:t>
      </w:r>
    </w:p>
    <w:p w14:paraId="379FD680" w14:textId="77777777" w:rsidR="006A2319" w:rsidRPr="006A2319" w:rsidRDefault="006A2319" w:rsidP="006A2319">
      <w:pPr>
        <w:rPr>
          <w:rStyle w:val="ANGELBodytext"/>
          <w:szCs w:val="20"/>
        </w:rPr>
      </w:pPr>
      <w:r w:rsidRPr="006A2319">
        <w:rPr>
          <w:rStyle w:val="ANGELBodytext"/>
          <w:szCs w:val="20"/>
        </w:rPr>
        <w:t>On the next screen is the</w:t>
      </w:r>
      <w:r w:rsidRPr="006A2319">
        <w:rPr>
          <w:rFonts w:ascii="Verdana" w:hAnsi="Verdana"/>
          <w:sz w:val="20"/>
          <w:szCs w:val="20"/>
        </w:rPr>
        <w:t xml:space="preserve"> </w:t>
      </w:r>
      <w:r w:rsidRPr="006A2319">
        <w:rPr>
          <w:rStyle w:val="ANGELBlue"/>
        </w:rPr>
        <w:t>Student Lounge</w:t>
      </w:r>
      <w:r w:rsidRPr="006A2319">
        <w:rPr>
          <w:rFonts w:ascii="Verdana" w:hAnsi="Verdana"/>
          <w:sz w:val="20"/>
          <w:szCs w:val="20"/>
        </w:rPr>
        <w:t xml:space="preserve"> </w:t>
      </w:r>
      <w:r w:rsidRPr="006A2319">
        <w:rPr>
          <w:rStyle w:val="ANGELBodytext"/>
          <w:szCs w:val="20"/>
        </w:rPr>
        <w:t>discussion forum. Use this forum to introduce yourself to the class by posting a short message. You might want to include information about yourself such as:</w:t>
      </w:r>
    </w:p>
    <w:p w14:paraId="09F4C1FF" w14:textId="77777777" w:rsidR="006A2319" w:rsidRPr="006A2319" w:rsidRDefault="006A2319" w:rsidP="006A2319">
      <w:pPr>
        <w:numPr>
          <w:ilvl w:val="0"/>
          <w:numId w:val="3"/>
        </w:numPr>
        <w:spacing w:after="0" w:line="240" w:lineRule="auto"/>
        <w:rPr>
          <w:rFonts w:ascii="Verdana" w:hAnsi="Verdana"/>
          <w:sz w:val="20"/>
          <w:szCs w:val="20"/>
        </w:rPr>
      </w:pPr>
      <w:r w:rsidRPr="006A2319">
        <w:rPr>
          <w:rFonts w:ascii="Verdana" w:hAnsi="Verdana"/>
          <w:sz w:val="20"/>
          <w:szCs w:val="20"/>
        </w:rPr>
        <w:t>Your hometown</w:t>
      </w:r>
    </w:p>
    <w:p w14:paraId="0DC310C8" w14:textId="77777777" w:rsidR="006A2319" w:rsidRPr="006A2319" w:rsidRDefault="006A2319" w:rsidP="006A2319">
      <w:pPr>
        <w:numPr>
          <w:ilvl w:val="0"/>
          <w:numId w:val="3"/>
        </w:numPr>
        <w:spacing w:after="0" w:line="240" w:lineRule="auto"/>
        <w:rPr>
          <w:rFonts w:ascii="Verdana" w:hAnsi="Verdana"/>
          <w:sz w:val="20"/>
          <w:szCs w:val="20"/>
        </w:rPr>
      </w:pPr>
      <w:r w:rsidRPr="006A2319">
        <w:rPr>
          <w:rFonts w:ascii="Verdana" w:hAnsi="Verdana"/>
          <w:sz w:val="20"/>
          <w:szCs w:val="20"/>
        </w:rPr>
        <w:t>Your hobbies or special interests</w:t>
      </w:r>
    </w:p>
    <w:p w14:paraId="0F678487" w14:textId="77777777" w:rsidR="006A2319" w:rsidRPr="006A2319" w:rsidRDefault="006A2319" w:rsidP="006A2319">
      <w:pPr>
        <w:numPr>
          <w:ilvl w:val="0"/>
          <w:numId w:val="3"/>
        </w:numPr>
        <w:spacing w:after="0" w:line="240" w:lineRule="auto"/>
        <w:rPr>
          <w:rFonts w:ascii="Verdana" w:hAnsi="Verdana"/>
          <w:sz w:val="20"/>
          <w:szCs w:val="20"/>
        </w:rPr>
      </w:pPr>
      <w:r w:rsidRPr="006A2319">
        <w:rPr>
          <w:rFonts w:ascii="Verdana" w:hAnsi="Verdana"/>
          <w:sz w:val="20"/>
          <w:szCs w:val="20"/>
        </w:rPr>
        <w:t>Your place of work</w:t>
      </w:r>
    </w:p>
    <w:p w14:paraId="1153E78B" w14:textId="77777777" w:rsidR="006A2319" w:rsidRPr="006A2319" w:rsidRDefault="006A2319" w:rsidP="006A2319">
      <w:pPr>
        <w:numPr>
          <w:ilvl w:val="0"/>
          <w:numId w:val="3"/>
        </w:numPr>
        <w:spacing w:after="0" w:line="240" w:lineRule="auto"/>
        <w:rPr>
          <w:rFonts w:ascii="Verdana" w:hAnsi="Verdana"/>
          <w:sz w:val="20"/>
          <w:szCs w:val="20"/>
        </w:rPr>
      </w:pPr>
      <w:r w:rsidRPr="006A2319">
        <w:rPr>
          <w:rFonts w:ascii="Verdana" w:hAnsi="Verdana"/>
          <w:sz w:val="20"/>
          <w:szCs w:val="20"/>
        </w:rPr>
        <w:t>Your reasons for taking this course</w:t>
      </w:r>
    </w:p>
    <w:p w14:paraId="5AE67152" w14:textId="77777777" w:rsidR="006A2319" w:rsidRPr="006A2319" w:rsidRDefault="006A2319" w:rsidP="006A2319">
      <w:pPr>
        <w:spacing w:after="0" w:line="240" w:lineRule="auto"/>
        <w:rPr>
          <w:rStyle w:val="ANGELBodytext"/>
          <w:szCs w:val="20"/>
        </w:rPr>
      </w:pPr>
    </w:p>
    <w:p w14:paraId="55964EF9" w14:textId="77777777" w:rsidR="004E4D10" w:rsidRDefault="006A2319" w:rsidP="006A2319">
      <w:pPr>
        <w:rPr>
          <w:rStyle w:val="ANGELBodytext"/>
          <w:szCs w:val="20"/>
        </w:rPr>
      </w:pPr>
      <w:r w:rsidRPr="006A2319">
        <w:rPr>
          <w:rStyle w:val="ANGELBodytext"/>
          <w:szCs w:val="20"/>
        </w:rPr>
        <w:t>We encourage you to respond to your classmates</w:t>
      </w:r>
      <w:r w:rsidR="00070F8E">
        <w:rPr>
          <w:rStyle w:val="ANGELBodytext"/>
          <w:szCs w:val="20"/>
        </w:rPr>
        <w:t>'</w:t>
      </w:r>
      <w:r w:rsidRPr="006A2319">
        <w:rPr>
          <w:rStyle w:val="ANGELBodytext"/>
          <w:szCs w:val="20"/>
        </w:rPr>
        <w:t xml:space="preserve"> posts. Your faculty member has posted an introduction; feel free to respond to your faculty member as well.</w:t>
      </w:r>
    </w:p>
    <w:p w14:paraId="02608DCA" w14:textId="77777777" w:rsidR="006A2319" w:rsidRPr="006A2319" w:rsidRDefault="006A2319" w:rsidP="006A2319">
      <w:pPr>
        <w:rPr>
          <w:rFonts w:ascii="Verdana" w:hAnsi="Verdana"/>
          <w:sz w:val="20"/>
          <w:szCs w:val="20"/>
        </w:rPr>
      </w:pPr>
    </w:p>
    <w:p w14:paraId="58768C39" w14:textId="77777777" w:rsidR="00767C47" w:rsidRDefault="00767C47">
      <w:pPr>
        <w:rPr>
          <w:ins w:id="47" w:author="Darice Corey-Gilbert" w:date="2016-09-22T22:36:00Z"/>
          <w:rFonts w:ascii="Verdana" w:hAnsi="Verdana"/>
          <w:color w:val="808080" w:themeColor="background1" w:themeShade="80"/>
        </w:rPr>
      </w:pPr>
      <w:ins w:id="48" w:author="Darice Corey-Gilbert" w:date="2016-09-22T22:36:00Z">
        <w:r>
          <w:rPr>
            <w:rFonts w:ascii="Verdana" w:hAnsi="Verdana"/>
            <w:color w:val="808080" w:themeColor="background1" w:themeShade="80"/>
          </w:rPr>
          <w:br w:type="page"/>
        </w:r>
      </w:ins>
    </w:p>
    <w:p w14:paraId="4D2C1E01" w14:textId="76B6A8CC"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##Begin Item##</w:t>
      </w:r>
    </w:p>
    <w:p w14:paraId="3087D8DE"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Name: Student Lounge</w:t>
      </w:r>
    </w:p>
    <w:p w14:paraId="66979895"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Type: forum</w:t>
      </w:r>
    </w:p>
    <w:p w14:paraId="60C58776"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 xml:space="preserve">##End Item## </w:t>
      </w:r>
    </w:p>
    <w:p w14:paraId="14EA92F6" w14:textId="77777777" w:rsidR="004E4D10" w:rsidRPr="004E4D10" w:rsidRDefault="004E4D10" w:rsidP="004E4D10">
      <w:pPr>
        <w:rPr>
          <w:rFonts w:ascii="Verdana" w:hAnsi="Verdana"/>
        </w:rPr>
      </w:pPr>
    </w:p>
    <w:p w14:paraId="061499B9" w14:textId="77777777" w:rsidR="008F2E5F" w:rsidRPr="008F2E5F" w:rsidRDefault="008F2E5F" w:rsidP="008F2E5F">
      <w:pPr>
        <w:pStyle w:val="NormalWeb"/>
        <w:spacing w:before="150" w:beforeAutospacing="0" w:after="150" w:afterAutospacing="0" w:line="270" w:lineRule="atLeast"/>
        <w:ind w:left="300" w:right="150"/>
        <w:rPr>
          <w:rFonts w:ascii="Verdana" w:hAnsi="Verdana" w:cs="Arial"/>
          <w:color w:val="555753"/>
          <w:sz w:val="20"/>
          <w:szCs w:val="20"/>
        </w:rPr>
      </w:pPr>
      <w:r w:rsidRPr="00173638">
        <w:rPr>
          <w:rFonts w:ascii="Verdana" w:hAnsi="Verdana" w:cs="Arial"/>
          <w:sz w:val="20"/>
          <w:szCs w:val="20"/>
        </w:rPr>
        <w:t>The</w:t>
      </w:r>
      <w:r w:rsidRPr="008F2E5F">
        <w:rPr>
          <w:rStyle w:val="apple-converted-space"/>
          <w:rFonts w:ascii="Verdana" w:hAnsi="Verdana" w:cs="Arial"/>
          <w:color w:val="555753"/>
          <w:sz w:val="20"/>
          <w:szCs w:val="20"/>
        </w:rPr>
        <w:t> </w:t>
      </w:r>
      <w:r w:rsidRPr="008F2E5F">
        <w:rPr>
          <w:rStyle w:val="angel"/>
          <w:rFonts w:ascii="Verdana" w:hAnsi="Verdana"/>
          <w:b/>
          <w:bCs/>
          <w:color w:val="C78718"/>
          <w:sz w:val="20"/>
          <w:szCs w:val="20"/>
        </w:rPr>
        <w:t>Student Lounge</w:t>
      </w:r>
      <w:r w:rsidRPr="008F2E5F">
        <w:rPr>
          <w:rStyle w:val="apple-converted-space"/>
          <w:rFonts w:ascii="Verdana" w:hAnsi="Verdana" w:cs="Arial"/>
          <w:color w:val="555753"/>
          <w:sz w:val="20"/>
          <w:szCs w:val="20"/>
        </w:rPr>
        <w:t> </w:t>
      </w:r>
      <w:r w:rsidRPr="00173638">
        <w:rPr>
          <w:rFonts w:ascii="Verdana" w:hAnsi="Verdana" w:cs="Arial"/>
          <w:sz w:val="20"/>
          <w:szCs w:val="20"/>
        </w:rPr>
        <w:t>is an ungraded open forum where you can talk with other students about any topic you want -- for example, the course, the school, a good movie, or a favorite restaurant. Your instructor may also participate in the forum from time to time, but he or she will never grade your conversation.</w:t>
      </w:r>
      <w:r w:rsidRPr="008F2E5F">
        <w:rPr>
          <w:rFonts w:ascii="Verdana" w:hAnsi="Verdana" w:cs="Arial"/>
          <w:color w:val="555753"/>
          <w:sz w:val="20"/>
          <w:szCs w:val="20"/>
        </w:rPr>
        <w:br/>
      </w:r>
      <w:r w:rsidRPr="008F2E5F">
        <w:rPr>
          <w:rFonts w:ascii="Verdana" w:hAnsi="Verdana" w:cs="Arial"/>
          <w:color w:val="555753"/>
          <w:sz w:val="20"/>
          <w:szCs w:val="20"/>
        </w:rPr>
        <w:br/>
      </w:r>
      <w:r w:rsidRPr="00173638">
        <w:rPr>
          <w:rFonts w:ascii="Verdana" w:hAnsi="Verdana" w:cs="Arial"/>
          <w:sz w:val="20"/>
          <w:szCs w:val="20"/>
        </w:rPr>
        <w:t>To get started, use the</w:t>
      </w:r>
      <w:r w:rsidRPr="00173638">
        <w:rPr>
          <w:rStyle w:val="apple-converted-space"/>
          <w:rFonts w:ascii="Verdana" w:hAnsi="Verdana" w:cs="Arial"/>
          <w:sz w:val="20"/>
          <w:szCs w:val="20"/>
        </w:rPr>
        <w:t> </w:t>
      </w:r>
      <w:r w:rsidRPr="008F2E5F">
        <w:rPr>
          <w:rStyle w:val="angel"/>
          <w:rFonts w:ascii="Verdana" w:hAnsi="Verdana"/>
          <w:b/>
          <w:bCs/>
          <w:color w:val="C78718"/>
          <w:sz w:val="20"/>
          <w:szCs w:val="20"/>
        </w:rPr>
        <w:t>Student Lounge</w:t>
      </w:r>
      <w:r w:rsidRPr="008F2E5F">
        <w:rPr>
          <w:rStyle w:val="apple-converted-space"/>
          <w:rFonts w:ascii="Verdana" w:hAnsi="Verdana" w:cs="Arial"/>
          <w:color w:val="555753"/>
          <w:sz w:val="20"/>
          <w:szCs w:val="20"/>
        </w:rPr>
        <w:t> </w:t>
      </w:r>
      <w:r w:rsidRPr="00173638">
        <w:rPr>
          <w:rFonts w:ascii="Verdana" w:hAnsi="Verdana" w:cs="Arial"/>
          <w:sz w:val="20"/>
          <w:szCs w:val="20"/>
        </w:rPr>
        <w:t xml:space="preserve">and introduce yourself to your classmates and your instructor. Talk about your educational goals and what achieving those goals will mean for your life. For example, </w:t>
      </w:r>
      <w:r w:rsidR="00070F8E">
        <w:rPr>
          <w:rFonts w:ascii="Verdana" w:hAnsi="Verdana" w:cs="Arial"/>
          <w:sz w:val="20"/>
          <w:szCs w:val="20"/>
        </w:rPr>
        <w:t>"</w:t>
      </w:r>
      <w:r w:rsidRPr="00173638">
        <w:rPr>
          <w:rFonts w:ascii="Verdana" w:hAnsi="Verdana" w:cs="Arial"/>
          <w:sz w:val="20"/>
          <w:szCs w:val="20"/>
        </w:rPr>
        <w:t>My goal is to complete my bachelor</w:t>
      </w:r>
      <w:r w:rsidR="00070F8E">
        <w:rPr>
          <w:rFonts w:ascii="Verdana" w:hAnsi="Verdana" w:cs="Arial"/>
          <w:sz w:val="20"/>
          <w:szCs w:val="20"/>
        </w:rPr>
        <w:t>'</w:t>
      </w:r>
      <w:r w:rsidRPr="00173638">
        <w:rPr>
          <w:rFonts w:ascii="Verdana" w:hAnsi="Verdana" w:cs="Arial"/>
          <w:sz w:val="20"/>
          <w:szCs w:val="20"/>
        </w:rPr>
        <w:t>s degree. This will qualify me for a promotion at work.</w:t>
      </w:r>
      <w:r w:rsidR="00070F8E">
        <w:rPr>
          <w:rFonts w:ascii="Verdana" w:hAnsi="Verdana" w:cs="Arial"/>
          <w:sz w:val="20"/>
          <w:szCs w:val="20"/>
        </w:rPr>
        <w:t>"</w:t>
      </w:r>
      <w:r w:rsidRPr="00173638">
        <w:rPr>
          <w:rFonts w:ascii="Verdana" w:hAnsi="Verdana" w:cs="Arial"/>
          <w:sz w:val="20"/>
          <w:szCs w:val="20"/>
        </w:rPr>
        <w:t xml:space="preserve"> </w:t>
      </w:r>
      <w:r w:rsidR="00070F8E">
        <w:rPr>
          <w:rFonts w:ascii="Verdana" w:hAnsi="Verdana" w:cs="Arial"/>
          <w:sz w:val="20"/>
          <w:szCs w:val="20"/>
        </w:rPr>
        <w:t>"</w:t>
      </w:r>
      <w:r w:rsidRPr="00173638">
        <w:rPr>
          <w:rFonts w:ascii="Verdana" w:hAnsi="Verdana" w:cs="Arial"/>
          <w:sz w:val="20"/>
          <w:szCs w:val="20"/>
        </w:rPr>
        <w:t>I want to complete my associate</w:t>
      </w:r>
      <w:r w:rsidR="00070F8E">
        <w:rPr>
          <w:rFonts w:ascii="Verdana" w:hAnsi="Verdana" w:cs="Arial"/>
          <w:sz w:val="20"/>
          <w:szCs w:val="20"/>
        </w:rPr>
        <w:t>'</w:t>
      </w:r>
      <w:r w:rsidRPr="00173638">
        <w:rPr>
          <w:rFonts w:ascii="Verdana" w:hAnsi="Verdana" w:cs="Arial"/>
          <w:sz w:val="20"/>
          <w:szCs w:val="20"/>
        </w:rPr>
        <w:t>s in business management and specialize in entrepreneurship so I can open my own restaurant.</w:t>
      </w:r>
      <w:r w:rsidR="00070F8E">
        <w:rPr>
          <w:rFonts w:ascii="Verdana" w:hAnsi="Verdana" w:cs="Arial"/>
          <w:sz w:val="20"/>
          <w:szCs w:val="20"/>
        </w:rPr>
        <w:t>"</w:t>
      </w:r>
      <w:r w:rsidRPr="00173638">
        <w:rPr>
          <w:rFonts w:ascii="Verdana" w:hAnsi="Verdana" w:cs="Arial"/>
          <w:sz w:val="20"/>
          <w:szCs w:val="20"/>
        </w:rPr>
        <w:br/>
      </w:r>
      <w:r w:rsidRPr="00173638">
        <w:rPr>
          <w:rFonts w:ascii="Verdana" w:hAnsi="Verdana" w:cs="Arial"/>
          <w:sz w:val="20"/>
          <w:szCs w:val="20"/>
        </w:rPr>
        <w:br/>
        <w:t>Also explain what really motivates you to pursue your education. For example, is it your children? Your parents or grandparents? A dream you have? Specifically, if things get tough, what personal reminder will drive you towards success?</w:t>
      </w:r>
    </w:p>
    <w:p w14:paraId="5F5A0414" w14:textId="77777777" w:rsidR="008F2E5F" w:rsidRPr="008F2E5F" w:rsidRDefault="0076178D" w:rsidP="008F2E5F">
      <w:pPr>
        <w:pStyle w:val="text"/>
        <w:spacing w:before="150" w:beforeAutospacing="0" w:after="150" w:afterAutospacing="0" w:line="270" w:lineRule="atLeast"/>
        <w:ind w:left="300" w:right="150"/>
        <w:rPr>
          <w:rFonts w:ascii="Verdana" w:hAnsi="Verdana" w:cs="Arial"/>
          <w:color w:val="555753"/>
          <w:sz w:val="20"/>
          <w:szCs w:val="20"/>
        </w:rPr>
      </w:pPr>
      <w:hyperlink r:id="rId12" w:tgtFrame="_blank" w:history="1">
        <w:r w:rsidR="008F2E5F" w:rsidRPr="008F2E5F">
          <w:rPr>
            <w:rStyle w:val="Hyperlink"/>
            <w:rFonts w:ascii="Verdana" w:hAnsi="Verdana"/>
            <w:sz w:val="20"/>
            <w:szCs w:val="20"/>
          </w:rPr>
          <w:t>Need Help? Click here for complete discussion forum instructions.</w:t>
        </w:r>
      </w:hyperlink>
    </w:p>
    <w:p w14:paraId="1B5B641C" w14:textId="77777777" w:rsidR="006A2319" w:rsidRPr="006A2319" w:rsidRDefault="006A2319" w:rsidP="004E4D10">
      <w:pPr>
        <w:rPr>
          <w:rFonts w:ascii="Verdana" w:hAnsi="Verdana"/>
        </w:rPr>
      </w:pPr>
    </w:p>
    <w:p w14:paraId="1C1C4EC8" w14:textId="77777777" w:rsidR="00CE4990" w:rsidRDefault="00CE4990" w:rsidP="004B4370">
      <w:pPr>
        <w:spacing w:after="0"/>
        <w:rPr>
          <w:rFonts w:ascii="Verdana" w:hAnsi="Verdana"/>
          <w:color w:val="808080" w:themeColor="background1" w:themeShade="80"/>
        </w:rPr>
      </w:pPr>
    </w:p>
    <w:p w14:paraId="05070283" w14:textId="77777777" w:rsidR="00CE4990" w:rsidRDefault="00CE4990" w:rsidP="004B4370">
      <w:pPr>
        <w:spacing w:after="0"/>
        <w:rPr>
          <w:rFonts w:ascii="Verdana" w:hAnsi="Verdana"/>
          <w:color w:val="808080" w:themeColor="background1" w:themeShade="80"/>
        </w:rPr>
      </w:pPr>
    </w:p>
    <w:p w14:paraId="78F80360" w14:textId="77777777" w:rsidR="00CE4990" w:rsidRDefault="00CE4990" w:rsidP="004B4370">
      <w:pPr>
        <w:spacing w:after="0"/>
        <w:rPr>
          <w:rFonts w:ascii="Verdana" w:hAnsi="Verdana"/>
          <w:color w:val="808080" w:themeColor="background1" w:themeShade="80"/>
        </w:rPr>
      </w:pPr>
    </w:p>
    <w:p w14:paraId="5DA66505" w14:textId="77777777" w:rsidR="00CE4990" w:rsidRDefault="00CE4990" w:rsidP="004B4370">
      <w:pPr>
        <w:spacing w:after="0"/>
        <w:rPr>
          <w:rFonts w:ascii="Verdana" w:hAnsi="Verdana"/>
          <w:color w:val="808080" w:themeColor="background1" w:themeShade="80"/>
        </w:rPr>
      </w:pPr>
    </w:p>
    <w:p w14:paraId="537E676D" w14:textId="77777777" w:rsidR="00CE4990" w:rsidRDefault="00CE4990" w:rsidP="004B4370">
      <w:pPr>
        <w:spacing w:after="0"/>
        <w:rPr>
          <w:rFonts w:ascii="Verdana" w:hAnsi="Verdana"/>
          <w:color w:val="808080" w:themeColor="background1" w:themeShade="80"/>
        </w:rPr>
      </w:pPr>
    </w:p>
    <w:p w14:paraId="3352AF0B" w14:textId="77777777" w:rsidR="00CE4990" w:rsidRDefault="00CE4990" w:rsidP="004B4370">
      <w:pPr>
        <w:spacing w:after="0"/>
        <w:rPr>
          <w:rFonts w:ascii="Verdana" w:hAnsi="Verdana"/>
          <w:color w:val="808080" w:themeColor="background1" w:themeShade="80"/>
        </w:rPr>
      </w:pPr>
    </w:p>
    <w:p w14:paraId="061208CC" w14:textId="77777777" w:rsidR="00CE4990" w:rsidRDefault="00CE4990" w:rsidP="004B4370">
      <w:pPr>
        <w:spacing w:after="0"/>
        <w:rPr>
          <w:rFonts w:ascii="Verdana" w:hAnsi="Verdana"/>
          <w:color w:val="808080" w:themeColor="background1" w:themeShade="80"/>
        </w:rPr>
      </w:pPr>
    </w:p>
    <w:p w14:paraId="7CE83EBE" w14:textId="77777777" w:rsidR="00CE4990" w:rsidRDefault="00CE4990" w:rsidP="004B4370">
      <w:pPr>
        <w:spacing w:after="0"/>
        <w:rPr>
          <w:rFonts w:ascii="Verdana" w:hAnsi="Verdana"/>
          <w:color w:val="808080" w:themeColor="background1" w:themeShade="80"/>
        </w:rPr>
      </w:pPr>
    </w:p>
    <w:p w14:paraId="74BBE78C" w14:textId="77777777" w:rsidR="00CE4990" w:rsidRDefault="00CE4990" w:rsidP="004B4370">
      <w:pPr>
        <w:spacing w:after="0"/>
        <w:rPr>
          <w:rFonts w:ascii="Verdana" w:hAnsi="Verdana"/>
          <w:color w:val="808080" w:themeColor="background1" w:themeShade="80"/>
        </w:rPr>
      </w:pPr>
    </w:p>
    <w:p w14:paraId="10DDE21E" w14:textId="77777777" w:rsidR="00767C47" w:rsidRDefault="00767C47">
      <w:pPr>
        <w:rPr>
          <w:ins w:id="49" w:author="Darice Corey-Gilbert" w:date="2016-09-22T22:37:00Z"/>
          <w:rFonts w:ascii="Verdana" w:hAnsi="Verdana"/>
          <w:color w:val="808080" w:themeColor="background1" w:themeShade="80"/>
        </w:rPr>
      </w:pPr>
      <w:ins w:id="50" w:author="Darice Corey-Gilbert" w:date="2016-09-22T22:37:00Z">
        <w:r>
          <w:rPr>
            <w:rFonts w:ascii="Verdana" w:hAnsi="Verdana"/>
            <w:color w:val="808080" w:themeColor="background1" w:themeShade="80"/>
          </w:rPr>
          <w:br w:type="page"/>
        </w:r>
      </w:ins>
    </w:p>
    <w:p w14:paraId="67AECEAF" w14:textId="56EE591F"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##Begin Item##</w:t>
      </w:r>
    </w:p>
    <w:p w14:paraId="383BEDE9"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 xml:space="preserve">Name: General </w:t>
      </w:r>
      <w:r w:rsidR="006A2319">
        <w:rPr>
          <w:rFonts w:ascii="Verdana" w:hAnsi="Verdana"/>
          <w:color w:val="808080" w:themeColor="background1" w:themeShade="80"/>
        </w:rPr>
        <w:t xml:space="preserve">Course </w:t>
      </w:r>
      <w:r w:rsidRPr="009F3B36">
        <w:rPr>
          <w:rFonts w:ascii="Verdana" w:hAnsi="Verdana"/>
          <w:color w:val="808080" w:themeColor="background1" w:themeShade="80"/>
        </w:rPr>
        <w:t>Questions</w:t>
      </w:r>
    </w:p>
    <w:p w14:paraId="6E22D16B"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Type: forum</w:t>
      </w:r>
    </w:p>
    <w:p w14:paraId="48C8E48A" w14:textId="77777777" w:rsidR="004E4D10" w:rsidRPr="009F3B36" w:rsidRDefault="004E4D10" w:rsidP="004B4370">
      <w:pPr>
        <w:spacing w:after="0"/>
        <w:rPr>
          <w:rFonts w:ascii="Verdana" w:hAnsi="Verdana"/>
          <w:color w:val="808080" w:themeColor="background1" w:themeShade="80"/>
        </w:rPr>
      </w:pPr>
      <w:r w:rsidRPr="009F3B36">
        <w:rPr>
          <w:rFonts w:ascii="Verdana" w:hAnsi="Verdana"/>
          <w:color w:val="808080" w:themeColor="background1" w:themeShade="80"/>
        </w:rPr>
        <w:t xml:space="preserve">##End Item## </w:t>
      </w:r>
    </w:p>
    <w:p w14:paraId="5DF466E9" w14:textId="77777777" w:rsidR="004E4D10" w:rsidRPr="004E4D10" w:rsidRDefault="004E4D10" w:rsidP="004E4D10">
      <w:pPr>
        <w:rPr>
          <w:rFonts w:ascii="Verdana" w:hAnsi="Verdana"/>
        </w:rPr>
      </w:pPr>
    </w:p>
    <w:p w14:paraId="041CDE40" w14:textId="77777777" w:rsidR="006A2319" w:rsidRPr="006A2319" w:rsidRDefault="006A2319" w:rsidP="006A2319">
      <w:pPr>
        <w:rPr>
          <w:rStyle w:val="ANGELBodytext"/>
          <w:szCs w:val="20"/>
        </w:rPr>
      </w:pPr>
      <w:r w:rsidRPr="006A2319">
        <w:rPr>
          <w:rStyle w:val="ANGELBodytext"/>
          <w:szCs w:val="20"/>
        </w:rPr>
        <w:t>Post any general questions about the course to this discussion forum. Your faculty member will respond to your post so the entire class can benefit from the questions and answers. If you know the answer to a particular question, please post an answer.</w:t>
      </w:r>
    </w:p>
    <w:p w14:paraId="6286FC6A" w14:textId="77777777" w:rsidR="006A2319" w:rsidRPr="006A2319" w:rsidRDefault="006A2319" w:rsidP="006A2319">
      <w:pPr>
        <w:rPr>
          <w:rStyle w:val="ANGELBodytext"/>
          <w:szCs w:val="20"/>
        </w:rPr>
      </w:pPr>
      <w:r w:rsidRPr="006A2319">
        <w:rPr>
          <w:rStyle w:val="ANGELBodytext"/>
          <w:szCs w:val="20"/>
        </w:rPr>
        <w:t>If you have questions of a personal nature, please email your faculty member directly.</w:t>
      </w:r>
    </w:p>
    <w:p w14:paraId="6F8E4D11" w14:textId="77777777" w:rsidR="004E4D10" w:rsidRDefault="004E4D10" w:rsidP="004E4D10">
      <w:pPr>
        <w:rPr>
          <w:rFonts w:ascii="Verdana" w:hAnsi="Verdana"/>
        </w:rPr>
      </w:pPr>
    </w:p>
    <w:p w14:paraId="286CA0D8" w14:textId="77777777" w:rsidR="00767C47" w:rsidRDefault="00767C47">
      <w:pPr>
        <w:rPr>
          <w:ins w:id="51" w:author="Darice Corey-Gilbert" w:date="2016-09-22T22:37:00Z"/>
          <w:rFonts w:ascii="Verdana" w:hAnsi="Verdana"/>
          <w:color w:val="808080" w:themeColor="background1" w:themeShade="80"/>
        </w:rPr>
      </w:pPr>
      <w:ins w:id="52" w:author="Darice Corey-Gilbert" w:date="2016-09-22T22:37:00Z">
        <w:r>
          <w:rPr>
            <w:rFonts w:ascii="Verdana" w:hAnsi="Verdana"/>
            <w:color w:val="808080" w:themeColor="background1" w:themeShade="80"/>
          </w:rPr>
          <w:br w:type="page"/>
        </w:r>
      </w:ins>
    </w:p>
    <w:p w14:paraId="412F67DB" w14:textId="2B3842EF" w:rsidR="006A2319" w:rsidRPr="009F3B36" w:rsidRDefault="006A2319" w:rsidP="006A2319">
      <w:pPr>
        <w:spacing w:after="0"/>
        <w:rPr>
          <w:rFonts w:ascii="Verdana" w:hAnsi="Verdana"/>
          <w:color w:val="808080" w:themeColor="background1" w:themeShade="80"/>
        </w:rPr>
      </w:pPr>
      <w:r w:rsidRPr="009F3B36">
        <w:rPr>
          <w:rFonts w:ascii="Verdana" w:hAnsi="Verdana"/>
          <w:color w:val="808080" w:themeColor="background1" w:themeShade="80"/>
        </w:rPr>
        <w:t>##Begin Item##</w:t>
      </w:r>
    </w:p>
    <w:p w14:paraId="52B01EF0" w14:textId="77777777" w:rsidR="006A2319" w:rsidRPr="009F3B36" w:rsidRDefault="006A2319" w:rsidP="006A2319">
      <w:pPr>
        <w:spacing w:after="0"/>
        <w:rPr>
          <w:rFonts w:ascii="Verdana" w:hAnsi="Verdana"/>
          <w:color w:val="808080" w:themeColor="background1" w:themeShade="80"/>
        </w:rPr>
      </w:pPr>
      <w:r w:rsidRPr="009F3B36">
        <w:rPr>
          <w:rFonts w:ascii="Verdana" w:hAnsi="Verdana"/>
          <w:color w:val="808080" w:themeColor="background1" w:themeShade="80"/>
        </w:rPr>
        <w:t xml:space="preserve">Name: </w:t>
      </w:r>
      <w:r w:rsidR="00CE4990" w:rsidRPr="00CE4990">
        <w:rPr>
          <w:rFonts w:ascii="Verdana" w:hAnsi="Verdana"/>
          <w:color w:val="808080" w:themeColor="background1" w:themeShade="80"/>
        </w:rPr>
        <w:t>About Your Course Materials</w:t>
      </w:r>
    </w:p>
    <w:p w14:paraId="499FC9FC" w14:textId="77777777" w:rsidR="006A2319" w:rsidRPr="009F3B36" w:rsidRDefault="006A2319" w:rsidP="006A2319">
      <w:pPr>
        <w:spacing w:after="0"/>
        <w:rPr>
          <w:rFonts w:ascii="Verdana" w:hAnsi="Verdana"/>
          <w:color w:val="808080" w:themeColor="background1" w:themeShade="80"/>
        </w:rPr>
      </w:pPr>
      <w:r w:rsidRPr="009F3B36">
        <w:rPr>
          <w:rFonts w:ascii="Verdana" w:hAnsi="Verdana"/>
          <w:color w:val="808080" w:themeColor="background1" w:themeShade="80"/>
        </w:rPr>
        <w:t>Type: page</w:t>
      </w:r>
    </w:p>
    <w:p w14:paraId="12149880" w14:textId="77777777" w:rsidR="006A2319" w:rsidRPr="009F3B36" w:rsidRDefault="006A2319" w:rsidP="006A2319">
      <w:pPr>
        <w:spacing w:after="0"/>
        <w:rPr>
          <w:rFonts w:ascii="Verdana" w:hAnsi="Verdana"/>
          <w:color w:val="808080" w:themeColor="background1" w:themeShade="80"/>
        </w:rPr>
      </w:pPr>
      <w:r w:rsidRPr="009F3B36">
        <w:rPr>
          <w:rFonts w:ascii="Verdana" w:hAnsi="Verdana"/>
          <w:color w:val="808080" w:themeColor="background1" w:themeShade="80"/>
        </w:rPr>
        <w:t>##End Item##</w:t>
      </w:r>
    </w:p>
    <w:p w14:paraId="3B2B12B5" w14:textId="77777777" w:rsidR="006A2319" w:rsidRDefault="006A2319" w:rsidP="004E4D10">
      <w:pPr>
        <w:rPr>
          <w:rFonts w:ascii="Verdana" w:hAnsi="Verdana"/>
        </w:rPr>
      </w:pPr>
    </w:p>
    <w:p w14:paraId="7E798A09" w14:textId="77777777" w:rsidR="00CE4990" w:rsidRPr="00972DCC" w:rsidRDefault="00CE4990" w:rsidP="00CE4990">
      <w:pPr>
        <w:rPr>
          <w:rFonts w:ascii="Verdana" w:hAnsi="Verdana"/>
          <w:b/>
          <w:bCs/>
          <w:color w:val="FF6600"/>
        </w:rPr>
      </w:pPr>
      <w:r w:rsidRPr="00972DCC">
        <w:rPr>
          <w:rStyle w:val="ANGELHeader"/>
        </w:rPr>
        <w:t>About Your Course Materials</w:t>
      </w:r>
    </w:p>
    <w:p w14:paraId="17B164C5" w14:textId="77777777" w:rsidR="00CE4990" w:rsidRPr="00972DCC" w:rsidRDefault="00CE4990" w:rsidP="00CE4990">
      <w:pPr>
        <w:pStyle w:val="NormalWeb"/>
        <w:spacing w:before="0" w:beforeAutospacing="0" w:line="270" w:lineRule="atLeast"/>
        <w:rPr>
          <w:rFonts w:ascii="Arial" w:hAnsi="Arial" w:cs="Arial"/>
          <w:sz w:val="22"/>
          <w:szCs w:val="22"/>
        </w:rPr>
      </w:pPr>
      <w:r w:rsidRPr="00972DCC">
        <w:rPr>
          <w:rFonts w:ascii="Arial" w:hAnsi="Arial" w:cs="Arial"/>
          <w:sz w:val="22"/>
          <w:szCs w:val="22"/>
        </w:rPr>
        <w:t>The primary delivery method of course materials at Rasmussen College is in digital format. Select courses will also have physical materials as well.</w:t>
      </w:r>
    </w:p>
    <w:p w14:paraId="0B73A9D1" w14:textId="77777777" w:rsidR="00CE4990" w:rsidRPr="00972DCC" w:rsidRDefault="00CE4990" w:rsidP="00CE4990">
      <w:pPr>
        <w:pStyle w:val="NormalWeb"/>
        <w:spacing w:before="0" w:beforeAutospacing="0" w:line="270" w:lineRule="atLeast"/>
        <w:rPr>
          <w:rFonts w:ascii="Arial" w:hAnsi="Arial" w:cs="Arial"/>
          <w:sz w:val="22"/>
          <w:szCs w:val="22"/>
        </w:rPr>
      </w:pPr>
      <w:r w:rsidRPr="00972DCC">
        <w:rPr>
          <w:rFonts w:ascii="Arial" w:hAnsi="Arial" w:cs="Arial"/>
          <w:sz w:val="22"/>
          <w:szCs w:val="22"/>
        </w:rPr>
        <w:t>Your course digital content can include: materials embedded in your course, videos, webinars and lectures, eTextbooks and more.</w:t>
      </w:r>
    </w:p>
    <w:p w14:paraId="6F467F01" w14:textId="77777777" w:rsidR="00CE4990" w:rsidRPr="00972DCC" w:rsidRDefault="00CE4990" w:rsidP="00CE4990">
      <w:pPr>
        <w:pStyle w:val="NormalWeb"/>
        <w:spacing w:before="0" w:beforeAutospacing="0" w:line="270" w:lineRule="atLeast"/>
        <w:rPr>
          <w:rFonts w:ascii="Arial" w:hAnsi="Arial" w:cs="Arial"/>
          <w:sz w:val="22"/>
          <w:szCs w:val="22"/>
        </w:rPr>
      </w:pPr>
      <w:r w:rsidRPr="00972DCC">
        <w:rPr>
          <w:rFonts w:ascii="Arial" w:hAnsi="Arial" w:cs="Arial"/>
          <w:sz w:val="22"/>
          <w:szCs w:val="22"/>
        </w:rPr>
        <w:t>You can access embedded course materials directly within your online courses via links.</w:t>
      </w:r>
    </w:p>
    <w:p w14:paraId="7E833F86" w14:textId="77777777" w:rsidR="00CE4990" w:rsidRPr="00972DCC" w:rsidRDefault="00CE4990" w:rsidP="00CE4990">
      <w:pPr>
        <w:pStyle w:val="NormalWeb"/>
        <w:spacing w:before="0" w:beforeAutospacing="0" w:line="270" w:lineRule="atLeast"/>
        <w:rPr>
          <w:rFonts w:ascii="Arial" w:hAnsi="Arial" w:cs="Arial"/>
          <w:sz w:val="22"/>
          <w:szCs w:val="22"/>
        </w:rPr>
      </w:pPr>
      <w:r w:rsidRPr="00972DCC">
        <w:rPr>
          <w:rFonts w:ascii="Arial" w:hAnsi="Arial" w:cs="Arial"/>
          <w:sz w:val="22"/>
          <w:szCs w:val="22"/>
        </w:rPr>
        <w:t>Your eTextbook is provided to you through a system called VitalSource. Be sure to check your Rasmussen College student email for access to VitalSource.</w:t>
      </w:r>
    </w:p>
    <w:p w14:paraId="0C28E2C1" w14:textId="77777777" w:rsidR="00CE4990" w:rsidRPr="00972DCC" w:rsidRDefault="00CE4990" w:rsidP="00CE4990">
      <w:pPr>
        <w:pStyle w:val="NormalWeb"/>
        <w:spacing w:before="0" w:beforeAutospacing="0" w:line="270" w:lineRule="atLeast"/>
        <w:rPr>
          <w:rFonts w:ascii="Arial" w:hAnsi="Arial" w:cs="Arial"/>
          <w:color w:val="555753"/>
          <w:sz w:val="22"/>
          <w:szCs w:val="22"/>
        </w:rPr>
      </w:pPr>
      <w:r w:rsidRPr="00972DCC">
        <w:rPr>
          <w:rFonts w:ascii="Arial" w:hAnsi="Arial" w:cs="Arial"/>
          <w:sz w:val="22"/>
          <w:szCs w:val="22"/>
        </w:rPr>
        <w:t>Rasmussen College has compiled a variety of resources, videos and FAQs for your use. Visit the Rasmussen College Digital Content Hub at</w:t>
      </w:r>
      <w:r w:rsidRPr="00972DCC">
        <w:rPr>
          <w:rStyle w:val="apple-converted-space"/>
          <w:rFonts w:ascii="Arial" w:hAnsi="Arial"/>
          <w:sz w:val="22"/>
          <w:szCs w:val="22"/>
        </w:rPr>
        <w:t> </w:t>
      </w:r>
      <w:hyperlink r:id="rId13" w:history="1">
        <w:r w:rsidRPr="00972DCC">
          <w:rPr>
            <w:rStyle w:val="Hyperlink"/>
            <w:rFonts w:ascii="Arial" w:hAnsi="Arial" w:cs="Arial"/>
            <w:sz w:val="22"/>
            <w:szCs w:val="22"/>
          </w:rPr>
          <w:t>www.rasmussen.edu/DigitalContent</w:t>
        </w:r>
      </w:hyperlink>
    </w:p>
    <w:p w14:paraId="178FCF52" w14:textId="77777777" w:rsidR="006A2319" w:rsidRDefault="006A2319" w:rsidP="004E4D10">
      <w:pPr>
        <w:rPr>
          <w:rFonts w:ascii="Verdana" w:hAnsi="Verdana"/>
        </w:rPr>
      </w:pPr>
    </w:p>
    <w:p w14:paraId="03114207" w14:textId="77777777" w:rsidR="00070F8E" w:rsidRPr="009F3B36" w:rsidRDefault="00070F8E" w:rsidP="00070F8E">
      <w:pPr>
        <w:spacing w:after="0"/>
        <w:rPr>
          <w:rFonts w:ascii="Verdana" w:hAnsi="Verdana"/>
          <w:color w:val="808080" w:themeColor="background1" w:themeShade="80"/>
        </w:rPr>
      </w:pPr>
      <w:r w:rsidRPr="009F3B36">
        <w:rPr>
          <w:rFonts w:ascii="Verdana" w:hAnsi="Verdana"/>
          <w:color w:val="808080" w:themeColor="background1" w:themeShade="80"/>
        </w:rPr>
        <w:t>##Begin Item##</w:t>
      </w:r>
    </w:p>
    <w:p w14:paraId="481EB3B9" w14:textId="77777777" w:rsidR="00070F8E" w:rsidRPr="009F3B36" w:rsidRDefault="00070F8E" w:rsidP="00070F8E">
      <w:pPr>
        <w:spacing w:after="0"/>
        <w:rPr>
          <w:rFonts w:ascii="Verdana" w:hAnsi="Verdana"/>
          <w:color w:val="808080" w:themeColor="background1" w:themeShade="80"/>
        </w:rPr>
      </w:pPr>
      <w:r w:rsidRPr="009F3B36">
        <w:rPr>
          <w:rFonts w:ascii="Verdana" w:hAnsi="Verdana"/>
          <w:color w:val="808080" w:themeColor="background1" w:themeShade="80"/>
        </w:rPr>
        <w:t xml:space="preserve">Name: </w:t>
      </w:r>
      <w:r>
        <w:rPr>
          <w:rFonts w:ascii="Verdana" w:hAnsi="Verdana"/>
          <w:color w:val="808080" w:themeColor="background1" w:themeShade="80"/>
        </w:rPr>
        <w:t>Live Classroom Information</w:t>
      </w:r>
    </w:p>
    <w:p w14:paraId="5CE1AE5A" w14:textId="77777777" w:rsidR="00070F8E" w:rsidRPr="009F3B36" w:rsidRDefault="00070F8E" w:rsidP="00070F8E">
      <w:pPr>
        <w:spacing w:after="0"/>
        <w:rPr>
          <w:rFonts w:ascii="Verdana" w:hAnsi="Verdana"/>
          <w:color w:val="808080" w:themeColor="background1" w:themeShade="80"/>
        </w:rPr>
      </w:pPr>
      <w:r w:rsidRPr="009F3B36">
        <w:rPr>
          <w:rFonts w:ascii="Verdana" w:hAnsi="Verdana"/>
          <w:color w:val="808080" w:themeColor="background1" w:themeShade="80"/>
        </w:rPr>
        <w:t>Type: forum</w:t>
      </w:r>
    </w:p>
    <w:p w14:paraId="58EAA3FC" w14:textId="77777777" w:rsidR="00070F8E" w:rsidRPr="009F3B36" w:rsidRDefault="00070F8E" w:rsidP="00070F8E">
      <w:pPr>
        <w:spacing w:after="0"/>
        <w:rPr>
          <w:rFonts w:ascii="Verdana" w:hAnsi="Verdana"/>
          <w:color w:val="808080" w:themeColor="background1" w:themeShade="80"/>
        </w:rPr>
      </w:pPr>
      <w:r w:rsidRPr="009F3B36">
        <w:rPr>
          <w:rFonts w:ascii="Verdana" w:hAnsi="Verdana"/>
          <w:color w:val="808080" w:themeColor="background1" w:themeShade="80"/>
        </w:rPr>
        <w:t xml:space="preserve">##End Item## </w:t>
      </w:r>
    </w:p>
    <w:p w14:paraId="3CA1ECF7" w14:textId="77777777" w:rsidR="00070F8E" w:rsidRPr="004E4D10" w:rsidRDefault="00070F8E" w:rsidP="00070F8E">
      <w:pPr>
        <w:rPr>
          <w:rFonts w:ascii="Verdana" w:hAnsi="Verdana"/>
        </w:rPr>
      </w:pPr>
    </w:p>
    <w:p w14:paraId="2B0C8138" w14:textId="77777777" w:rsidR="00070F8E" w:rsidRPr="006A2319" w:rsidRDefault="00070F8E" w:rsidP="00070F8E">
      <w:pPr>
        <w:rPr>
          <w:rStyle w:val="ANGELBodytext"/>
          <w:szCs w:val="20"/>
        </w:rPr>
      </w:pPr>
      <w:r w:rsidRPr="00B452FE">
        <w:rPr>
          <w:rStyle w:val="Strong"/>
        </w:rPr>
        <w:t>Note:</w:t>
      </w:r>
      <w:r w:rsidRPr="00B452FE">
        <w:rPr>
          <w:rStyle w:val="ANGELBodytext"/>
        </w:rPr>
        <w:t xml:space="preserve"> </w:t>
      </w:r>
      <w:r>
        <w:rPr>
          <w:rStyle w:val="ANGELBodytext"/>
        </w:rPr>
        <w:t>Collaborating with your peers and faculty is a critical element to your learning. Live Classrooms are a regular opportunity for you and your fellow learners to share dialogue and explore the rich ideas found within this course. Just as important, live classrooms are also an opportunity for you and your fellow learners to share your stories as well as how learning affects your lives. In this class, you will earn points for attending Live Classrooms.</w:t>
      </w:r>
    </w:p>
    <w:p w14:paraId="19C611BF" w14:textId="77777777" w:rsidR="00070F8E" w:rsidRPr="004E4D10" w:rsidRDefault="00070F8E" w:rsidP="004E4D10">
      <w:pPr>
        <w:rPr>
          <w:rFonts w:ascii="Verdana" w:hAnsi="Verdana"/>
        </w:rPr>
      </w:pPr>
    </w:p>
    <w:p w14:paraId="5EA37C0A" w14:textId="77777777" w:rsidR="004E4D10" w:rsidRDefault="00FD4326" w:rsidP="004E4D10">
      <w:pPr>
        <w:rPr>
          <w:rFonts w:ascii="Verdana" w:hAnsi="Verdana"/>
          <w:color w:val="808080" w:themeColor="background1" w:themeShade="80"/>
        </w:rPr>
      </w:pPr>
      <w:r>
        <w:rPr>
          <w:rFonts w:ascii="Verdana" w:hAnsi="Verdana"/>
          <w:color w:val="808080" w:themeColor="background1" w:themeShade="80"/>
        </w:rPr>
        <w:t>#####End Topic#####</w:t>
      </w:r>
    </w:p>
    <w:p w14:paraId="40DA798E" w14:textId="77777777" w:rsidR="006D1CB8" w:rsidRDefault="006D1CB8" w:rsidP="004B4370">
      <w:pPr>
        <w:spacing w:after="0"/>
        <w:rPr>
          <w:rFonts w:ascii="Verdana" w:hAnsi="Verdana"/>
          <w:color w:val="808080" w:themeColor="background1" w:themeShade="80"/>
        </w:rPr>
      </w:pPr>
    </w:p>
    <w:p w14:paraId="187601F9" w14:textId="77777777" w:rsidR="006D1CB8" w:rsidRDefault="006D1CB8" w:rsidP="004B4370">
      <w:pPr>
        <w:spacing w:after="0"/>
        <w:rPr>
          <w:rFonts w:ascii="Verdana" w:hAnsi="Verdana"/>
          <w:color w:val="808080" w:themeColor="background1" w:themeShade="80"/>
        </w:rPr>
      </w:pPr>
    </w:p>
    <w:p w14:paraId="3B18D34F"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02366894" w14:textId="0356FC47"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#####Begin Topic#####</w:t>
      </w:r>
    </w:p>
    <w:p w14:paraId="7C56B54D" w14:textId="066CF52B"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 xml:space="preserve">Name: </w:t>
      </w:r>
      <w:r w:rsidR="006A2319">
        <w:rPr>
          <w:rFonts w:ascii="Verdana" w:hAnsi="Verdana"/>
          <w:color w:val="808080" w:themeColor="background1" w:themeShade="80"/>
        </w:rPr>
        <w:t xml:space="preserve">Module 01 </w:t>
      </w:r>
      <w:r w:rsidR="0019115D">
        <w:rPr>
          <w:rFonts w:ascii="Verdana" w:hAnsi="Verdana"/>
          <w:color w:val="808080" w:themeColor="background1" w:themeShade="80"/>
        </w:rPr>
        <w:t>–</w:t>
      </w:r>
      <w:r w:rsidR="006A2319">
        <w:rPr>
          <w:rFonts w:ascii="Verdana" w:hAnsi="Verdana"/>
          <w:color w:val="808080" w:themeColor="background1" w:themeShade="80"/>
        </w:rPr>
        <w:t xml:space="preserve"> </w:t>
      </w:r>
      <w:r w:rsidR="0019115D">
        <w:rPr>
          <w:rFonts w:ascii="Verdana" w:hAnsi="Verdana"/>
          <w:color w:val="808080" w:themeColor="background1" w:themeShade="80"/>
        </w:rPr>
        <w:t>Understanding Core Technologies and Configuring a Development Environment</w:t>
      </w:r>
    </w:p>
    <w:p w14:paraId="25764C61" w14:textId="77777777" w:rsidR="004E4D10" w:rsidRPr="004E4D10" w:rsidRDefault="004E4D10" w:rsidP="004E4D10">
      <w:pPr>
        <w:rPr>
          <w:rFonts w:ascii="Verdana" w:hAnsi="Verdana"/>
        </w:rPr>
      </w:pPr>
    </w:p>
    <w:p w14:paraId="465CE3F4" w14:textId="77777777"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74A1E2C0" w14:textId="77777777" w:rsidR="004E4D10" w:rsidRPr="004B4370" w:rsidRDefault="006A2319" w:rsidP="004B4370">
      <w:pPr>
        <w:spacing w:after="0"/>
        <w:rPr>
          <w:rFonts w:ascii="Verdana" w:hAnsi="Verdana"/>
          <w:color w:val="808080" w:themeColor="background1" w:themeShade="80"/>
        </w:rPr>
      </w:pPr>
      <w:r>
        <w:rPr>
          <w:rFonts w:ascii="Verdana" w:hAnsi="Verdana"/>
          <w:color w:val="808080" w:themeColor="background1" w:themeShade="80"/>
        </w:rPr>
        <w:t xml:space="preserve">Name: </w:t>
      </w:r>
      <w:r w:rsidR="004E4D10" w:rsidRPr="004B4370">
        <w:rPr>
          <w:rFonts w:ascii="Verdana" w:hAnsi="Verdana"/>
          <w:color w:val="808080" w:themeColor="background1" w:themeShade="80"/>
        </w:rPr>
        <w:t>Objectives</w:t>
      </w:r>
    </w:p>
    <w:p w14:paraId="0184DB29" w14:textId="77777777"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Type: page</w:t>
      </w:r>
    </w:p>
    <w:p w14:paraId="60D86DAA" w14:textId="77777777"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69F3EE52" w14:textId="77777777" w:rsidR="004B4370" w:rsidRDefault="004B4370" w:rsidP="004E4D10">
      <w:pPr>
        <w:rPr>
          <w:rFonts w:ascii="Verdana" w:hAnsi="Verdana"/>
        </w:rPr>
      </w:pPr>
    </w:p>
    <w:p w14:paraId="4E0AA3BE" w14:textId="77777777" w:rsidR="009812EA" w:rsidRPr="00E21130" w:rsidRDefault="009812EA" w:rsidP="009812EA">
      <w:pPr>
        <w:rPr>
          <w:rStyle w:val="ANGELHeader"/>
        </w:rPr>
      </w:pPr>
      <w:r w:rsidRPr="00E21130">
        <w:rPr>
          <w:rStyle w:val="ANGELHeader"/>
        </w:rPr>
        <w:t>Objectives</w:t>
      </w:r>
    </w:p>
    <w:p w14:paraId="093895B4" w14:textId="77777777" w:rsidR="009812EA" w:rsidRPr="00E21130" w:rsidRDefault="009812EA" w:rsidP="009812EA">
      <w:pPr>
        <w:rPr>
          <w:rStyle w:val="ANGELBodytext"/>
        </w:rPr>
      </w:pPr>
    </w:p>
    <w:p w14:paraId="5AD3E086" w14:textId="77777777" w:rsidR="009812EA" w:rsidRPr="00E21130" w:rsidRDefault="009812EA" w:rsidP="009812EA">
      <w:pPr>
        <w:rPr>
          <w:rStyle w:val="ANGELBodytext"/>
        </w:rPr>
      </w:pPr>
      <w:r w:rsidRPr="00E21130">
        <w:rPr>
          <w:rStyle w:val="ANGELBodytext"/>
        </w:rPr>
        <w:t>By the end of this module you should be able to:</w:t>
      </w:r>
    </w:p>
    <w:p w14:paraId="0D594F1F" w14:textId="77777777" w:rsidR="009812EA" w:rsidRPr="00E21130" w:rsidRDefault="009812EA" w:rsidP="009812EA">
      <w:pPr>
        <w:rPr>
          <w:rStyle w:val="ANGELBodytext"/>
        </w:rPr>
      </w:pPr>
    </w:p>
    <w:p w14:paraId="7B1D29C1" w14:textId="5A1FA95F" w:rsidR="0019115D" w:rsidRPr="00E10A5A" w:rsidRDefault="0019115D" w:rsidP="0019115D">
      <w:pPr>
        <w:pStyle w:val="ListParagraph"/>
        <w:numPr>
          <w:ilvl w:val="0"/>
          <w:numId w:val="29"/>
        </w:numPr>
        <w:spacing w:before="200"/>
      </w:pPr>
      <w:r w:rsidRPr="00E10A5A">
        <w:t>Recognize widely supported technologies for rendering web pages.</w:t>
      </w:r>
    </w:p>
    <w:p w14:paraId="28D7CEEB" w14:textId="2450D0F8" w:rsidR="0019115D" w:rsidRPr="00E10A5A" w:rsidRDefault="0019115D" w:rsidP="0019115D">
      <w:pPr>
        <w:pStyle w:val="ListParagraph"/>
        <w:numPr>
          <w:ilvl w:val="0"/>
          <w:numId w:val="29"/>
        </w:numPr>
        <w:spacing w:before="200"/>
      </w:pPr>
      <w:r w:rsidRPr="00E10A5A">
        <w:t>Be able to identify technologies available in HTML5, such as local storage and geolocation.</w:t>
      </w:r>
      <w:r>
        <w:t xml:space="preserve"> </w:t>
      </w:r>
    </w:p>
    <w:p w14:paraId="7A29E64F" w14:textId="3FF76CE0" w:rsidR="0019115D" w:rsidRPr="00E10A5A" w:rsidRDefault="0019115D" w:rsidP="0019115D">
      <w:pPr>
        <w:pStyle w:val="ListParagraph"/>
        <w:numPr>
          <w:ilvl w:val="0"/>
          <w:numId w:val="29"/>
        </w:numPr>
        <w:spacing w:before="200"/>
      </w:pPr>
      <w:r w:rsidRPr="00E10A5A">
        <w:t>Apply core principles of adaptation technique to planning and early-design phases of a mobile application.</w:t>
      </w:r>
      <w:r>
        <w:t xml:space="preserve"> </w:t>
      </w:r>
    </w:p>
    <w:p w14:paraId="347555D8" w14:textId="1218A57E" w:rsidR="0019115D" w:rsidRDefault="0019115D" w:rsidP="0019115D">
      <w:pPr>
        <w:pStyle w:val="ListParagraph"/>
        <w:numPr>
          <w:ilvl w:val="0"/>
          <w:numId w:val="29"/>
        </w:numPr>
        <w:spacing w:before="200"/>
      </w:pPr>
      <w:r w:rsidRPr="00E10A5A">
        <w:t>Identify mobile application basics and development tools.</w:t>
      </w:r>
      <w:r>
        <w:t xml:space="preserve"> </w:t>
      </w:r>
    </w:p>
    <w:p w14:paraId="146AFDBD" w14:textId="2B58EE93" w:rsidR="0019115D" w:rsidRPr="007768BD" w:rsidRDefault="0019115D" w:rsidP="0019115D">
      <w:pPr>
        <w:pStyle w:val="ListParagraph"/>
        <w:numPr>
          <w:ilvl w:val="0"/>
          <w:numId w:val="29"/>
        </w:numPr>
        <w:spacing w:before="200"/>
      </w:pPr>
      <w:r w:rsidRPr="00E10A5A">
        <w:t>Setup and configure mobile application development workspace for multiple platforms.</w:t>
      </w:r>
      <w:r>
        <w:t xml:space="preserve"> </w:t>
      </w:r>
    </w:p>
    <w:p w14:paraId="6C452DD1" w14:textId="77777777" w:rsidR="009812EA" w:rsidRDefault="009812EA" w:rsidP="009812EA">
      <w:pPr>
        <w:pStyle w:val="ANGELBulletedList"/>
        <w:numPr>
          <w:ilvl w:val="0"/>
          <w:numId w:val="0"/>
        </w:numPr>
        <w:ind w:left="720"/>
      </w:pPr>
    </w:p>
    <w:p w14:paraId="34FBA73C" w14:textId="77777777" w:rsidR="009812EA" w:rsidRPr="009812EA" w:rsidRDefault="009812EA" w:rsidP="009812EA">
      <w:pPr>
        <w:pStyle w:val="ANGELBulletedList"/>
        <w:numPr>
          <w:ilvl w:val="0"/>
          <w:numId w:val="0"/>
        </w:numPr>
        <w:ind w:left="720"/>
      </w:pPr>
    </w:p>
    <w:p w14:paraId="63A89A1D"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354B6976" w14:textId="0DC54304"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2919A458" w14:textId="77777777" w:rsidR="004E4D10" w:rsidRPr="004B4370" w:rsidRDefault="007A5345" w:rsidP="004B4370">
      <w:pPr>
        <w:spacing w:after="0"/>
        <w:rPr>
          <w:rFonts w:ascii="Verdana" w:hAnsi="Verdana"/>
          <w:color w:val="808080" w:themeColor="background1" w:themeShade="80"/>
        </w:rPr>
      </w:pPr>
      <w:r>
        <w:rPr>
          <w:rFonts w:ascii="Verdana" w:hAnsi="Verdana"/>
          <w:color w:val="808080" w:themeColor="background1" w:themeShade="80"/>
        </w:rPr>
        <w:t xml:space="preserve">Name: </w:t>
      </w:r>
      <w:r w:rsidR="004E4D10" w:rsidRPr="004B4370">
        <w:rPr>
          <w:rFonts w:ascii="Verdana" w:hAnsi="Verdana"/>
          <w:color w:val="808080" w:themeColor="background1" w:themeShade="80"/>
        </w:rPr>
        <w:t>Assignments</w:t>
      </w:r>
    </w:p>
    <w:p w14:paraId="57C27A97" w14:textId="77777777"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sidR="00EB39CE">
        <w:rPr>
          <w:rFonts w:ascii="Verdana" w:hAnsi="Verdana"/>
          <w:color w:val="808080" w:themeColor="background1" w:themeShade="80"/>
        </w:rPr>
        <w:t>page</w:t>
      </w:r>
    </w:p>
    <w:p w14:paraId="5AE5DCA7" w14:textId="77777777" w:rsidR="004E4D10" w:rsidRPr="004B4370" w:rsidRDefault="004E4D10" w:rsidP="004B4370">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3F4EDECA" w14:textId="77777777" w:rsidR="004E4D10" w:rsidRDefault="004E4D10" w:rsidP="004E4D10">
      <w:pPr>
        <w:rPr>
          <w:rFonts w:ascii="Verdana" w:hAnsi="Verdana"/>
        </w:rPr>
      </w:pPr>
    </w:p>
    <w:p w14:paraId="4FC5C958" w14:textId="1F914B50" w:rsidR="009812EA" w:rsidRPr="00040242" w:rsidRDefault="009812EA" w:rsidP="0019115D">
      <w:pPr>
        <w:spacing w:after="0" w:line="240" w:lineRule="auto"/>
        <w:rPr>
          <w:rStyle w:val="ANGELBodytext"/>
        </w:rPr>
      </w:pPr>
      <w:r w:rsidRPr="009812EA">
        <w:rPr>
          <w:rFonts w:ascii="Verdana" w:eastAsia="Times New Roman" w:hAnsi="Verdana" w:cs="Times New Roman"/>
          <w:b/>
          <w:color w:val="008000"/>
          <w:sz w:val="20"/>
          <w:szCs w:val="20"/>
        </w:rPr>
        <w:t>Reading</w:t>
      </w:r>
      <w:r w:rsidRPr="009812EA">
        <w:rPr>
          <w:rFonts w:ascii="Verdana" w:eastAsia="Times New Roman" w:hAnsi="Verdana" w:cs="Times New Roman"/>
          <w:b/>
          <w:sz w:val="20"/>
          <w:szCs w:val="20"/>
        </w:rPr>
        <w:t xml:space="preserve"> - </w:t>
      </w:r>
      <w:ins w:id="53" w:author="Darice Corey-Gilbert" w:date="2016-09-22T22:21:00Z">
        <w:r w:rsidR="0019115D" w:rsidRPr="008379DF">
          <w:rPr>
            <w:rFonts w:cs="Lucida Sans Unicode"/>
            <w:noProof/>
          </w:rPr>
          <w:t>jQuery Mobile Web Development Essentials Third Edition - chapter 1</w:t>
        </w:r>
        <w:r w:rsidR="0019115D">
          <w:rPr>
            <w:rFonts w:cs="Lucida Sans Unicode"/>
            <w:noProof/>
          </w:rPr>
          <w:t xml:space="preserve">; </w:t>
        </w:r>
        <w:r w:rsidR="0019115D" w:rsidRPr="008379DF">
          <w:rPr>
            <w:rFonts w:cs="Lucida Sans Unicode"/>
            <w:noProof/>
          </w:rPr>
          <w:t>Creating Mobile Apps with jQuery Mobile Second Edition - chapter 2</w:t>
        </w:r>
      </w:ins>
      <w:del w:id="54" w:author="Darice Corey-Gilbert" w:date="2016-09-22T22:21:00Z">
        <w:r w:rsidR="00040242" w:rsidDel="0019115D">
          <w:rPr>
            <w:rFonts w:ascii="Verdana" w:eastAsia="Times New Roman" w:hAnsi="Verdana" w:cs="Times New Roman"/>
            <w:i/>
            <w:sz w:val="20"/>
            <w:szCs w:val="20"/>
          </w:rPr>
          <w:delText>Web Development and Design Foundations with HTML5</w:delText>
        </w:r>
        <w:r w:rsidR="00040242" w:rsidDel="0019115D">
          <w:rPr>
            <w:rStyle w:val="ANGELBodytext"/>
          </w:rPr>
          <w:delText>, 8</w:delText>
        </w:r>
        <w:r w:rsidR="00040242" w:rsidRPr="00040242" w:rsidDel="0019115D">
          <w:rPr>
            <w:rStyle w:val="ANGELBodytext"/>
            <w:vertAlign w:val="superscript"/>
          </w:rPr>
          <w:delText>th</w:delText>
        </w:r>
        <w:r w:rsidR="00040242" w:rsidDel="0019115D">
          <w:rPr>
            <w:rStyle w:val="ANGELBodytext"/>
          </w:rPr>
          <w:delText xml:space="preserve"> ed., Chapters 1, 2, and 5</w:delText>
        </w:r>
      </w:del>
    </w:p>
    <w:p w14:paraId="71CA0643" w14:textId="77777777" w:rsidR="009812EA" w:rsidRPr="009812EA" w:rsidRDefault="009812EA" w:rsidP="009812EA">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Activity Time: </w:t>
      </w:r>
      <w:r w:rsidR="00040242">
        <w:rPr>
          <w:rFonts w:ascii="Verdana" w:eastAsia="Times New Roman" w:hAnsi="Verdana" w:cs="Times New Roman"/>
          <w:i/>
          <w:color w:val="808080"/>
          <w:sz w:val="16"/>
          <w:szCs w:val="16"/>
        </w:rPr>
        <w:t>6 hours</w:t>
      </w:r>
    </w:p>
    <w:p w14:paraId="6E5F3B9D" w14:textId="77777777" w:rsidR="009812EA" w:rsidRPr="009812EA" w:rsidRDefault="009812EA" w:rsidP="009812EA">
      <w:pPr>
        <w:spacing w:after="0" w:line="240" w:lineRule="auto"/>
        <w:rPr>
          <w:rFonts w:ascii="Verdana" w:eastAsia="Times New Roman" w:hAnsi="Verdana" w:cs="Times New Roman"/>
          <w:sz w:val="20"/>
          <w:szCs w:val="24"/>
        </w:rPr>
      </w:pPr>
    </w:p>
    <w:p w14:paraId="567ED8DD" w14:textId="18CCBE0A" w:rsidR="009812EA" w:rsidRPr="009812EA" w:rsidRDefault="0019115D" w:rsidP="009812EA">
      <w:pPr>
        <w:spacing w:after="0" w:line="240" w:lineRule="auto"/>
        <w:rPr>
          <w:rFonts w:ascii="Verdana" w:eastAsia="Times New Roman" w:hAnsi="Verdana" w:cs="Times New Roman"/>
          <w:b/>
          <w:color w:val="0000FF"/>
          <w:sz w:val="20"/>
          <w:szCs w:val="20"/>
        </w:rPr>
      </w:pPr>
      <w:r>
        <w:rPr>
          <w:rFonts w:ascii="Verdana" w:eastAsia="Times New Roman" w:hAnsi="Verdana" w:cs="Times New Roman"/>
          <w:b/>
          <w:color w:val="0000FF"/>
          <w:sz w:val="20"/>
          <w:szCs w:val="20"/>
        </w:rPr>
        <w:t>Overview of HTML and CSS</w:t>
      </w:r>
    </w:p>
    <w:p w14:paraId="5B52869A" w14:textId="3D5EF3BA" w:rsidR="009812EA" w:rsidRPr="009812EA" w:rsidRDefault="009812EA" w:rsidP="009812EA">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Activity Time: </w:t>
      </w:r>
      <w:r w:rsidR="003717DF">
        <w:rPr>
          <w:rFonts w:ascii="Verdana" w:eastAsia="Times New Roman" w:hAnsi="Verdana" w:cs="Times New Roman"/>
          <w:i/>
          <w:color w:val="808080"/>
          <w:sz w:val="16"/>
          <w:szCs w:val="16"/>
        </w:rPr>
        <w:t>1 hour</w:t>
      </w:r>
    </w:p>
    <w:p w14:paraId="0802A681" w14:textId="77777777" w:rsidR="009812EA" w:rsidRPr="009812EA" w:rsidRDefault="009812EA" w:rsidP="009812EA">
      <w:pPr>
        <w:spacing w:after="0" w:line="240" w:lineRule="auto"/>
        <w:rPr>
          <w:rFonts w:ascii="Verdana" w:eastAsia="Times New Roman" w:hAnsi="Verdana" w:cs="Times New Roman"/>
          <w:b/>
          <w:color w:val="0000FF"/>
          <w:sz w:val="20"/>
          <w:szCs w:val="20"/>
        </w:rPr>
      </w:pPr>
    </w:p>
    <w:p w14:paraId="68BA4D32" w14:textId="721C5345" w:rsidR="009812EA" w:rsidRPr="009812EA" w:rsidRDefault="0019115D" w:rsidP="009812EA">
      <w:pPr>
        <w:spacing w:after="0" w:line="240" w:lineRule="auto"/>
        <w:rPr>
          <w:rFonts w:ascii="Verdana" w:eastAsia="Times New Roman" w:hAnsi="Verdana" w:cs="Times New Roman"/>
          <w:b/>
          <w:color w:val="0000FF"/>
          <w:sz w:val="20"/>
          <w:szCs w:val="20"/>
        </w:rPr>
      </w:pPr>
      <w:r>
        <w:rPr>
          <w:rFonts w:ascii="Verdana" w:eastAsia="Times New Roman" w:hAnsi="Verdana" w:cs="Times New Roman"/>
          <w:b/>
          <w:color w:val="0000FF"/>
          <w:sz w:val="20"/>
          <w:szCs w:val="20"/>
        </w:rPr>
        <w:t>Introduction to JavaScript</w:t>
      </w:r>
    </w:p>
    <w:p w14:paraId="4E30690E" w14:textId="16FCFCE6" w:rsidR="009812EA" w:rsidRPr="009812EA" w:rsidRDefault="009812EA" w:rsidP="009812EA">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Activity Time: </w:t>
      </w:r>
      <w:r w:rsidR="003717DF">
        <w:rPr>
          <w:rFonts w:ascii="Verdana" w:eastAsia="Times New Roman" w:hAnsi="Verdana" w:cs="Times New Roman"/>
          <w:i/>
          <w:color w:val="808080"/>
          <w:sz w:val="16"/>
          <w:szCs w:val="16"/>
        </w:rPr>
        <w:t>1 hour</w:t>
      </w:r>
    </w:p>
    <w:p w14:paraId="323B1B86" w14:textId="77777777" w:rsidR="009812EA" w:rsidRDefault="009812EA" w:rsidP="009812EA">
      <w:pPr>
        <w:spacing w:after="0" w:line="240" w:lineRule="auto"/>
        <w:rPr>
          <w:rFonts w:ascii="Verdana" w:eastAsia="Times New Roman" w:hAnsi="Verdana" w:cs="Times New Roman"/>
          <w:sz w:val="20"/>
          <w:szCs w:val="24"/>
        </w:rPr>
      </w:pPr>
    </w:p>
    <w:p w14:paraId="4084E974" w14:textId="21AEA8CF" w:rsidR="003717DF" w:rsidRPr="009812EA" w:rsidRDefault="0019115D" w:rsidP="003717DF">
      <w:pPr>
        <w:spacing w:after="0" w:line="240" w:lineRule="auto"/>
        <w:rPr>
          <w:rFonts w:ascii="Verdana" w:eastAsia="Times New Roman" w:hAnsi="Verdana" w:cs="Times New Roman"/>
          <w:b/>
          <w:color w:val="0000FF"/>
          <w:sz w:val="20"/>
          <w:szCs w:val="20"/>
        </w:rPr>
      </w:pPr>
      <w:r>
        <w:rPr>
          <w:rFonts w:ascii="Verdana" w:eastAsia="Times New Roman" w:hAnsi="Verdana" w:cs="Times New Roman"/>
          <w:b/>
          <w:color w:val="0000FF"/>
          <w:sz w:val="20"/>
          <w:szCs w:val="20"/>
        </w:rPr>
        <w:t>Introduction to jQuery Mobile</w:t>
      </w:r>
    </w:p>
    <w:p w14:paraId="45FCE27A" w14:textId="77777777" w:rsidR="003717DF" w:rsidRPr="009812EA" w:rsidRDefault="003717DF" w:rsidP="003717DF">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Activity Time: </w:t>
      </w:r>
      <w:r>
        <w:rPr>
          <w:rFonts w:ascii="Verdana" w:eastAsia="Times New Roman" w:hAnsi="Verdana" w:cs="Times New Roman"/>
          <w:i/>
          <w:color w:val="808080"/>
          <w:sz w:val="16"/>
          <w:szCs w:val="16"/>
        </w:rPr>
        <w:t>1 hour</w:t>
      </w:r>
    </w:p>
    <w:p w14:paraId="5980E2AD" w14:textId="77777777" w:rsidR="003717DF" w:rsidRDefault="003717DF" w:rsidP="009812EA">
      <w:pPr>
        <w:spacing w:after="0" w:line="240" w:lineRule="auto"/>
        <w:rPr>
          <w:rFonts w:ascii="Verdana" w:eastAsia="Times New Roman" w:hAnsi="Verdana" w:cs="Times New Roman"/>
          <w:sz w:val="20"/>
          <w:szCs w:val="24"/>
        </w:rPr>
      </w:pPr>
    </w:p>
    <w:p w14:paraId="5B3FC6C3" w14:textId="1203D187" w:rsidR="003717DF" w:rsidRPr="009812EA" w:rsidRDefault="0019115D" w:rsidP="003717DF">
      <w:pPr>
        <w:spacing w:after="0" w:line="240" w:lineRule="auto"/>
        <w:rPr>
          <w:rFonts w:ascii="Verdana" w:eastAsia="Times New Roman" w:hAnsi="Verdana" w:cs="Times New Roman"/>
          <w:b/>
          <w:color w:val="0000FF"/>
          <w:sz w:val="20"/>
          <w:szCs w:val="20"/>
        </w:rPr>
      </w:pPr>
      <w:r>
        <w:rPr>
          <w:rFonts w:ascii="Verdana" w:eastAsia="Times New Roman" w:hAnsi="Verdana" w:cs="Times New Roman"/>
          <w:b/>
          <w:color w:val="0000FF"/>
          <w:sz w:val="20"/>
          <w:szCs w:val="20"/>
        </w:rPr>
        <w:t>Website Mockup</w:t>
      </w:r>
    </w:p>
    <w:p w14:paraId="38B8FC8F" w14:textId="77777777" w:rsidR="003717DF" w:rsidRPr="009812EA" w:rsidRDefault="003717DF" w:rsidP="003717DF">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Activity Time: </w:t>
      </w:r>
      <w:r>
        <w:rPr>
          <w:rFonts w:ascii="Verdana" w:eastAsia="Times New Roman" w:hAnsi="Verdana" w:cs="Times New Roman"/>
          <w:i/>
          <w:color w:val="808080"/>
          <w:sz w:val="16"/>
          <w:szCs w:val="16"/>
        </w:rPr>
        <w:t>1 hour</w:t>
      </w:r>
    </w:p>
    <w:p w14:paraId="11894C46" w14:textId="77777777" w:rsidR="003717DF" w:rsidRDefault="003717DF" w:rsidP="009812EA">
      <w:pPr>
        <w:spacing w:after="0" w:line="240" w:lineRule="auto"/>
        <w:rPr>
          <w:rFonts w:ascii="Verdana" w:eastAsia="Times New Roman" w:hAnsi="Verdana" w:cs="Times New Roman"/>
          <w:sz w:val="20"/>
          <w:szCs w:val="24"/>
        </w:rPr>
      </w:pPr>
    </w:p>
    <w:p w14:paraId="0FD6C48E" w14:textId="1E8456DE" w:rsidR="003717DF" w:rsidRPr="009812EA" w:rsidRDefault="003717DF" w:rsidP="003717DF">
      <w:pPr>
        <w:spacing w:after="0" w:line="240" w:lineRule="auto"/>
        <w:rPr>
          <w:rFonts w:ascii="Verdana" w:eastAsia="Times New Roman" w:hAnsi="Verdana" w:cs="Times New Roman"/>
          <w:sz w:val="20"/>
          <w:szCs w:val="20"/>
        </w:rPr>
      </w:pPr>
      <w:r w:rsidRPr="009812EA">
        <w:rPr>
          <w:rFonts w:ascii="Verdana" w:eastAsia="Times New Roman" w:hAnsi="Verdana" w:cs="Times New Roman"/>
          <w:b/>
          <w:color w:val="0000FF"/>
          <w:sz w:val="20"/>
          <w:szCs w:val="20"/>
        </w:rPr>
        <w:t>Module 01 Discussion</w:t>
      </w:r>
      <w:r w:rsidRPr="009812EA">
        <w:rPr>
          <w:rFonts w:ascii="Verdana" w:eastAsia="Times New Roman" w:hAnsi="Verdana" w:cs="Times New Roman"/>
          <w:b/>
          <w:color w:val="008000"/>
          <w:sz w:val="20"/>
          <w:szCs w:val="20"/>
        </w:rPr>
        <w:t xml:space="preserve"> </w:t>
      </w:r>
      <w:r w:rsidR="0019115D">
        <w:rPr>
          <w:rFonts w:ascii="Verdana" w:eastAsia="Times New Roman" w:hAnsi="Verdana" w:cs="Times New Roman"/>
          <w:sz w:val="20"/>
          <w:szCs w:val="24"/>
        </w:rPr>
        <w:t>–</w:t>
      </w:r>
      <w:r w:rsidRPr="009812EA">
        <w:rPr>
          <w:rFonts w:ascii="Verdana" w:eastAsia="Times New Roman" w:hAnsi="Verdana" w:cs="Times New Roman"/>
          <w:sz w:val="20"/>
          <w:szCs w:val="24"/>
        </w:rPr>
        <w:t xml:space="preserve"> </w:t>
      </w:r>
      <w:r w:rsidR="0019115D">
        <w:rPr>
          <w:rFonts w:ascii="Verdana" w:eastAsia="Times New Roman" w:hAnsi="Verdana" w:cs="Times New Roman"/>
          <w:sz w:val="20"/>
          <w:szCs w:val="24"/>
        </w:rPr>
        <w:t>Best Practices and Poorly Designed Web Applications</w:t>
      </w:r>
    </w:p>
    <w:p w14:paraId="3D3F282B" w14:textId="150BC4D1" w:rsidR="003717DF" w:rsidRPr="009812EA" w:rsidRDefault="003717DF" w:rsidP="003717DF">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Activity Time: </w:t>
      </w:r>
      <w:r>
        <w:rPr>
          <w:rFonts w:ascii="Verdana" w:eastAsia="Times New Roman" w:hAnsi="Verdana" w:cs="Times New Roman"/>
          <w:i/>
          <w:color w:val="808080"/>
          <w:sz w:val="16"/>
          <w:szCs w:val="16"/>
        </w:rPr>
        <w:t>2 hours</w:t>
      </w:r>
    </w:p>
    <w:p w14:paraId="3AF4D662" w14:textId="7F8A3B6C" w:rsidR="003717DF" w:rsidRDefault="003717DF" w:rsidP="003717DF">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Additional Time for Study, Research, and Reflection: </w:t>
      </w:r>
      <w:r>
        <w:rPr>
          <w:rFonts w:ascii="Verdana" w:eastAsia="Times New Roman" w:hAnsi="Verdana" w:cs="Times New Roman"/>
          <w:i/>
          <w:color w:val="808080"/>
          <w:sz w:val="16"/>
          <w:szCs w:val="16"/>
        </w:rPr>
        <w:t>1 hour</w:t>
      </w:r>
    </w:p>
    <w:p w14:paraId="369BBE0D" w14:textId="77777777" w:rsidR="003717DF" w:rsidRPr="009812EA" w:rsidRDefault="003717DF" w:rsidP="009812EA">
      <w:pPr>
        <w:spacing w:after="0" w:line="240" w:lineRule="auto"/>
        <w:rPr>
          <w:rFonts w:ascii="Verdana" w:eastAsia="Times New Roman" w:hAnsi="Verdana" w:cs="Times New Roman"/>
          <w:sz w:val="20"/>
          <w:szCs w:val="24"/>
        </w:rPr>
      </w:pPr>
    </w:p>
    <w:p w14:paraId="209BAA90" w14:textId="176230BF" w:rsidR="009812EA" w:rsidRPr="009812EA" w:rsidRDefault="0016726B" w:rsidP="009812EA">
      <w:pPr>
        <w:spacing w:after="0" w:line="240" w:lineRule="auto"/>
        <w:rPr>
          <w:rFonts w:ascii="Verdana" w:eastAsia="Times New Roman" w:hAnsi="Verdana" w:cs="Times New Roman"/>
          <w:sz w:val="20"/>
          <w:szCs w:val="20"/>
        </w:rPr>
      </w:pPr>
      <w:r>
        <w:rPr>
          <w:rFonts w:ascii="Verdana" w:eastAsia="Times New Roman" w:hAnsi="Verdana" w:cs="Times New Roman"/>
          <w:b/>
          <w:color w:val="0000FF"/>
          <w:sz w:val="20"/>
          <w:szCs w:val="20"/>
        </w:rPr>
        <w:t xml:space="preserve">Course Project </w:t>
      </w:r>
      <w:r w:rsidR="003717DF">
        <w:rPr>
          <w:rFonts w:ascii="Verdana" w:eastAsia="Times New Roman" w:hAnsi="Verdana" w:cs="Times New Roman"/>
          <w:b/>
          <w:color w:val="0000FF"/>
          <w:sz w:val="20"/>
          <w:szCs w:val="20"/>
        </w:rPr>
        <w:t>Introduction</w:t>
      </w:r>
    </w:p>
    <w:p w14:paraId="0EEB29B6" w14:textId="2CF4C6E9" w:rsidR="009812EA" w:rsidRPr="009812EA" w:rsidRDefault="009812EA" w:rsidP="009812EA">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 xml:space="preserve">Activity Time: </w:t>
      </w:r>
      <w:r w:rsidR="003717DF">
        <w:rPr>
          <w:rFonts w:ascii="Verdana" w:eastAsia="Times New Roman" w:hAnsi="Verdana" w:cs="Times New Roman"/>
          <w:i/>
          <w:color w:val="808080"/>
          <w:sz w:val="16"/>
          <w:szCs w:val="16"/>
        </w:rPr>
        <w:t>30 minutes</w:t>
      </w:r>
    </w:p>
    <w:p w14:paraId="537B93E6" w14:textId="77777777" w:rsidR="009812EA" w:rsidRPr="009812EA" w:rsidRDefault="009812EA" w:rsidP="009812EA">
      <w:pPr>
        <w:spacing w:after="0" w:line="240" w:lineRule="auto"/>
        <w:rPr>
          <w:rFonts w:ascii="Verdana" w:eastAsia="Times New Roman" w:hAnsi="Verdana" w:cs="Times New Roman"/>
          <w:sz w:val="20"/>
          <w:szCs w:val="24"/>
        </w:rPr>
      </w:pPr>
    </w:p>
    <w:p w14:paraId="48F6C975" w14:textId="476BF6D2" w:rsidR="0016726B" w:rsidRPr="009812EA" w:rsidDel="0019115D" w:rsidRDefault="0016726B" w:rsidP="0016726B">
      <w:pPr>
        <w:spacing w:after="0" w:line="240" w:lineRule="auto"/>
        <w:rPr>
          <w:del w:id="55" w:author="Darice Corey-Gilbert" w:date="2016-09-22T22:20:00Z"/>
          <w:rFonts w:ascii="Verdana" w:eastAsia="Times New Roman" w:hAnsi="Verdana" w:cs="Times New Roman"/>
          <w:sz w:val="20"/>
          <w:szCs w:val="20"/>
        </w:rPr>
      </w:pPr>
      <w:del w:id="56" w:author="Darice Corey-Gilbert" w:date="2016-09-22T22:20:00Z">
        <w:r w:rsidRPr="009812EA" w:rsidDel="0019115D">
          <w:rPr>
            <w:rFonts w:ascii="Verdana" w:eastAsia="Times New Roman" w:hAnsi="Verdana" w:cs="Times New Roman"/>
            <w:b/>
            <w:color w:val="0000FF"/>
            <w:sz w:val="20"/>
            <w:szCs w:val="20"/>
          </w:rPr>
          <w:delText xml:space="preserve">Module 01 </w:delText>
        </w:r>
        <w:r w:rsidR="003717DF" w:rsidDel="0019115D">
          <w:rPr>
            <w:rFonts w:ascii="Verdana" w:eastAsia="Times New Roman" w:hAnsi="Verdana" w:cs="Times New Roman"/>
            <w:b/>
            <w:color w:val="0000FF"/>
            <w:sz w:val="20"/>
            <w:szCs w:val="20"/>
          </w:rPr>
          <w:delText>Course Project</w:delText>
        </w:r>
        <w:r w:rsidRPr="009812EA" w:rsidDel="0019115D">
          <w:rPr>
            <w:rFonts w:ascii="Verdana" w:eastAsia="Times New Roman" w:hAnsi="Verdana" w:cs="Times New Roman"/>
            <w:b/>
            <w:color w:val="008000"/>
            <w:sz w:val="20"/>
            <w:szCs w:val="20"/>
          </w:rPr>
          <w:delText xml:space="preserve"> </w:delText>
        </w:r>
        <w:r w:rsidRPr="009812EA" w:rsidDel="0019115D">
          <w:rPr>
            <w:rFonts w:ascii="Verdana" w:eastAsia="Times New Roman" w:hAnsi="Verdana" w:cs="Times New Roman"/>
            <w:sz w:val="20"/>
            <w:szCs w:val="24"/>
          </w:rPr>
          <w:delText xml:space="preserve">- </w:delText>
        </w:r>
        <w:r w:rsidR="003717DF" w:rsidDel="0019115D">
          <w:rPr>
            <w:rFonts w:ascii="Verdana" w:eastAsia="Times New Roman" w:hAnsi="Verdana" w:cs="Times New Roman"/>
            <w:sz w:val="20"/>
            <w:szCs w:val="24"/>
          </w:rPr>
          <w:delText>Website Mockup and Your First Home Page</w:delText>
        </w:r>
      </w:del>
    </w:p>
    <w:p w14:paraId="3E9B6F23" w14:textId="662F2405" w:rsidR="0016726B" w:rsidRPr="009812EA" w:rsidDel="0019115D" w:rsidRDefault="0016726B" w:rsidP="0016726B">
      <w:pPr>
        <w:spacing w:after="0" w:line="240" w:lineRule="auto"/>
        <w:rPr>
          <w:del w:id="57" w:author="Darice Corey-Gilbert" w:date="2016-09-22T22:20:00Z"/>
          <w:rFonts w:ascii="Verdana" w:eastAsia="Times New Roman" w:hAnsi="Verdana" w:cs="Times New Roman"/>
          <w:i/>
          <w:color w:val="808080"/>
          <w:sz w:val="16"/>
          <w:szCs w:val="16"/>
        </w:rPr>
      </w:pPr>
      <w:del w:id="58" w:author="Darice Corey-Gilbert" w:date="2016-09-22T22:20:00Z">
        <w:r w:rsidRPr="009812EA" w:rsidDel="0019115D">
          <w:rPr>
            <w:rFonts w:ascii="Verdana" w:eastAsia="Times New Roman" w:hAnsi="Verdana" w:cs="Times New Roman"/>
            <w:i/>
            <w:color w:val="808080"/>
            <w:sz w:val="16"/>
            <w:szCs w:val="16"/>
          </w:rPr>
          <w:delText xml:space="preserve">Activity Time: </w:delText>
        </w:r>
        <w:r w:rsidR="003717DF" w:rsidDel="0019115D">
          <w:rPr>
            <w:rFonts w:ascii="Verdana" w:eastAsia="Times New Roman" w:hAnsi="Verdana" w:cs="Times New Roman"/>
            <w:i/>
            <w:color w:val="808080"/>
            <w:sz w:val="16"/>
            <w:szCs w:val="16"/>
          </w:rPr>
          <w:delText>4 hours</w:delText>
        </w:r>
      </w:del>
    </w:p>
    <w:p w14:paraId="6C035F30" w14:textId="12F87F36" w:rsidR="0016726B" w:rsidRPr="009812EA" w:rsidDel="0019115D" w:rsidRDefault="0016726B" w:rsidP="0016726B">
      <w:pPr>
        <w:spacing w:after="0" w:line="240" w:lineRule="auto"/>
        <w:rPr>
          <w:del w:id="59" w:author="Darice Corey-Gilbert" w:date="2016-09-22T22:20:00Z"/>
          <w:rFonts w:ascii="Verdana" w:eastAsia="Times New Roman" w:hAnsi="Verdana" w:cs="Times New Roman"/>
          <w:i/>
          <w:color w:val="808080"/>
          <w:sz w:val="16"/>
          <w:szCs w:val="16"/>
        </w:rPr>
      </w:pPr>
      <w:del w:id="60" w:author="Darice Corey-Gilbert" w:date="2016-09-22T22:20:00Z">
        <w:r w:rsidRPr="009812EA" w:rsidDel="0019115D">
          <w:rPr>
            <w:rFonts w:ascii="Verdana" w:eastAsia="Times New Roman" w:hAnsi="Verdana" w:cs="Times New Roman"/>
            <w:i/>
            <w:color w:val="808080"/>
            <w:sz w:val="16"/>
            <w:szCs w:val="16"/>
          </w:rPr>
          <w:delText xml:space="preserve">Additional Time for Study, Research, and Reflection: </w:delText>
        </w:r>
        <w:r w:rsidR="003717DF" w:rsidDel="0019115D">
          <w:rPr>
            <w:rFonts w:ascii="Verdana" w:eastAsia="Times New Roman" w:hAnsi="Verdana" w:cs="Times New Roman"/>
            <w:i/>
            <w:color w:val="808080"/>
            <w:sz w:val="16"/>
            <w:szCs w:val="16"/>
          </w:rPr>
          <w:delText>1 hour</w:delText>
        </w:r>
      </w:del>
    </w:p>
    <w:p w14:paraId="5867AD98" w14:textId="6234E733" w:rsidR="009812EA" w:rsidRPr="009812EA" w:rsidDel="0019115D" w:rsidRDefault="009812EA" w:rsidP="009812EA">
      <w:pPr>
        <w:spacing w:after="0" w:line="240" w:lineRule="auto"/>
        <w:rPr>
          <w:del w:id="61" w:author="Darice Corey-Gilbert" w:date="2016-09-22T22:20:00Z"/>
          <w:rFonts w:ascii="Verdana" w:eastAsia="Times New Roman" w:hAnsi="Verdana" w:cs="Times New Roman"/>
          <w:sz w:val="20"/>
          <w:szCs w:val="24"/>
        </w:rPr>
      </w:pPr>
    </w:p>
    <w:p w14:paraId="3A92E6FF" w14:textId="17E55120" w:rsidR="009812EA" w:rsidRPr="003717DF" w:rsidRDefault="009812EA" w:rsidP="009812EA">
      <w:pPr>
        <w:spacing w:after="0" w:line="240" w:lineRule="auto"/>
        <w:rPr>
          <w:rFonts w:ascii="Verdana" w:eastAsia="Times New Roman" w:hAnsi="Verdana" w:cs="Times New Roman"/>
          <w:sz w:val="20"/>
          <w:szCs w:val="20"/>
        </w:rPr>
      </w:pPr>
      <w:r w:rsidRPr="009812EA">
        <w:rPr>
          <w:rFonts w:ascii="Verdana" w:eastAsia="Times New Roman" w:hAnsi="Verdana" w:cs="Times New Roman"/>
          <w:b/>
          <w:color w:val="0000FF"/>
          <w:sz w:val="20"/>
          <w:szCs w:val="20"/>
        </w:rPr>
        <w:t>Module 01 Live Classroom</w:t>
      </w:r>
      <w:r w:rsidR="003717DF">
        <w:rPr>
          <w:rFonts w:ascii="Verdana" w:eastAsia="Times New Roman" w:hAnsi="Verdana" w:cs="Times New Roman"/>
          <w:b/>
          <w:color w:val="0000FF"/>
          <w:sz w:val="20"/>
          <w:szCs w:val="20"/>
        </w:rPr>
        <w:t xml:space="preserve"> </w:t>
      </w:r>
      <w:r w:rsidR="003717DF">
        <w:rPr>
          <w:rFonts w:ascii="Verdana" w:eastAsia="Times New Roman" w:hAnsi="Verdana" w:cs="Times New Roman"/>
          <w:sz w:val="20"/>
          <w:szCs w:val="20"/>
        </w:rPr>
        <w:t>- Setting Up a Development Environment and Getting Started</w:t>
      </w:r>
    </w:p>
    <w:p w14:paraId="30B4A0A6" w14:textId="77777777" w:rsidR="009812EA" w:rsidRPr="009812EA" w:rsidRDefault="009812EA" w:rsidP="009812EA">
      <w:pPr>
        <w:spacing w:after="0" w:line="240" w:lineRule="auto"/>
        <w:rPr>
          <w:rFonts w:ascii="Verdana" w:eastAsia="Times New Roman" w:hAnsi="Verdana" w:cs="Times New Roman"/>
          <w:i/>
          <w:color w:val="808080"/>
          <w:sz w:val="16"/>
          <w:szCs w:val="16"/>
        </w:rPr>
      </w:pPr>
      <w:r w:rsidRPr="009812EA">
        <w:rPr>
          <w:rFonts w:ascii="Verdana" w:eastAsia="Times New Roman" w:hAnsi="Verdana" w:cs="Times New Roman"/>
          <w:i/>
          <w:color w:val="808080"/>
          <w:sz w:val="16"/>
          <w:szCs w:val="16"/>
        </w:rPr>
        <w:t>Activity Time: 1 Hour</w:t>
      </w:r>
    </w:p>
    <w:p w14:paraId="1C83DC3F" w14:textId="77777777" w:rsidR="009812EA" w:rsidRPr="009812EA" w:rsidRDefault="009812EA" w:rsidP="009812EA">
      <w:pPr>
        <w:spacing w:after="0" w:line="240" w:lineRule="auto"/>
        <w:rPr>
          <w:rFonts w:ascii="Verdana" w:eastAsia="Times New Roman" w:hAnsi="Verdana" w:cs="Times New Roman"/>
          <w:i/>
          <w:color w:val="808080"/>
          <w:sz w:val="16"/>
          <w:szCs w:val="16"/>
        </w:rPr>
      </w:pPr>
    </w:p>
    <w:p w14:paraId="09A50B7F" w14:textId="53660700" w:rsidR="009812EA" w:rsidRPr="009812EA" w:rsidRDefault="009812EA" w:rsidP="009812EA">
      <w:pPr>
        <w:spacing w:after="0" w:line="240" w:lineRule="auto"/>
        <w:rPr>
          <w:rFonts w:ascii="Verdana" w:eastAsia="Times New Roman" w:hAnsi="Verdana" w:cs="Times New Roman"/>
          <w:b/>
          <w:sz w:val="16"/>
          <w:szCs w:val="16"/>
        </w:rPr>
      </w:pPr>
      <w:r w:rsidRPr="009812EA">
        <w:rPr>
          <w:rFonts w:ascii="Verdana" w:eastAsia="Times New Roman" w:hAnsi="Verdana" w:cs="Times New Roman"/>
          <w:b/>
          <w:sz w:val="16"/>
          <w:szCs w:val="16"/>
        </w:rPr>
        <w:t xml:space="preserve">Total Estimated Time: </w:t>
      </w:r>
      <w:r w:rsidR="003717DF">
        <w:rPr>
          <w:rFonts w:ascii="Verdana" w:eastAsia="Times New Roman" w:hAnsi="Verdana" w:cs="Times New Roman"/>
          <w:b/>
          <w:sz w:val="16"/>
          <w:szCs w:val="16"/>
        </w:rPr>
        <w:t>19.5 hours</w:t>
      </w:r>
    </w:p>
    <w:p w14:paraId="1BB6B9DE" w14:textId="77777777" w:rsidR="004E4D10" w:rsidRDefault="004E4D10" w:rsidP="004E4D10">
      <w:pPr>
        <w:rPr>
          <w:rFonts w:ascii="Verdana" w:hAnsi="Verdana"/>
        </w:rPr>
      </w:pPr>
    </w:p>
    <w:p w14:paraId="450DD457"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4C052C00" w14:textId="426F5B49" w:rsidR="00EB39CE" w:rsidRPr="004B4370" w:rsidRDefault="00EB39CE" w:rsidP="00EB39CE">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7D75D83C" w14:textId="7FF310FC" w:rsidR="00EB39CE" w:rsidRPr="004B4370" w:rsidRDefault="00EB39CE" w:rsidP="00EB39CE">
      <w:pPr>
        <w:spacing w:after="0"/>
        <w:rPr>
          <w:rFonts w:ascii="Verdana" w:hAnsi="Verdana"/>
          <w:color w:val="808080" w:themeColor="background1" w:themeShade="80"/>
        </w:rPr>
      </w:pPr>
      <w:r>
        <w:rPr>
          <w:rFonts w:ascii="Verdana" w:hAnsi="Verdana"/>
          <w:color w:val="808080" w:themeColor="background1" w:themeShade="80"/>
        </w:rPr>
        <w:t xml:space="preserve">Name: </w:t>
      </w:r>
      <w:commentRangeStart w:id="62"/>
      <w:del w:id="63" w:author="Darice Corey-Gilbert" w:date="2016-09-22T22:22:00Z">
        <w:r w:rsidR="00DE5356" w:rsidDel="0019115D">
          <w:rPr>
            <w:rFonts w:ascii="Verdana" w:hAnsi="Verdana"/>
            <w:color w:val="808080" w:themeColor="background1" w:themeShade="80"/>
          </w:rPr>
          <w:delText>Creating a Website Mockup</w:delText>
        </w:r>
      </w:del>
      <w:ins w:id="64" w:author="Darice Corey-Gilbert" w:date="2016-09-22T22:22:00Z">
        <w:r w:rsidR="0019115D">
          <w:rPr>
            <w:rFonts w:ascii="Verdana" w:hAnsi="Verdana"/>
            <w:color w:val="808080" w:themeColor="background1" w:themeShade="80"/>
          </w:rPr>
          <w:t>Overview of HTML and CSS</w:t>
        </w:r>
      </w:ins>
    </w:p>
    <w:p w14:paraId="2CF566A4" w14:textId="77777777" w:rsidR="00EB39CE" w:rsidRPr="004B4370" w:rsidRDefault="00EB39CE" w:rsidP="00EB39CE">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5D6F6A55" w14:textId="77777777" w:rsidR="00EB39CE" w:rsidRPr="004B4370" w:rsidRDefault="00EB39CE" w:rsidP="00EB39CE">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commentRangeEnd w:id="62"/>
      <w:r w:rsidR="00DE5356">
        <w:rPr>
          <w:rStyle w:val="CommentReference"/>
        </w:rPr>
        <w:commentReference w:id="62"/>
      </w:r>
    </w:p>
    <w:p w14:paraId="164F2708" w14:textId="663654D6" w:rsidR="00EB39CE" w:rsidRDefault="00EB39CE" w:rsidP="004E4D10">
      <w:pPr>
        <w:rPr>
          <w:ins w:id="65" w:author="Darice Corey-Gilbert" w:date="2016-09-22T22:39:00Z"/>
          <w:rFonts w:ascii="Verdana" w:hAnsi="Verdana"/>
        </w:rPr>
      </w:pPr>
    </w:p>
    <w:p w14:paraId="10FC09D8" w14:textId="2C027D44" w:rsidR="00767C47" w:rsidRDefault="00767C47" w:rsidP="00767C47">
      <w:pPr>
        <w:rPr>
          <w:ins w:id="66" w:author="Darice Corey-Gilbert" w:date="2016-09-22T22:41:00Z"/>
          <w:rFonts w:ascii="Verdana" w:hAnsi="Verdana"/>
          <w:sz w:val="20"/>
        </w:rPr>
      </w:pPr>
      <w:commentRangeStart w:id="67"/>
      <w:ins w:id="68" w:author="Darice Corey-Gilbert" w:date="2016-09-22T22:41:00Z">
        <w:r>
          <w:rPr>
            <w:rFonts w:ascii="Verdana" w:hAnsi="Verdana"/>
            <w:noProof/>
            <w:sz w:val="20"/>
          </w:rPr>
          <w:drawing>
            <wp:anchor distT="0" distB="0" distL="114300" distR="114300" simplePos="0" relativeHeight="251664384" behindDoc="0" locked="0" layoutInCell="1" allowOverlap="1" wp14:anchorId="30126688" wp14:editId="4CF438B0">
              <wp:simplePos x="0" y="0"/>
              <wp:positionH relativeFrom="margin">
                <wp:align>left</wp:align>
              </wp:positionH>
              <wp:positionV relativeFrom="paragraph">
                <wp:posOffset>1270</wp:posOffset>
              </wp:positionV>
              <wp:extent cx="467360" cy="467360"/>
              <wp:effectExtent l="0" t="0" r="8890" b="889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ins>
      <w:ins w:id="69" w:author="Darice Corey-Gilbert" w:date="2016-09-22T22:42:00Z">
        <w:r w:rsidRPr="00767C47">
          <w:rPr>
            <w:rPrChange w:id="70" w:author="Darice Corey-Gilbert" w:date="2016-09-22T22:42:00Z">
              <w:rPr>
                <w:rStyle w:val="Hyperlink"/>
                <w:rFonts w:ascii="Verdana" w:hAnsi="Verdana"/>
                <w:sz w:val="20"/>
              </w:rPr>
            </w:rPrChange>
          </w:rPr>
          <w:t>We will use sample HTML, CSS, and JavaScript files throughout the course. Make sure you download the zip file here</w:t>
        </w:r>
      </w:ins>
      <w:commentRangeEnd w:id="67"/>
      <w:r w:rsidR="00166CC7">
        <w:rPr>
          <w:rStyle w:val="CommentReference"/>
        </w:rPr>
        <w:commentReference w:id="67"/>
      </w:r>
      <w:ins w:id="71" w:author="Darice Corey-Gilbert" w:date="2016-09-22T22:41:00Z">
        <w:r>
          <w:rPr>
            <w:rFonts w:ascii="Verdana" w:hAnsi="Verdana"/>
            <w:sz w:val="20"/>
          </w:rPr>
          <w:t>. This file is broken out by module to help you follow along week to week.</w:t>
        </w:r>
      </w:ins>
    </w:p>
    <w:p w14:paraId="459CE1EB" w14:textId="77777777" w:rsidR="00767C47" w:rsidRDefault="00767C47" w:rsidP="00767C47">
      <w:pPr>
        <w:rPr>
          <w:ins w:id="72" w:author="Darice Corey-Gilbert" w:date="2016-09-22T22:41:00Z"/>
          <w:rFonts w:ascii="Verdana" w:hAnsi="Verdana"/>
          <w:b/>
          <w:sz w:val="20"/>
        </w:rPr>
      </w:pPr>
    </w:p>
    <w:p w14:paraId="31976F8C" w14:textId="2F5AB34A" w:rsidR="00767C47" w:rsidRPr="00767C47" w:rsidRDefault="00767C47" w:rsidP="00767C47">
      <w:pPr>
        <w:rPr>
          <w:ins w:id="73" w:author="Darice Corey-Gilbert" w:date="2016-09-22T22:39:00Z"/>
          <w:rStyle w:val="ANGELHeader"/>
          <w:rPrChange w:id="74" w:author="Darice Corey-Gilbert" w:date="2016-09-22T22:45:00Z">
            <w:rPr>
              <w:ins w:id="75" w:author="Darice Corey-Gilbert" w:date="2016-09-22T22:39:00Z"/>
              <w:rFonts w:ascii="Verdana" w:hAnsi="Verdana"/>
              <w:b/>
              <w:sz w:val="20"/>
            </w:rPr>
          </w:rPrChange>
        </w:rPr>
      </w:pPr>
      <w:ins w:id="76" w:author="Darice Corey-Gilbert" w:date="2016-09-22T22:39:00Z">
        <w:r w:rsidRPr="00767C47">
          <w:rPr>
            <w:rStyle w:val="ANGELHeader"/>
            <w:rPrChange w:id="77" w:author="Darice Corey-Gilbert" w:date="2016-09-22T22:45:00Z">
              <w:rPr>
                <w:rFonts w:ascii="Verdana" w:hAnsi="Verdana"/>
                <w:b/>
                <w:sz w:val="20"/>
              </w:rPr>
            </w:rPrChange>
          </w:rPr>
          <w:t>The Internet and Web</w:t>
        </w:r>
      </w:ins>
    </w:p>
    <w:p w14:paraId="199F1CFC" w14:textId="7261DE10" w:rsidR="00767C47" w:rsidRPr="002E2F1D" w:rsidRDefault="00767C47" w:rsidP="00767C47">
      <w:pPr>
        <w:rPr>
          <w:ins w:id="78" w:author="Darice Corey-Gilbert" w:date="2016-09-22T22:39:00Z"/>
          <w:rFonts w:ascii="Verdana" w:hAnsi="Verdana"/>
          <w:sz w:val="20"/>
        </w:rPr>
      </w:pPr>
      <w:ins w:id="79" w:author="Darice Corey-Gilbert" w:date="2016-09-22T22:39:00Z">
        <w:r w:rsidRPr="002E2F1D">
          <w:rPr>
            <w:rFonts w:ascii="Verdana" w:hAnsi="Verdana"/>
            <w:sz w:val="20"/>
          </w:rPr>
          <w:t xml:space="preserve">Can you remember a time when we did not have the Internet? How did you communicate with others? Did you write more handwritten letters back then than you do now? How did you pay your bills? Did you mail billing statements in with checks or money orders? How did you place orders for items you heard about or saw on </w:t>
        </w:r>
      </w:ins>
      <w:ins w:id="80" w:author="Darice Corey-Gilbert" w:date="2016-09-23T00:00:00Z">
        <w:r w:rsidR="008B2B23">
          <w:rPr>
            <w:rFonts w:ascii="Verdana" w:hAnsi="Verdana"/>
            <w:sz w:val="20"/>
          </w:rPr>
          <w:t>TV</w:t>
        </w:r>
      </w:ins>
      <w:ins w:id="81" w:author="Darice Corey-Gilbert" w:date="2016-09-22T22:39:00Z">
        <w:r w:rsidRPr="002E2F1D">
          <w:rPr>
            <w:rFonts w:ascii="Verdana" w:hAnsi="Verdana"/>
            <w:sz w:val="20"/>
          </w:rPr>
          <w:t>? Did you use order catalogs and place orders over the phone or did you fill out an order form and mail it in along with a check or money order for payment? Did you ever write in your credit card number on a form to get billed to your credit card?</w:t>
        </w:r>
      </w:ins>
    </w:p>
    <w:p w14:paraId="0827C232" w14:textId="77777777" w:rsidR="00767C47" w:rsidRPr="002E2F1D" w:rsidRDefault="00767C47" w:rsidP="00767C47">
      <w:pPr>
        <w:rPr>
          <w:ins w:id="82" w:author="Darice Corey-Gilbert" w:date="2016-09-22T22:39:00Z"/>
          <w:rFonts w:ascii="Verdana" w:hAnsi="Verdana"/>
          <w:sz w:val="20"/>
        </w:rPr>
      </w:pPr>
      <w:ins w:id="83" w:author="Darice Corey-Gilbert" w:date="2016-09-22T22:39:00Z">
        <w:r w:rsidRPr="002E2F1D">
          <w:rPr>
            <w:rFonts w:ascii="Verdana" w:hAnsi="Verdana"/>
            <w:sz w:val="20"/>
          </w:rPr>
          <w:t>Think about how you perform all of these tasks today and how often the Internet is used for each. Now we can use email to communicate via the Internet. Now, when we want information on a product, company, and just about anything of interest, we can go online and search the web.</w:t>
        </w:r>
      </w:ins>
    </w:p>
    <w:p w14:paraId="7851B90D" w14:textId="77777777" w:rsidR="00767C47" w:rsidRPr="002E2F1D" w:rsidRDefault="00767C47" w:rsidP="00767C47">
      <w:pPr>
        <w:rPr>
          <w:ins w:id="84" w:author="Darice Corey-Gilbert" w:date="2016-09-22T22:39:00Z"/>
          <w:rFonts w:ascii="Verdana" w:hAnsi="Verdana"/>
          <w:sz w:val="20"/>
        </w:rPr>
      </w:pPr>
      <w:ins w:id="85" w:author="Darice Corey-Gilbert" w:date="2016-09-22T22:39:00Z">
        <w:r w:rsidRPr="002E2F1D">
          <w:rPr>
            <w:rFonts w:ascii="Verdana" w:hAnsi="Verdana"/>
            <w:sz w:val="20"/>
          </w:rPr>
          <w:t>So what exactly is the Internet and Web? The Internet was started in the 1960s as an interconnected network of computer networks that spans the world. When we refer to the web, we’re referencing the online content that is stored on servers throughout the world. Some countries have more connectivity than others, but we are still capable of communicating almost instantly, versus the old fashioned way. The Internet began as a way to connect computers at research facilities and universities. The idea was that messages could still reach a destination via multiple routes and destinations. If part of the path was broken, such as a computer being down at one of the universities, it could still reach a destination using an alternative path.</w:t>
        </w:r>
      </w:ins>
    </w:p>
    <w:p w14:paraId="72350D19" w14:textId="77777777" w:rsidR="00767C47" w:rsidRPr="002E2F1D" w:rsidRDefault="00767C47" w:rsidP="00767C47">
      <w:pPr>
        <w:rPr>
          <w:ins w:id="86" w:author="Darice Corey-Gilbert" w:date="2016-09-22T22:39:00Z"/>
          <w:rFonts w:ascii="Verdana" w:hAnsi="Verdana"/>
          <w:sz w:val="20"/>
        </w:rPr>
      </w:pPr>
      <w:ins w:id="87" w:author="Darice Corey-Gilbert" w:date="2016-09-22T22:39:00Z">
        <w:r w:rsidRPr="002E2F1D">
          <w:rPr>
            <w:rFonts w:ascii="Verdana" w:hAnsi="Verdana"/>
            <w:sz w:val="20"/>
          </w:rPr>
          <w:t xml:space="preserve">Other networks were created and connected over the years and increasing commercial use began to set the stage for electronic commerce in the 1990s. At that time, the Internet was text based and not very easy to use. In 1991, code was created to allow communications between a client computer and web server using </w:t>
        </w:r>
        <w:r w:rsidRPr="002E2F1D">
          <w:rPr>
            <w:rFonts w:ascii="Verdana" w:hAnsi="Verdana"/>
            <w:b/>
            <w:sz w:val="20"/>
          </w:rPr>
          <w:t>HTTP, or Hypertext Transfer Protocol</w:t>
        </w:r>
        <w:r w:rsidRPr="002E2F1D">
          <w:rPr>
            <w:rFonts w:ascii="Verdana" w:hAnsi="Verdana"/>
            <w:sz w:val="20"/>
          </w:rPr>
          <w:t xml:space="preserve">. This used </w:t>
        </w:r>
        <w:r w:rsidRPr="002E2F1D">
          <w:rPr>
            <w:rFonts w:ascii="Verdana" w:hAnsi="Verdana"/>
            <w:b/>
            <w:sz w:val="20"/>
          </w:rPr>
          <w:t>HTML, or Hypertext Markup Language</w:t>
        </w:r>
        <w:r w:rsidRPr="002E2F1D">
          <w:rPr>
            <w:rFonts w:ascii="Verdana" w:hAnsi="Verdana"/>
            <w:sz w:val="20"/>
          </w:rPr>
          <w:t xml:space="preserve"> to format documents.</w:t>
        </w:r>
      </w:ins>
    </w:p>
    <w:p w14:paraId="78446F24" w14:textId="014401AF" w:rsidR="00767C47" w:rsidRPr="002E2F1D" w:rsidRDefault="00767C47" w:rsidP="00767C47">
      <w:pPr>
        <w:rPr>
          <w:ins w:id="88" w:author="Darice Corey-Gilbert" w:date="2016-09-22T22:39:00Z"/>
          <w:rFonts w:ascii="Verdana" w:hAnsi="Verdana"/>
          <w:sz w:val="20"/>
        </w:rPr>
      </w:pPr>
      <w:ins w:id="89" w:author="Darice Corey-Gilbert" w:date="2016-09-22T22:39:00Z">
        <w:r w:rsidRPr="002E2F1D">
          <w:rPr>
            <w:rFonts w:ascii="Verdana" w:hAnsi="Verdana"/>
            <w:sz w:val="20"/>
          </w:rPr>
          <w:t xml:space="preserve">Think of your favorite shopping website, such as </w:t>
        </w:r>
        <w:del w:id="90" w:author="Corey-Gilbert, Darice" w:date="2016-10-06T14:07:00Z">
          <w:r w:rsidRPr="002E2F1D" w:rsidDel="00166CC7">
            <w:rPr>
              <w:rFonts w:ascii="Verdana" w:hAnsi="Verdana"/>
              <w:sz w:val="20"/>
            </w:rPr>
            <w:delText>Kohls</w:delText>
          </w:r>
        </w:del>
      </w:ins>
      <w:ins w:id="91" w:author="Corey-Gilbert, Darice" w:date="2016-10-06T14:07:00Z">
        <w:r w:rsidR="00166CC7">
          <w:rPr>
            <w:rFonts w:ascii="Verdana" w:hAnsi="Verdana"/>
            <w:sz w:val="20"/>
          </w:rPr>
          <w:t>Macys</w:t>
        </w:r>
      </w:ins>
      <w:ins w:id="92" w:author="Darice Corey-Gilbert" w:date="2016-09-22T22:39:00Z">
        <w:r w:rsidRPr="002E2F1D">
          <w:rPr>
            <w:rFonts w:ascii="Verdana" w:hAnsi="Verdana"/>
            <w:sz w:val="20"/>
          </w:rPr>
          <w:t>.com. When you visit the website on your browser, and enter the URL, “</w:t>
        </w:r>
        <w:del w:id="93" w:author="Corey-Gilbert, Darice" w:date="2016-10-06T14:07:00Z">
          <w:r w:rsidRPr="002E2F1D" w:rsidDel="00166CC7">
            <w:rPr>
              <w:rFonts w:ascii="Verdana" w:hAnsi="Verdana"/>
              <w:sz w:val="20"/>
            </w:rPr>
            <w:delText>kohls</w:delText>
          </w:r>
        </w:del>
      </w:ins>
      <w:ins w:id="94" w:author="Corey-Gilbert, Darice" w:date="2016-10-06T14:07:00Z">
        <w:r w:rsidR="00166CC7">
          <w:rPr>
            <w:rFonts w:ascii="Verdana" w:hAnsi="Verdana"/>
            <w:sz w:val="20"/>
          </w:rPr>
          <w:t>macys</w:t>
        </w:r>
      </w:ins>
      <w:ins w:id="95" w:author="Darice Corey-Gilbert" w:date="2016-09-22T22:39:00Z">
        <w:r w:rsidRPr="002E2F1D">
          <w:rPr>
            <w:rFonts w:ascii="Verdana" w:hAnsi="Verdana"/>
            <w:sz w:val="20"/>
          </w:rPr>
          <w:t xml:space="preserve">.com”, your browser then interprets that URL into an IP address, and uses </w:t>
        </w:r>
        <w:r w:rsidRPr="002E2F1D">
          <w:rPr>
            <w:rFonts w:ascii="Verdana" w:hAnsi="Verdana"/>
            <w:b/>
            <w:sz w:val="20"/>
          </w:rPr>
          <w:t>HTTP</w:t>
        </w:r>
        <w:r w:rsidRPr="002E2F1D">
          <w:rPr>
            <w:rFonts w:ascii="Verdana" w:hAnsi="Verdana"/>
            <w:sz w:val="20"/>
          </w:rPr>
          <w:t xml:space="preserve"> to determine where the web content (</w:t>
        </w:r>
        <w:r w:rsidRPr="002E2F1D">
          <w:rPr>
            <w:rFonts w:ascii="Verdana" w:hAnsi="Verdana"/>
            <w:b/>
            <w:sz w:val="20"/>
          </w:rPr>
          <w:t>HTML</w:t>
        </w:r>
        <w:r w:rsidRPr="002E2F1D">
          <w:rPr>
            <w:rFonts w:ascii="Verdana" w:hAnsi="Verdana"/>
            <w:sz w:val="20"/>
          </w:rPr>
          <w:t>, or everything you see on the home page) is stored, and then it displays it in your browser.</w:t>
        </w:r>
      </w:ins>
    </w:p>
    <w:p w14:paraId="7468AA0B" w14:textId="5599E648" w:rsidR="00767C47" w:rsidRPr="002E2F1D" w:rsidRDefault="00767C47" w:rsidP="00767C47">
      <w:pPr>
        <w:rPr>
          <w:ins w:id="96" w:author="Darice Corey-Gilbert" w:date="2016-09-22T22:39:00Z"/>
          <w:rFonts w:ascii="Verdana" w:hAnsi="Verdana"/>
          <w:sz w:val="20"/>
        </w:rPr>
      </w:pPr>
      <w:ins w:id="97" w:author="Darice Corey-Gilbert" w:date="2016-09-22T22:39:00Z">
        <w:del w:id="98" w:author="Corey-Gilbert, Darice" w:date="2016-10-06T14:07:00Z">
          <w:r w:rsidRPr="002E2F1D" w:rsidDel="00166CC7">
            <w:rPr>
              <w:noProof/>
              <w:sz w:val="20"/>
            </w:rPr>
            <w:drawing>
              <wp:inline distT="0" distB="0" distL="0" distR="0" wp14:anchorId="55A6CF14" wp14:editId="30A8303A">
                <wp:extent cx="5943600" cy="2924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4810"/>
                        </a:xfrm>
                        <a:prstGeom prst="rect">
                          <a:avLst/>
                        </a:prstGeom>
                      </pic:spPr>
                    </pic:pic>
                  </a:graphicData>
                </a:graphic>
              </wp:inline>
            </w:drawing>
          </w:r>
        </w:del>
      </w:ins>
      <w:ins w:id="99" w:author="Corey-Gilbert, Darice" w:date="2016-10-06T14:07:00Z">
        <w:r w:rsidR="00166CC7" w:rsidRPr="00166CC7">
          <w:rPr>
            <w:noProof/>
          </w:rPr>
          <w:t xml:space="preserve"> </w:t>
        </w:r>
        <w:r w:rsidR="00166CC7">
          <w:rPr>
            <w:noProof/>
          </w:rPr>
          <w:drawing>
            <wp:inline distT="0" distB="0" distL="0" distR="0" wp14:anchorId="6517FE97" wp14:editId="1883B8A7">
              <wp:extent cx="5943600" cy="3272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2155"/>
                      </a:xfrm>
                      <a:prstGeom prst="rect">
                        <a:avLst/>
                      </a:prstGeom>
                    </pic:spPr>
                  </pic:pic>
                </a:graphicData>
              </a:graphic>
            </wp:inline>
          </w:drawing>
        </w:r>
      </w:ins>
    </w:p>
    <w:p w14:paraId="6E504C79" w14:textId="77777777" w:rsidR="00767C47" w:rsidRPr="002E2F1D" w:rsidRDefault="00767C47" w:rsidP="00767C47">
      <w:pPr>
        <w:rPr>
          <w:ins w:id="100" w:author="Darice Corey-Gilbert" w:date="2016-09-22T22:39:00Z"/>
          <w:rFonts w:ascii="Verdana" w:hAnsi="Verdana"/>
          <w:sz w:val="20"/>
        </w:rPr>
      </w:pPr>
    </w:p>
    <w:p w14:paraId="4A550A33" w14:textId="77777777" w:rsidR="00767C47" w:rsidRPr="009044FA" w:rsidRDefault="00767C47" w:rsidP="00767C47">
      <w:pPr>
        <w:rPr>
          <w:ins w:id="101" w:author="Darice Corey-Gilbert" w:date="2016-09-22T22:58:00Z"/>
          <w:rStyle w:val="ANGELHeader"/>
        </w:rPr>
      </w:pPr>
      <w:ins w:id="102" w:author="Darice Corey-Gilbert" w:date="2016-09-22T22:58:00Z">
        <w:r w:rsidRPr="009044FA">
          <w:rPr>
            <w:rStyle w:val="ANGELHeader"/>
          </w:rPr>
          <w:t>Web Standards and the World Wide Web Consortium (W3c)</w:t>
        </w:r>
      </w:ins>
    </w:p>
    <w:p w14:paraId="3B7527C9" w14:textId="77777777" w:rsidR="00767C47" w:rsidRDefault="00767C47" w:rsidP="00767C47">
      <w:pPr>
        <w:rPr>
          <w:ins w:id="103" w:author="Darice Corey-Gilbert" w:date="2016-09-22T22:58:00Z"/>
          <w:rFonts w:ascii="Verdana" w:hAnsi="Verdana"/>
          <w:b/>
          <w:sz w:val="20"/>
        </w:rPr>
      </w:pPr>
      <w:ins w:id="104" w:author="Darice Corey-Gilbert" w:date="2016-09-22T22:58:00Z">
        <w:r>
          <w:rPr>
            <w:rStyle w:val="ANGELBodytext"/>
          </w:rPr>
          <w:t xml:space="preserve">The </w:t>
        </w:r>
        <w:r w:rsidRPr="009044FA">
          <w:rPr>
            <w:rStyle w:val="ANGELLinks"/>
          </w:rPr>
          <w:t>World Wide Web Consortium</w:t>
        </w:r>
        <w:r w:rsidRPr="0024538F">
          <w:rPr>
            <w:rStyle w:val="ANGELBodytext"/>
          </w:rPr>
          <w:t xml:space="preserve"> (W3C)</w:t>
        </w:r>
        <w:r>
          <w:rPr>
            <w:rStyle w:val="ANGELBodytext"/>
          </w:rPr>
          <w:t xml:space="preserve"> </w:t>
        </w:r>
        <w:r w:rsidRPr="009044FA">
          <w:rPr>
            <w:rStyle w:val="ANGELProductionNote"/>
          </w:rPr>
          <w:t xml:space="preserve">&lt;link to </w:t>
        </w:r>
        <w:r>
          <w:fldChar w:fldCharType="begin"/>
        </w:r>
        <w:r>
          <w:instrText xml:space="preserve"> HYPERLINK "https://www.w3.org/" </w:instrText>
        </w:r>
        <w:r>
          <w:fldChar w:fldCharType="separate"/>
        </w:r>
        <w:r w:rsidRPr="009044FA">
          <w:rPr>
            <w:rStyle w:val="ANGELProductionNote"/>
          </w:rPr>
          <w:t>https://www.w3.org/</w:t>
        </w:r>
        <w:r>
          <w:rPr>
            <w:rStyle w:val="ANGELProductionNote"/>
          </w:rPr>
          <w:fldChar w:fldCharType="end"/>
        </w:r>
        <w:r w:rsidRPr="009044FA">
          <w:rPr>
            <w:rStyle w:val="ANGELProductionNote"/>
          </w:rPr>
          <w:t>&gt;</w:t>
        </w:r>
        <w:r>
          <w:rPr>
            <w:rStyle w:val="ANGELBodytext"/>
          </w:rPr>
          <w:t xml:space="preserve"> is an international community made up of staff, member organizations, and the public to develop </w:t>
        </w:r>
        <w:r w:rsidRPr="009044FA">
          <w:rPr>
            <w:rStyle w:val="ANGELLinks"/>
          </w:rPr>
          <w:t>web standards</w:t>
        </w:r>
        <w:r>
          <w:rPr>
            <w:rStyle w:val="ANGELBodytext"/>
          </w:rPr>
          <w:t xml:space="preserve"> </w:t>
        </w:r>
        <w:r w:rsidRPr="009044FA">
          <w:rPr>
            <w:rStyle w:val="ANGELProductionNote"/>
          </w:rPr>
          <w:t xml:space="preserve">&lt;link to </w:t>
        </w:r>
        <w:r>
          <w:fldChar w:fldCharType="begin"/>
        </w:r>
        <w:r>
          <w:instrText xml:space="preserve"> HYPERLINK "https://www.w3.org/standards/" </w:instrText>
        </w:r>
        <w:r>
          <w:fldChar w:fldCharType="separate"/>
        </w:r>
        <w:r w:rsidRPr="009044FA">
          <w:rPr>
            <w:rStyle w:val="ANGELProductionNote"/>
          </w:rPr>
          <w:t>https://www.w3.org/standards/</w:t>
        </w:r>
        <w:r>
          <w:rPr>
            <w:rStyle w:val="ANGELProductionNote"/>
          </w:rPr>
          <w:fldChar w:fldCharType="end"/>
        </w:r>
        <w:r w:rsidRPr="009044FA">
          <w:rPr>
            <w:rStyle w:val="ANGELProductionNote"/>
          </w:rPr>
          <w:t>&gt;</w:t>
        </w:r>
        <w:r>
          <w:rPr>
            <w:rStyle w:val="ANGELBodytext"/>
          </w:rPr>
          <w:t>. These standards cover web design, applications, devices, architecture, technology, services, browsers, and authoring tools.</w:t>
        </w:r>
      </w:ins>
    </w:p>
    <w:p w14:paraId="6CABD879" w14:textId="77777777" w:rsidR="00291C90" w:rsidRDefault="00291C90">
      <w:pPr>
        <w:rPr>
          <w:ins w:id="105" w:author="Darice Corey-Gilbert" w:date="2016-10-06T21:28:00Z"/>
          <w:rStyle w:val="ANGELHeader"/>
        </w:rPr>
      </w:pPr>
      <w:ins w:id="106" w:author="Darice Corey-Gilbert" w:date="2016-10-06T21:28:00Z">
        <w:r>
          <w:rPr>
            <w:rStyle w:val="ANGELHeader"/>
          </w:rPr>
          <w:br w:type="page"/>
        </w:r>
      </w:ins>
    </w:p>
    <w:p w14:paraId="18841B05" w14:textId="5E1BD449" w:rsidR="00767C47" w:rsidRPr="009044FA" w:rsidRDefault="00767C47" w:rsidP="00767C47">
      <w:pPr>
        <w:rPr>
          <w:ins w:id="107" w:author="Darice Corey-Gilbert" w:date="2016-09-22T22:58:00Z"/>
          <w:rStyle w:val="ANGELHeader"/>
        </w:rPr>
      </w:pPr>
      <w:ins w:id="108" w:author="Darice Corey-Gilbert" w:date="2016-09-22T22:58:00Z">
        <w:r w:rsidRPr="009044FA">
          <w:rPr>
            <w:rStyle w:val="ANGELHeader"/>
          </w:rPr>
          <w:t>HTML Basics</w:t>
        </w:r>
      </w:ins>
    </w:p>
    <w:p w14:paraId="1F0D4FDB" w14:textId="77777777" w:rsidR="00767C47" w:rsidRPr="004D11F3" w:rsidRDefault="00767C47" w:rsidP="00767C47">
      <w:pPr>
        <w:rPr>
          <w:ins w:id="109" w:author="Darice Corey-Gilbert" w:date="2016-09-22T22:58:00Z"/>
          <w:rFonts w:ascii="Verdana" w:hAnsi="Verdana"/>
          <w:sz w:val="20"/>
        </w:rPr>
      </w:pPr>
      <w:ins w:id="110" w:author="Darice Corey-Gilbert" w:date="2016-09-22T22:58:00Z">
        <w:r w:rsidRPr="004D11F3">
          <w:rPr>
            <w:rFonts w:ascii="Verdana" w:hAnsi="Verdana"/>
            <w:sz w:val="20"/>
          </w:rPr>
          <w:t>During this course</w:t>
        </w:r>
        <w:r>
          <w:rPr>
            <w:rFonts w:ascii="Verdana" w:hAnsi="Verdana"/>
            <w:sz w:val="20"/>
          </w:rPr>
          <w:t>,</w:t>
        </w:r>
        <w:r w:rsidRPr="004D11F3">
          <w:rPr>
            <w:rFonts w:ascii="Verdana" w:hAnsi="Verdana"/>
            <w:sz w:val="20"/>
          </w:rPr>
          <w:t xml:space="preserve"> we will use the following tools to edit, view, and test your website.</w:t>
        </w:r>
      </w:ins>
    </w:p>
    <w:p w14:paraId="5CBD5182" w14:textId="6424EBC3" w:rsidR="00767C47" w:rsidRDefault="00767C47" w:rsidP="00767C47">
      <w:pPr>
        <w:rPr>
          <w:ins w:id="111" w:author="Darice Corey-Gilbert" w:date="2016-09-22T22:58:00Z"/>
          <w:rFonts w:ascii="Verdana" w:hAnsi="Verdana"/>
          <w:sz w:val="20"/>
        </w:rPr>
      </w:pPr>
      <w:commentRangeStart w:id="112"/>
      <w:commentRangeStart w:id="113"/>
      <w:ins w:id="114" w:author="Darice Corey-Gilbert" w:date="2016-09-22T22:58:00Z">
        <w:r>
          <w:rPr>
            <w:rFonts w:ascii="Verdana" w:hAnsi="Verdana"/>
            <w:noProof/>
            <w:sz w:val="20"/>
          </w:rPr>
          <w:drawing>
            <wp:anchor distT="0" distB="0" distL="114300" distR="114300" simplePos="0" relativeHeight="251672576" behindDoc="0" locked="0" layoutInCell="1" allowOverlap="1" wp14:anchorId="349E4D9A" wp14:editId="3813E583">
              <wp:simplePos x="0" y="0"/>
              <wp:positionH relativeFrom="margin">
                <wp:align>left</wp:align>
              </wp:positionH>
              <wp:positionV relativeFrom="paragraph">
                <wp:posOffset>1270</wp:posOffset>
              </wp:positionV>
              <wp:extent cx="467360" cy="467360"/>
              <wp:effectExtent l="0" t="0" r="8890" b="889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0"/>
          </w:rPr>
          <w:fldChar w:fldCharType="begin"/>
        </w:r>
      </w:ins>
      <w:ins w:id="115" w:author="Corey-Gilbert, Darice" w:date="2016-10-06T14:21:00Z">
        <w:r w:rsidR="004F5724">
          <w:rPr>
            <w:rFonts w:ascii="Verdana" w:hAnsi="Verdana"/>
            <w:sz w:val="20"/>
          </w:rPr>
          <w:instrText>HYPERLINK "C:\\Users\\dlc59\\Google Drive\\Rasmussen\\Computer Science SME\\1_CEN1400 - Mobile Application Development\\Module 1\\Intro to HTML Sample Files for Students.zip"</w:instrText>
        </w:r>
      </w:ins>
      <w:ins w:id="116" w:author="Darice Corey-Gilbert" w:date="2016-09-22T22:58:00Z">
        <w:del w:id="117" w:author="Corey-Gilbert, Darice" w:date="2016-10-06T14:21:00Z">
          <w:r w:rsidDel="004F5724">
            <w:rPr>
              <w:rFonts w:ascii="Verdana" w:hAnsi="Verdana"/>
              <w:sz w:val="20"/>
            </w:rPr>
            <w:delInstrText xml:space="preserve"> HYPERLINK "Intro%20to%20HTML%20Sample%20Files%20for%20Students.zip" </w:delInstrText>
          </w:r>
        </w:del>
        <w:r>
          <w:rPr>
            <w:rFonts w:ascii="Verdana" w:hAnsi="Verdana"/>
            <w:sz w:val="20"/>
          </w:rPr>
          <w:fldChar w:fldCharType="separate"/>
        </w:r>
        <w:r w:rsidRPr="0003757A">
          <w:rPr>
            <w:rStyle w:val="Hyperlink"/>
            <w:rFonts w:ascii="Verdana" w:hAnsi="Verdana"/>
            <w:sz w:val="20"/>
          </w:rPr>
          <w:t>We will use sample HTML, CSS, and JavaScript files throughout the course. Make sure you download the zip file here</w:t>
        </w:r>
        <w:r>
          <w:rPr>
            <w:rFonts w:ascii="Verdana" w:hAnsi="Verdana"/>
            <w:sz w:val="20"/>
          </w:rPr>
          <w:fldChar w:fldCharType="end"/>
        </w:r>
      </w:ins>
      <w:commentRangeEnd w:id="112"/>
      <w:r w:rsidR="00166CC7">
        <w:rPr>
          <w:rStyle w:val="CommentReference"/>
        </w:rPr>
        <w:commentReference w:id="112"/>
      </w:r>
      <w:ins w:id="118" w:author="Darice Corey-Gilbert" w:date="2016-09-22T22:58:00Z">
        <w:r>
          <w:rPr>
            <w:rFonts w:ascii="Verdana" w:hAnsi="Verdana"/>
            <w:sz w:val="20"/>
          </w:rPr>
          <w:t>. This file is broken out by module to help you follow along week to week.</w:t>
        </w:r>
      </w:ins>
    </w:p>
    <w:p w14:paraId="65ECD6F8" w14:textId="77777777" w:rsidR="00767C47" w:rsidRPr="004D11F3" w:rsidRDefault="00767C47" w:rsidP="00767C47">
      <w:pPr>
        <w:rPr>
          <w:ins w:id="119" w:author="Darice Corey-Gilbert" w:date="2016-09-22T22:58:00Z"/>
          <w:rFonts w:ascii="Verdana" w:hAnsi="Verdana"/>
          <w:sz w:val="20"/>
        </w:rPr>
      </w:pPr>
      <w:ins w:id="120" w:author="Darice Corey-Gilbert" w:date="2016-09-22T22:58:00Z">
        <w:r w:rsidRPr="004D11F3">
          <w:rPr>
            <w:rFonts w:ascii="Verdana" w:hAnsi="Verdana"/>
            <w:sz w:val="20"/>
          </w:rPr>
          <w:t>During this course</w:t>
        </w:r>
        <w:r>
          <w:rPr>
            <w:rFonts w:ascii="Verdana" w:hAnsi="Verdana"/>
            <w:sz w:val="20"/>
          </w:rPr>
          <w:t>,</w:t>
        </w:r>
        <w:r w:rsidRPr="004D11F3">
          <w:rPr>
            <w:rFonts w:ascii="Verdana" w:hAnsi="Verdana"/>
            <w:sz w:val="20"/>
          </w:rPr>
          <w:t xml:space="preserve"> we will use the following tools to edit, view, and test your website.</w:t>
        </w:r>
      </w:ins>
    </w:p>
    <w:p w14:paraId="49FFD3C4" w14:textId="77777777" w:rsidR="00767C47" w:rsidRPr="005847CE" w:rsidRDefault="00767C47" w:rsidP="00767C47">
      <w:pPr>
        <w:ind w:left="360"/>
        <w:rPr>
          <w:ins w:id="121" w:author="Darice Corey-Gilbert" w:date="2016-09-22T22:58:00Z"/>
          <w:rFonts w:ascii="Verdana" w:hAnsi="Verdana"/>
          <w:sz w:val="20"/>
        </w:rPr>
      </w:pPr>
      <w:ins w:id="122" w:author="Darice Corey-Gilbert" w:date="2016-09-22T22:58:00Z">
        <w:r>
          <w:rPr>
            <w:rFonts w:ascii="Verdana" w:hAnsi="Verdana"/>
            <w:noProof/>
            <w:sz w:val="20"/>
          </w:rPr>
          <w:drawing>
            <wp:anchor distT="0" distB="0" distL="114300" distR="114300" simplePos="0" relativeHeight="251673600" behindDoc="0" locked="0" layoutInCell="1" allowOverlap="1" wp14:anchorId="6E58A0E3" wp14:editId="59211D8C">
              <wp:simplePos x="0" y="0"/>
              <wp:positionH relativeFrom="margin">
                <wp:align>left</wp:align>
              </wp:positionH>
              <wp:positionV relativeFrom="paragraph">
                <wp:posOffset>42116</wp:posOffset>
              </wp:positionV>
              <wp:extent cx="467360" cy="467360"/>
              <wp:effectExtent l="0" t="0" r="8890" b="889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5847CE">
          <w:rPr>
            <w:rFonts w:ascii="Verdana" w:hAnsi="Verdana"/>
            <w:sz w:val="20"/>
          </w:rPr>
          <w:t xml:space="preserve">You'll use an </w:t>
        </w:r>
        <w:r w:rsidRPr="005847CE">
          <w:rPr>
            <w:rFonts w:ascii="Verdana" w:hAnsi="Verdana"/>
            <w:b/>
            <w:sz w:val="20"/>
          </w:rPr>
          <w:t>HTML editor</w:t>
        </w:r>
        <w:r w:rsidRPr="005847CE">
          <w:rPr>
            <w:rFonts w:ascii="Verdana" w:hAnsi="Verdana"/>
            <w:sz w:val="20"/>
          </w:rPr>
          <w:t xml:space="preserve"> to edit </w:t>
        </w:r>
        <w:r w:rsidRPr="005847CE">
          <w:rPr>
            <w:rFonts w:ascii="Verdana" w:hAnsi="Verdana"/>
            <w:b/>
            <w:sz w:val="20"/>
          </w:rPr>
          <w:t xml:space="preserve">HTML documents </w:t>
        </w:r>
        <w:r w:rsidRPr="005847CE">
          <w:rPr>
            <w:rFonts w:ascii="Verdana" w:hAnsi="Verdana"/>
            <w:sz w:val="20"/>
          </w:rPr>
          <w:t xml:space="preserve">called Atom, which is Windows and Mac compatible. You may download Atom </w:t>
        </w:r>
        <w:r w:rsidRPr="00D77E30">
          <w:rPr>
            <w:rStyle w:val="ANGELLinks"/>
          </w:rPr>
          <w:t>here</w:t>
        </w:r>
        <w:r>
          <w:rPr>
            <w:rStyle w:val="ANGELBodytext"/>
          </w:rPr>
          <w:t>.</w:t>
        </w:r>
        <w:r w:rsidRPr="005847CE">
          <w:rPr>
            <w:rFonts w:ascii="Verdana" w:hAnsi="Verdana"/>
            <w:sz w:val="20"/>
          </w:rPr>
          <w:t xml:space="preserve"> </w:t>
        </w:r>
        <w:r>
          <w:rPr>
            <w:rStyle w:val="ANGELProductionNote"/>
          </w:rPr>
          <w:t xml:space="preserve">&lt;link to </w:t>
        </w:r>
        <w:r>
          <w:fldChar w:fldCharType="begin"/>
        </w:r>
        <w:r>
          <w:instrText xml:space="preserve"> HYPERLINK "https://atom.io/" </w:instrText>
        </w:r>
        <w:r>
          <w:fldChar w:fldCharType="separate"/>
        </w:r>
        <w:r w:rsidRPr="00D77E30">
          <w:rPr>
            <w:rStyle w:val="ANGELProductionNote"/>
          </w:rPr>
          <w:t>https://atom.io/</w:t>
        </w:r>
        <w:r>
          <w:rPr>
            <w:rStyle w:val="ANGELProductionNote"/>
          </w:rPr>
          <w:fldChar w:fldCharType="end"/>
        </w:r>
        <w:r w:rsidRPr="00D77E30">
          <w:rPr>
            <w:rStyle w:val="ANGELProductionNote"/>
          </w:rPr>
          <w:t xml:space="preserve">&gt; </w:t>
        </w:r>
      </w:ins>
    </w:p>
    <w:p w14:paraId="766BE0B7" w14:textId="77777777" w:rsidR="00767C47" w:rsidRPr="005847CE" w:rsidRDefault="00767C47" w:rsidP="00767C47">
      <w:pPr>
        <w:ind w:left="360"/>
        <w:rPr>
          <w:ins w:id="123" w:author="Darice Corey-Gilbert" w:date="2016-09-22T22:58:00Z"/>
          <w:rFonts w:ascii="Verdana" w:hAnsi="Verdana"/>
          <w:sz w:val="20"/>
        </w:rPr>
      </w:pPr>
      <w:ins w:id="124" w:author="Darice Corey-Gilbert" w:date="2016-09-22T22:58:00Z">
        <w:r>
          <w:rPr>
            <w:rFonts w:ascii="Verdana" w:hAnsi="Verdana"/>
            <w:noProof/>
            <w:sz w:val="20"/>
          </w:rPr>
          <w:drawing>
            <wp:anchor distT="0" distB="0" distL="114300" distR="114300" simplePos="0" relativeHeight="251675648" behindDoc="0" locked="0" layoutInCell="1" allowOverlap="1" wp14:anchorId="66777214" wp14:editId="0F604A87">
              <wp:simplePos x="0" y="0"/>
              <wp:positionH relativeFrom="column">
                <wp:posOffset>116604</wp:posOffset>
              </wp:positionH>
              <wp:positionV relativeFrom="paragraph">
                <wp:posOffset>15713</wp:posOffset>
              </wp:positionV>
              <wp:extent cx="350520" cy="350520"/>
              <wp:effectExtent l="0" t="0" r="0"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6xqF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520" cy="350520"/>
                      </a:xfrm>
                      <a:prstGeom prst="rect">
                        <a:avLst/>
                      </a:prstGeom>
                    </pic:spPr>
                  </pic:pic>
                </a:graphicData>
              </a:graphic>
              <wp14:sizeRelH relativeFrom="page">
                <wp14:pctWidth>0</wp14:pctWidth>
              </wp14:sizeRelH>
              <wp14:sizeRelV relativeFrom="page">
                <wp14:pctHeight>0</wp14:pctHeight>
              </wp14:sizeRelV>
            </wp:anchor>
          </w:drawing>
        </w:r>
        <w:r w:rsidRPr="005847CE">
          <w:rPr>
            <w:rFonts w:ascii="Verdana" w:hAnsi="Verdana"/>
            <w:sz w:val="20"/>
          </w:rPr>
          <w:t xml:space="preserve">For the </w:t>
        </w:r>
        <w:r w:rsidRPr="005847CE">
          <w:rPr>
            <w:rFonts w:ascii="Verdana" w:hAnsi="Verdana"/>
            <w:b/>
            <w:sz w:val="20"/>
          </w:rPr>
          <w:t>web server and website host</w:t>
        </w:r>
        <w:r w:rsidRPr="005847CE">
          <w:rPr>
            <w:rFonts w:ascii="Verdana" w:hAnsi="Verdana"/>
            <w:sz w:val="20"/>
          </w:rPr>
          <w:t xml:space="preserve">, we will use Rasmussen's </w:t>
        </w:r>
        <w:r w:rsidRPr="005847CE">
          <w:rPr>
            <w:rFonts w:ascii="Verdana" w:hAnsi="Verdana"/>
            <w:b/>
            <w:sz w:val="20"/>
          </w:rPr>
          <w:t>FTP (File Transfer Protocol)</w:t>
        </w:r>
        <w:r w:rsidRPr="005847CE">
          <w:rPr>
            <w:rFonts w:ascii="Verdana" w:hAnsi="Verdana"/>
            <w:sz w:val="20"/>
          </w:rPr>
          <w:t xml:space="preserve"> host. First you will need a Rasmussen FTP account. Click </w:t>
        </w:r>
        <w:r w:rsidRPr="009044FA">
          <w:rPr>
            <w:rStyle w:val="ANGELLinks"/>
          </w:rPr>
          <w:t>here</w:t>
        </w:r>
        <w:r w:rsidRPr="005847CE">
          <w:rPr>
            <w:rFonts w:ascii="Verdana" w:hAnsi="Verdana"/>
            <w:sz w:val="20"/>
          </w:rPr>
          <w:t xml:space="preserve"> on instructions on how to get one. </w:t>
        </w:r>
        <w:r w:rsidRPr="009044FA">
          <w:rPr>
            <w:rStyle w:val="ANGELProductionNote"/>
          </w:rPr>
          <w:t xml:space="preserve">&lt;link to </w:t>
        </w:r>
        <w:r>
          <w:fldChar w:fldCharType="begin"/>
        </w:r>
        <w:r>
          <w:instrText xml:space="preserve"> HYPERLINK "http://rasmussen.libanswers.com/faq/129759" </w:instrText>
        </w:r>
        <w:r>
          <w:fldChar w:fldCharType="separate"/>
        </w:r>
        <w:r w:rsidRPr="009044FA">
          <w:rPr>
            <w:rStyle w:val="ANGELProductionNote"/>
          </w:rPr>
          <w:t>http://rasmussen.libanswers.com/faq/129759</w:t>
        </w:r>
        <w:r>
          <w:rPr>
            <w:rStyle w:val="ANGELProductionNote"/>
          </w:rPr>
          <w:fldChar w:fldCharType="end"/>
        </w:r>
        <w:r w:rsidRPr="009044FA">
          <w:rPr>
            <w:rStyle w:val="ANGELProductionNote"/>
          </w:rPr>
          <w:t>&gt;</w:t>
        </w:r>
        <w:r w:rsidRPr="005847CE">
          <w:rPr>
            <w:rFonts w:ascii="Verdana" w:hAnsi="Verdana"/>
            <w:sz w:val="20"/>
          </w:rPr>
          <w:t xml:space="preserve"> </w:t>
        </w:r>
      </w:ins>
    </w:p>
    <w:p w14:paraId="2398B682" w14:textId="77777777" w:rsidR="00767C47" w:rsidRPr="005847CE" w:rsidRDefault="00767C47" w:rsidP="00767C47">
      <w:pPr>
        <w:ind w:left="360"/>
        <w:rPr>
          <w:ins w:id="125" w:author="Darice Corey-Gilbert" w:date="2016-09-22T22:58:00Z"/>
          <w:rFonts w:ascii="Verdana" w:hAnsi="Verdana"/>
          <w:sz w:val="20"/>
        </w:rPr>
      </w:pPr>
      <w:ins w:id="126" w:author="Darice Corey-Gilbert" w:date="2016-09-22T22:58:00Z">
        <w:r>
          <w:rPr>
            <w:rFonts w:ascii="Verdana" w:hAnsi="Verdana"/>
            <w:noProof/>
            <w:sz w:val="20"/>
          </w:rPr>
          <w:drawing>
            <wp:anchor distT="0" distB="0" distL="114300" distR="114300" simplePos="0" relativeHeight="251674624" behindDoc="0" locked="0" layoutInCell="1" allowOverlap="1" wp14:anchorId="7C17C7AD" wp14:editId="37541F40">
              <wp:simplePos x="0" y="0"/>
              <wp:positionH relativeFrom="margin">
                <wp:align>left</wp:align>
              </wp:positionH>
              <wp:positionV relativeFrom="paragraph">
                <wp:posOffset>7192</wp:posOffset>
              </wp:positionV>
              <wp:extent cx="467360" cy="467360"/>
              <wp:effectExtent l="0" t="0" r="8890" b="889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5847CE">
          <w:rPr>
            <w:rFonts w:ascii="Verdana" w:hAnsi="Verdana"/>
            <w:sz w:val="20"/>
          </w:rPr>
          <w:t xml:space="preserve">You’ll need a way to </w:t>
        </w:r>
        <w:r w:rsidRPr="005847CE">
          <w:rPr>
            <w:rFonts w:ascii="Verdana" w:hAnsi="Verdana"/>
            <w:b/>
            <w:sz w:val="20"/>
          </w:rPr>
          <w:t>transport</w:t>
        </w:r>
        <w:r w:rsidRPr="005847CE">
          <w:rPr>
            <w:rFonts w:ascii="Verdana" w:hAnsi="Verdana"/>
            <w:sz w:val="20"/>
          </w:rPr>
          <w:t xml:space="preserve"> your HTML documents to your web server. We will use FileZilla, which is a Windows and MAC compatible </w:t>
        </w:r>
        <w:r w:rsidRPr="005847CE">
          <w:rPr>
            <w:rFonts w:ascii="Verdana" w:hAnsi="Verdana"/>
            <w:b/>
            <w:sz w:val="20"/>
          </w:rPr>
          <w:t>FTP client</w:t>
        </w:r>
        <w:r w:rsidRPr="005847CE">
          <w:rPr>
            <w:rFonts w:ascii="Verdana" w:hAnsi="Verdana"/>
            <w:sz w:val="20"/>
          </w:rPr>
          <w:t xml:space="preserve">. You can download a copy </w:t>
        </w:r>
        <w:r w:rsidRPr="009044FA">
          <w:rPr>
            <w:rStyle w:val="ANGELLinks"/>
          </w:rPr>
          <w:t>here</w:t>
        </w:r>
        <w:r>
          <w:rPr>
            <w:rStyle w:val="ANGELBodytext"/>
          </w:rPr>
          <w:t xml:space="preserve">. </w:t>
        </w:r>
        <w:r w:rsidRPr="009044FA">
          <w:rPr>
            <w:rStyle w:val="ANGELProductionNote"/>
          </w:rPr>
          <w:t xml:space="preserve">&lt;link to </w:t>
        </w:r>
        <w:r>
          <w:fldChar w:fldCharType="begin"/>
        </w:r>
        <w:r>
          <w:instrText xml:space="preserve"> HYPERLINK "https://filezilla-project.org/download.php?show_all=1" </w:instrText>
        </w:r>
        <w:r>
          <w:fldChar w:fldCharType="separate"/>
        </w:r>
        <w:r w:rsidRPr="009044FA">
          <w:rPr>
            <w:rStyle w:val="ANGELProductionNote"/>
          </w:rPr>
          <w:t>https://filezilla-project.org/download.php?show_all=1</w:t>
        </w:r>
        <w:r>
          <w:rPr>
            <w:rStyle w:val="ANGELProductionNote"/>
          </w:rPr>
          <w:fldChar w:fldCharType="end"/>
        </w:r>
        <w:r w:rsidRPr="009044FA">
          <w:rPr>
            <w:rStyle w:val="ANGELProductionNote"/>
          </w:rPr>
          <w:t>&gt;</w:t>
        </w:r>
        <w:r w:rsidRPr="005847CE">
          <w:rPr>
            <w:rFonts w:ascii="Verdana" w:hAnsi="Verdana"/>
            <w:sz w:val="20"/>
          </w:rPr>
          <w:t xml:space="preserve"> </w:t>
        </w:r>
        <w:commentRangeEnd w:id="113"/>
        <w:r>
          <w:rPr>
            <w:rStyle w:val="CommentReference"/>
          </w:rPr>
          <w:commentReference w:id="113"/>
        </w:r>
      </w:ins>
    </w:p>
    <w:p w14:paraId="72A96BD6" w14:textId="77777777" w:rsidR="00767C47" w:rsidRPr="004D11F3" w:rsidRDefault="00767C47" w:rsidP="00767C47">
      <w:pPr>
        <w:rPr>
          <w:ins w:id="127" w:author="Darice Corey-Gilbert" w:date="2016-09-22T22:58:00Z"/>
          <w:rFonts w:ascii="Verdana" w:hAnsi="Verdana"/>
          <w:sz w:val="20"/>
        </w:rPr>
      </w:pPr>
      <w:ins w:id="128" w:author="Darice Corey-Gilbert" w:date="2016-09-22T22:58:00Z">
        <w:r w:rsidRPr="004D11F3">
          <w:rPr>
            <w:rFonts w:ascii="Verdana" w:hAnsi="Verdana"/>
            <w:sz w:val="20"/>
          </w:rPr>
          <w:t xml:space="preserve">HTML is a markup language that is used to describe web pages. As we learned earlier, </w:t>
        </w:r>
        <w:r w:rsidRPr="004D11F3">
          <w:rPr>
            <w:rFonts w:ascii="Verdana" w:hAnsi="Verdana"/>
            <w:b/>
            <w:sz w:val="20"/>
          </w:rPr>
          <w:t>HTML</w:t>
        </w:r>
        <w:r w:rsidRPr="004D11F3">
          <w:rPr>
            <w:rFonts w:ascii="Verdana" w:hAnsi="Verdana"/>
            <w:sz w:val="20"/>
          </w:rPr>
          <w:t xml:space="preserve"> stands for </w:t>
        </w:r>
        <w:r w:rsidRPr="004D11F3">
          <w:rPr>
            <w:rFonts w:ascii="Verdana" w:hAnsi="Verdana"/>
            <w:b/>
            <w:sz w:val="20"/>
          </w:rPr>
          <w:t>Hyper Text Markup Language</w:t>
        </w:r>
        <w:r w:rsidRPr="004D11F3">
          <w:rPr>
            <w:rFonts w:ascii="Verdana" w:hAnsi="Verdana"/>
            <w:sz w:val="20"/>
          </w:rPr>
          <w:t>. You should note that HTML is not a programming language</w:t>
        </w:r>
        <w:r>
          <w:rPr>
            <w:rFonts w:ascii="Verdana" w:hAnsi="Verdana"/>
            <w:sz w:val="20"/>
          </w:rPr>
          <w:t>;</w:t>
        </w:r>
        <w:r w:rsidRPr="004D11F3">
          <w:rPr>
            <w:rFonts w:ascii="Verdana" w:hAnsi="Verdana"/>
            <w:sz w:val="20"/>
          </w:rPr>
          <w:t xml:space="preserve"> it is a markup language, which is a set of markup tags. HTML uses </w:t>
        </w:r>
        <w:r w:rsidRPr="004D11F3">
          <w:rPr>
            <w:rFonts w:ascii="Verdana" w:hAnsi="Verdana"/>
            <w:b/>
            <w:sz w:val="20"/>
          </w:rPr>
          <w:t>markup tags</w:t>
        </w:r>
        <w:r w:rsidRPr="004D11F3">
          <w:rPr>
            <w:rFonts w:ascii="Verdana" w:hAnsi="Verdana"/>
            <w:sz w:val="20"/>
          </w:rPr>
          <w:t xml:space="preserve">, usually called </w:t>
        </w:r>
        <w:r w:rsidRPr="004D11F3">
          <w:rPr>
            <w:rFonts w:ascii="Verdana" w:hAnsi="Verdana"/>
            <w:b/>
            <w:sz w:val="20"/>
          </w:rPr>
          <w:t>HTML tags</w:t>
        </w:r>
        <w:r w:rsidRPr="004D11F3">
          <w:rPr>
            <w:rFonts w:ascii="Verdana" w:hAnsi="Verdana"/>
            <w:sz w:val="20"/>
          </w:rPr>
          <w:t xml:space="preserve">, to describe web pages. </w:t>
        </w:r>
        <w:r w:rsidRPr="004D11F3">
          <w:rPr>
            <w:rFonts w:ascii="Verdana" w:hAnsi="Verdana"/>
            <w:b/>
            <w:sz w:val="20"/>
          </w:rPr>
          <w:t>HTML tags</w:t>
        </w:r>
        <w:r w:rsidRPr="004D11F3">
          <w:rPr>
            <w:rFonts w:ascii="Verdana" w:hAnsi="Verdana"/>
            <w:sz w:val="20"/>
          </w:rPr>
          <w:t xml:space="preserve"> are keywords surrounded by angle brackets. For example:</w:t>
        </w:r>
      </w:ins>
    </w:p>
    <w:p w14:paraId="689AE554" w14:textId="77777777" w:rsidR="00767C47" w:rsidRPr="004D11F3" w:rsidRDefault="00767C47" w:rsidP="00767C47">
      <w:pPr>
        <w:ind w:left="720"/>
        <w:rPr>
          <w:ins w:id="129" w:author="Darice Corey-Gilbert" w:date="2016-09-22T22:58:00Z"/>
          <w:rFonts w:ascii="Verdana" w:hAnsi="Verdana"/>
          <w:sz w:val="20"/>
        </w:rPr>
      </w:pPr>
      <w:ins w:id="130" w:author="Darice Corey-Gilbert" w:date="2016-09-22T22:58:00Z">
        <w:r w:rsidRPr="004D11F3">
          <w:rPr>
            <w:rFonts w:ascii="Courier New" w:hAnsi="Courier New" w:cs="Courier New"/>
            <w:sz w:val="20"/>
          </w:rPr>
          <w:t>&lt;html&gt;</w:t>
        </w:r>
      </w:ins>
    </w:p>
    <w:p w14:paraId="195CB9A2" w14:textId="77777777" w:rsidR="00767C47" w:rsidRPr="004D11F3" w:rsidRDefault="00767C47" w:rsidP="00767C47">
      <w:pPr>
        <w:rPr>
          <w:ins w:id="131" w:author="Darice Corey-Gilbert" w:date="2016-09-22T22:58:00Z"/>
          <w:rFonts w:ascii="Verdana" w:hAnsi="Verdana"/>
          <w:sz w:val="20"/>
        </w:rPr>
      </w:pPr>
      <w:ins w:id="132" w:author="Darice Corey-Gilbert" w:date="2016-09-22T22:58:00Z">
        <w:r w:rsidRPr="004D11F3">
          <w:rPr>
            <w:rFonts w:ascii="Verdana" w:hAnsi="Verdana"/>
            <w:sz w:val="20"/>
          </w:rPr>
          <w:t xml:space="preserve">HTML tags normally come in pairs like </w:t>
        </w:r>
        <w:r w:rsidRPr="004D11F3">
          <w:rPr>
            <w:rFonts w:ascii="Courier New" w:hAnsi="Courier New" w:cs="Courier New"/>
            <w:sz w:val="20"/>
          </w:rPr>
          <w:t>&lt;b&gt;</w:t>
        </w:r>
        <w:r w:rsidRPr="004D11F3">
          <w:rPr>
            <w:rFonts w:ascii="Verdana" w:hAnsi="Verdana"/>
            <w:sz w:val="20"/>
          </w:rPr>
          <w:t xml:space="preserve"> and </w:t>
        </w:r>
        <w:r w:rsidRPr="004D11F3">
          <w:rPr>
            <w:rFonts w:ascii="Courier New" w:hAnsi="Courier New" w:cs="Courier New"/>
            <w:sz w:val="20"/>
          </w:rPr>
          <w:t>&lt;/b&gt;.</w:t>
        </w:r>
        <w:r w:rsidRPr="004D11F3">
          <w:rPr>
            <w:rFonts w:ascii="Verdana" w:hAnsi="Verdana"/>
            <w:sz w:val="20"/>
          </w:rPr>
          <w:t xml:space="preserve"> The first tag in a pair is the start tag, </w:t>
        </w:r>
        <w:r>
          <w:rPr>
            <w:rFonts w:ascii="Verdana" w:hAnsi="Verdana"/>
            <w:sz w:val="20"/>
          </w:rPr>
          <w:t xml:space="preserve">and </w:t>
        </w:r>
        <w:r w:rsidRPr="004D11F3">
          <w:rPr>
            <w:rFonts w:ascii="Verdana" w:hAnsi="Verdana"/>
            <w:sz w:val="20"/>
          </w:rPr>
          <w:t>the second tag is the end tag.</w:t>
        </w:r>
      </w:ins>
    </w:p>
    <w:p w14:paraId="154A47D5" w14:textId="77777777" w:rsidR="00767C47" w:rsidRPr="004D11F3" w:rsidRDefault="00767C47" w:rsidP="00767C47">
      <w:pPr>
        <w:rPr>
          <w:ins w:id="133" w:author="Darice Corey-Gilbert" w:date="2016-09-22T22:58:00Z"/>
          <w:rFonts w:ascii="Verdana" w:hAnsi="Verdana"/>
          <w:sz w:val="20"/>
        </w:rPr>
      </w:pPr>
      <w:ins w:id="134" w:author="Darice Corey-Gilbert" w:date="2016-09-22T22:58:00Z">
        <w:r w:rsidRPr="004D11F3">
          <w:rPr>
            <w:rFonts w:ascii="Verdana" w:hAnsi="Verdana"/>
            <w:sz w:val="20"/>
          </w:rPr>
          <w:t>For example,</w:t>
        </w:r>
      </w:ins>
    </w:p>
    <w:p w14:paraId="5DB270E5" w14:textId="77777777" w:rsidR="00767C47" w:rsidRPr="004D11F3" w:rsidRDefault="00767C47" w:rsidP="00767C47">
      <w:pPr>
        <w:ind w:left="720"/>
        <w:rPr>
          <w:ins w:id="135" w:author="Darice Corey-Gilbert" w:date="2016-09-22T22:58:00Z"/>
          <w:rFonts w:ascii="Courier New" w:hAnsi="Courier New" w:cs="Courier New"/>
          <w:sz w:val="20"/>
        </w:rPr>
      </w:pPr>
      <w:ins w:id="136" w:author="Darice Corey-Gilbert" w:date="2016-09-22T22:58:00Z">
        <w:r w:rsidRPr="004D11F3">
          <w:rPr>
            <w:rFonts w:ascii="Courier New" w:hAnsi="Courier New" w:cs="Courier New"/>
            <w:sz w:val="20"/>
          </w:rPr>
          <w:t>&lt;b&gt;Hello World!&lt;/b&gt;</w:t>
        </w:r>
      </w:ins>
    </w:p>
    <w:p w14:paraId="21A1FC13" w14:textId="77777777" w:rsidR="00767C47" w:rsidRDefault="00767C47" w:rsidP="00767C47">
      <w:pPr>
        <w:rPr>
          <w:ins w:id="137" w:author="Darice Corey-Gilbert" w:date="2016-09-22T22:58:00Z"/>
          <w:rFonts w:ascii="Verdana" w:hAnsi="Verdana"/>
          <w:sz w:val="20"/>
        </w:rPr>
      </w:pPr>
      <w:ins w:id="138" w:author="Darice Corey-Gilbert" w:date="2016-09-22T22:58:00Z">
        <w:r w:rsidRPr="004D11F3">
          <w:rPr>
            <w:rFonts w:ascii="Verdana" w:hAnsi="Verdana"/>
            <w:sz w:val="20"/>
          </w:rPr>
          <w:t>Start and end tags are also called opening tags and closing tags. HTML Documents describe web pages and contain HTML tags and plain text.</w:t>
        </w:r>
      </w:ins>
    </w:p>
    <w:p w14:paraId="5E503A8B" w14:textId="77777777" w:rsidR="00767C47" w:rsidRPr="003020F9" w:rsidRDefault="00767C47" w:rsidP="00767C47">
      <w:pPr>
        <w:rPr>
          <w:ins w:id="139" w:author="Darice Corey-Gilbert" w:date="2016-09-22T22:58:00Z"/>
          <w:rFonts w:ascii="Verdana" w:hAnsi="Verdana"/>
          <w:sz w:val="20"/>
        </w:rPr>
      </w:pPr>
      <w:ins w:id="140" w:author="Darice Corey-Gilbert" w:date="2016-09-22T22:58:00Z">
        <w:r w:rsidRPr="003020F9">
          <w:rPr>
            <w:rFonts w:ascii="Verdana" w:hAnsi="Verdana"/>
            <w:sz w:val="20"/>
          </w:rPr>
          <w:t xml:space="preserve">Let's </w:t>
        </w:r>
        <w:r>
          <w:rPr>
            <w:rFonts w:ascii="Verdana" w:hAnsi="Verdana"/>
            <w:sz w:val="20"/>
          </w:rPr>
          <w:t>review</w:t>
        </w:r>
        <w:r w:rsidRPr="003020F9">
          <w:rPr>
            <w:rFonts w:ascii="Verdana" w:hAnsi="Verdana"/>
            <w:sz w:val="20"/>
          </w:rPr>
          <w:t xml:space="preserve"> a </w:t>
        </w:r>
        <w:r>
          <w:rPr>
            <w:rFonts w:ascii="Verdana" w:hAnsi="Verdana"/>
            <w:sz w:val="20"/>
          </w:rPr>
          <w:t>sample HTML document</w:t>
        </w:r>
        <w:r w:rsidRPr="003020F9">
          <w:rPr>
            <w:rFonts w:ascii="Verdana" w:hAnsi="Verdana"/>
            <w:sz w:val="20"/>
          </w:rPr>
          <w:t xml:space="preserve"> and save it on your own computer. Copy the </w:t>
        </w:r>
        <w:r>
          <w:rPr>
            <w:rFonts w:ascii="Verdana" w:hAnsi="Verdana"/>
            <w:sz w:val="20"/>
          </w:rPr>
          <w:t>three</w:t>
        </w:r>
        <w:r w:rsidRPr="003020F9">
          <w:rPr>
            <w:rFonts w:ascii="Verdana" w:hAnsi="Verdana"/>
            <w:sz w:val="20"/>
          </w:rPr>
          <w:t xml:space="preserve"> files below to your desktop.</w:t>
        </w:r>
      </w:ins>
    </w:p>
    <w:p w14:paraId="46E2D7F0" w14:textId="77777777" w:rsidR="00767C47" w:rsidRPr="003020F9" w:rsidRDefault="00767C47" w:rsidP="00767C47">
      <w:pPr>
        <w:rPr>
          <w:ins w:id="141" w:author="Darice Corey-Gilbert" w:date="2016-09-22T22:58:00Z"/>
          <w:rFonts w:ascii="Verdana" w:hAnsi="Verdana"/>
          <w:sz w:val="20"/>
        </w:rPr>
      </w:pPr>
      <w:ins w:id="142" w:author="Darice Corey-Gilbert" w:date="2016-09-22T22:58:00Z">
        <w:r w:rsidRPr="003020F9">
          <w:rPr>
            <w:rFonts w:ascii="Verdana" w:hAnsi="Verdana"/>
            <w:sz w:val="20"/>
          </w:rPr>
          <w:t>(Right click on each link, and select "save target as" or "save link as")</w:t>
        </w:r>
      </w:ins>
    </w:p>
    <w:p w14:paraId="0782EC2E" w14:textId="5AF18600" w:rsidR="00767C47" w:rsidRPr="009044FA" w:rsidRDefault="00166CC7" w:rsidP="00767C47">
      <w:pPr>
        <w:rPr>
          <w:ins w:id="143" w:author="Darice Corey-Gilbert" w:date="2016-09-22T22:58:00Z"/>
          <w:rStyle w:val="ANGELProductionNote"/>
        </w:rPr>
      </w:pPr>
      <w:ins w:id="144" w:author="Corey-Gilbert, Darice" w:date="2016-10-06T14:10:00Z">
        <w:r>
          <w:rPr>
            <w:rFonts w:ascii="Verdana" w:hAnsi="Verdana"/>
            <w:sz w:val="20"/>
          </w:rPr>
          <w:fldChar w:fldCharType="begin"/>
        </w:r>
      </w:ins>
      <w:ins w:id="145" w:author="Corey-Gilbert, Darice" w:date="2016-10-06T14:21:00Z">
        <w:r w:rsidR="004F5724">
          <w:rPr>
            <w:rFonts w:ascii="Verdana" w:hAnsi="Verdana"/>
            <w:sz w:val="20"/>
          </w:rPr>
          <w:instrText>HYPERLINK "C:\\Users\\dlc59\\Google Drive\\Rasmussen\\Computer Science SME\\1_CEN1400 - Mobile Application Development\\Module 1\\HTML\\mainpage.html"</w:instrText>
        </w:r>
      </w:ins>
      <w:ins w:id="146" w:author="Corey-Gilbert, Darice" w:date="2016-10-06T14:10:00Z">
        <w:r>
          <w:rPr>
            <w:rFonts w:ascii="Verdana" w:hAnsi="Verdana"/>
            <w:sz w:val="20"/>
          </w:rPr>
          <w:fldChar w:fldCharType="separate"/>
        </w:r>
        <w:r w:rsidRPr="00166CC7">
          <w:rPr>
            <w:rStyle w:val="Hyperlink"/>
            <w:rFonts w:ascii="Verdana" w:hAnsi="Verdana"/>
            <w:sz w:val="20"/>
          </w:rPr>
          <w:t>HTML\mainpage.html</w:t>
        </w:r>
        <w:r>
          <w:rPr>
            <w:rFonts w:ascii="Verdana" w:hAnsi="Verdana"/>
            <w:sz w:val="20"/>
          </w:rPr>
          <w:fldChar w:fldCharType="end"/>
        </w:r>
      </w:ins>
      <w:ins w:id="147" w:author="Darice Corey-Gilbert" w:date="2016-09-22T22:58:00Z">
        <w:r w:rsidR="00767C47">
          <w:rPr>
            <w:rFonts w:ascii="Verdana" w:hAnsi="Verdana"/>
            <w:sz w:val="20"/>
          </w:rPr>
          <w:t xml:space="preserve"> </w:t>
        </w:r>
        <w:del w:id="148" w:author="Corey-Gilbert, Darice" w:date="2016-10-06T14:10:00Z">
          <w:r w:rsidR="00767C47" w:rsidDel="00166CC7">
            <w:rPr>
              <w:rStyle w:val="ANGELProductionNote"/>
            </w:rPr>
            <w:delText>&lt;link to mainpage.html in the media folder&gt;</w:delText>
          </w:r>
        </w:del>
      </w:ins>
    </w:p>
    <w:p w14:paraId="3D8F3228" w14:textId="13998D1D" w:rsidR="00166CC7" w:rsidRDefault="00166CC7" w:rsidP="00767C47">
      <w:pPr>
        <w:rPr>
          <w:ins w:id="149" w:author="Corey-Gilbert, Darice" w:date="2016-10-06T14:10:00Z"/>
          <w:rFonts w:ascii="Verdana" w:hAnsi="Verdana"/>
          <w:sz w:val="20"/>
        </w:rPr>
      </w:pPr>
      <w:ins w:id="150" w:author="Corey-Gilbert, Darice" w:date="2016-10-06T14:10:00Z">
        <w:r>
          <w:rPr>
            <w:rFonts w:ascii="Verdana" w:hAnsi="Verdana"/>
            <w:sz w:val="20"/>
          </w:rPr>
          <w:fldChar w:fldCharType="begin"/>
        </w:r>
      </w:ins>
      <w:ins w:id="151" w:author="Corey-Gilbert, Darice" w:date="2016-10-06T14:21:00Z">
        <w:r w:rsidR="004F5724">
          <w:rPr>
            <w:rFonts w:ascii="Verdana" w:hAnsi="Verdana"/>
            <w:sz w:val="20"/>
          </w:rPr>
          <w:instrText>HYPERLINK "C:\\Users\\dlc59\\Google Drive\\Rasmussen\\Computer Science SME\\1_CEN1400 - Mobile Application Development\\Module 1\\HTML\\page1.html"</w:instrText>
        </w:r>
      </w:ins>
      <w:ins w:id="152" w:author="Corey-Gilbert, Darice" w:date="2016-10-06T14:10:00Z">
        <w:r>
          <w:rPr>
            <w:rFonts w:ascii="Verdana" w:hAnsi="Verdana"/>
            <w:sz w:val="20"/>
          </w:rPr>
          <w:fldChar w:fldCharType="separate"/>
        </w:r>
        <w:r w:rsidRPr="00166CC7">
          <w:rPr>
            <w:rStyle w:val="Hyperlink"/>
            <w:rFonts w:ascii="Verdana" w:hAnsi="Verdana"/>
            <w:sz w:val="20"/>
          </w:rPr>
          <w:t>HTML\page1.html</w:t>
        </w:r>
        <w:r>
          <w:rPr>
            <w:rFonts w:ascii="Verdana" w:hAnsi="Verdana"/>
            <w:sz w:val="20"/>
          </w:rPr>
          <w:fldChar w:fldCharType="end"/>
        </w:r>
      </w:ins>
    </w:p>
    <w:p w14:paraId="39DD49D8" w14:textId="044F7C87" w:rsidR="00166CC7" w:rsidRDefault="00166CC7" w:rsidP="00767C47">
      <w:pPr>
        <w:rPr>
          <w:ins w:id="153" w:author="Corey-Gilbert, Darice" w:date="2016-10-06T14:10:00Z"/>
          <w:rFonts w:ascii="Verdana" w:hAnsi="Verdana"/>
          <w:sz w:val="20"/>
        </w:rPr>
      </w:pPr>
      <w:ins w:id="154" w:author="Corey-Gilbert, Darice" w:date="2016-10-06T14:10:00Z">
        <w:r>
          <w:rPr>
            <w:rFonts w:ascii="Verdana" w:hAnsi="Verdana"/>
            <w:sz w:val="20"/>
          </w:rPr>
          <w:fldChar w:fldCharType="begin"/>
        </w:r>
      </w:ins>
      <w:ins w:id="155" w:author="Corey-Gilbert, Darice" w:date="2016-10-06T14:21:00Z">
        <w:r w:rsidR="004F5724">
          <w:rPr>
            <w:rFonts w:ascii="Verdana" w:hAnsi="Verdana"/>
            <w:sz w:val="20"/>
          </w:rPr>
          <w:instrText>HYPERLINK "C:\\Users\\dlc59\\Google Drive\\Rasmussen\\Computer Science SME\\1_CEN1400 - Mobile Application Development\\Module 1\\HTML\\page2.html"</w:instrText>
        </w:r>
      </w:ins>
      <w:ins w:id="156" w:author="Corey-Gilbert, Darice" w:date="2016-10-06T14:10:00Z">
        <w:r>
          <w:rPr>
            <w:rFonts w:ascii="Verdana" w:hAnsi="Verdana"/>
            <w:sz w:val="20"/>
          </w:rPr>
          <w:fldChar w:fldCharType="separate"/>
        </w:r>
        <w:r w:rsidRPr="00166CC7">
          <w:rPr>
            <w:rStyle w:val="Hyperlink"/>
            <w:rFonts w:ascii="Verdana" w:hAnsi="Verdana"/>
            <w:sz w:val="20"/>
          </w:rPr>
          <w:t>HTML\page2.html</w:t>
        </w:r>
        <w:r>
          <w:rPr>
            <w:rFonts w:ascii="Verdana" w:hAnsi="Verdana"/>
            <w:sz w:val="20"/>
          </w:rPr>
          <w:fldChar w:fldCharType="end"/>
        </w:r>
      </w:ins>
    </w:p>
    <w:p w14:paraId="287EF025" w14:textId="7E2A5A76" w:rsidR="00767C47" w:rsidRPr="004D11F3" w:rsidRDefault="00767C47" w:rsidP="00767C47">
      <w:pPr>
        <w:rPr>
          <w:ins w:id="157" w:author="Darice Corey-Gilbert" w:date="2016-09-22T22:58:00Z"/>
          <w:rFonts w:ascii="Verdana" w:hAnsi="Verdana"/>
          <w:sz w:val="20"/>
        </w:rPr>
      </w:pPr>
      <w:ins w:id="158" w:author="Darice Corey-Gilbert" w:date="2016-09-22T22:58:00Z">
        <w:r w:rsidRPr="003020F9">
          <w:rPr>
            <w:rFonts w:ascii="Verdana" w:hAnsi="Verdana"/>
            <w:sz w:val="20"/>
          </w:rPr>
          <w:t xml:space="preserve">After you have copied the files, you can double-click on the file called </w:t>
        </w:r>
        <w:r w:rsidRPr="004D11F3">
          <w:rPr>
            <w:rFonts w:ascii="Courier New" w:hAnsi="Courier New" w:cs="Courier New"/>
            <w:sz w:val="20"/>
          </w:rPr>
          <w:t xml:space="preserve">"mainpage.html" </w:t>
        </w:r>
        <w:r w:rsidRPr="003020F9">
          <w:rPr>
            <w:rFonts w:ascii="Verdana" w:hAnsi="Verdana"/>
            <w:sz w:val="20"/>
          </w:rPr>
          <w:t>and see the web site in action.</w:t>
        </w:r>
        <w:r w:rsidRPr="004D11F3">
          <w:rPr>
            <w:rFonts w:ascii="Verdana" w:hAnsi="Verdana"/>
            <w:sz w:val="20"/>
          </w:rPr>
          <w:t xml:space="preserve"> </w:t>
        </w:r>
      </w:ins>
    </w:p>
    <w:p w14:paraId="492CB39B" w14:textId="77777777" w:rsidR="00166CC7" w:rsidRDefault="00166CC7">
      <w:pPr>
        <w:rPr>
          <w:ins w:id="159" w:author="Corey-Gilbert, Darice" w:date="2016-10-06T14:08:00Z"/>
          <w:rStyle w:val="ANGELHeader"/>
        </w:rPr>
      </w:pPr>
      <w:ins w:id="160" w:author="Corey-Gilbert, Darice" w:date="2016-10-06T14:08:00Z">
        <w:r>
          <w:rPr>
            <w:rStyle w:val="ANGELHeader"/>
          </w:rPr>
          <w:t>Resources</w:t>
        </w:r>
      </w:ins>
    </w:p>
    <w:p w14:paraId="5BE2165B" w14:textId="3D1E8680" w:rsidR="00166CC7" w:rsidRPr="0029726D" w:rsidRDefault="00166CC7">
      <w:pPr>
        <w:rPr>
          <w:ins w:id="161" w:author="Corey-Gilbert, Darice" w:date="2016-10-06T14:08:00Z"/>
          <w:rFonts w:ascii="Verdana" w:hAnsi="Verdana"/>
          <w:sz w:val="20"/>
          <w:rPrChange w:id="162" w:author="Darice Corey-Gilbert" w:date="2016-10-06T23:13:00Z">
            <w:rPr>
              <w:ins w:id="163" w:author="Corey-Gilbert, Darice" w:date="2016-10-06T14:08:00Z"/>
              <w:rStyle w:val="ANGELHeader"/>
            </w:rPr>
          </w:rPrChange>
        </w:rPr>
      </w:pPr>
      <w:ins w:id="164" w:author="Corey-Gilbert, Darice" w:date="2016-10-06T14:08:00Z">
        <w:r w:rsidRPr="0029726D">
          <w:rPr>
            <w:rFonts w:ascii="Verdana" w:hAnsi="Verdana"/>
            <w:sz w:val="20"/>
            <w:rPrChange w:id="165" w:author="Darice Corey-Gilbert" w:date="2016-10-06T23:13:00Z">
              <w:rPr>
                <w:rFonts w:ascii="Verdana" w:hAnsi="Verdana"/>
                <w:b/>
                <w:bCs/>
                <w:color w:val="FF6600"/>
              </w:rPr>
            </w:rPrChange>
          </w:rPr>
          <w:t>Installing Atom</w:t>
        </w:r>
        <w:r w:rsidRPr="0029726D">
          <w:rPr>
            <w:rFonts w:ascii="Verdana" w:hAnsi="Verdana"/>
            <w:sz w:val="20"/>
            <w:rPrChange w:id="166" w:author="Darice Corey-Gilbert" w:date="2016-10-06T23:13:00Z">
              <w:rPr/>
            </w:rPrChange>
          </w:rPr>
          <w:t xml:space="preserve"> – </w:t>
        </w:r>
        <w:r w:rsidRPr="0029726D">
          <w:rPr>
            <w:rFonts w:ascii="Verdana" w:hAnsi="Verdana"/>
            <w:sz w:val="20"/>
            <w:rPrChange w:id="167" w:author="Darice Corey-Gilbert" w:date="2016-10-06T23:13:00Z">
              <w:rPr/>
            </w:rPrChange>
          </w:rPr>
          <w:fldChar w:fldCharType="begin"/>
        </w:r>
      </w:ins>
      <w:ins w:id="168" w:author="Corey-Gilbert, Darice" w:date="2016-10-06T14:21:00Z">
        <w:r w:rsidR="004F5724" w:rsidRPr="0029726D">
          <w:rPr>
            <w:rFonts w:ascii="Verdana" w:hAnsi="Verdana"/>
            <w:sz w:val="20"/>
            <w:rPrChange w:id="169" w:author="Darice Corey-Gilbert" w:date="2016-10-06T23:13:00Z">
              <w:rPr/>
            </w:rPrChange>
          </w:rPr>
          <w:instrText>HYPERLINK "C:\\Users\\dlc59\\Google Drive\\Rasmussen\\Computer Science SME\\1_CEN1400 - Mobile Application Development\\Module 1\\Installing Atom.docx"</w:instrText>
        </w:r>
      </w:ins>
      <w:ins w:id="170" w:author="Corey-Gilbert, Darice" w:date="2016-10-06T14:08:00Z">
        <w:r w:rsidRPr="0029726D">
          <w:rPr>
            <w:rFonts w:ascii="Verdana" w:hAnsi="Verdana"/>
            <w:sz w:val="20"/>
            <w:rPrChange w:id="171" w:author="Darice Corey-Gilbert" w:date="2016-10-06T23:13:00Z">
              <w:rPr/>
            </w:rPrChange>
          </w:rPr>
          <w:fldChar w:fldCharType="separate"/>
        </w:r>
        <w:r w:rsidRPr="0029726D">
          <w:rPr>
            <w:rStyle w:val="Hyperlink"/>
            <w:rFonts w:ascii="Verdana" w:hAnsi="Verdana"/>
            <w:sz w:val="20"/>
            <w:rPrChange w:id="172" w:author="Darice Corey-Gilbert" w:date="2016-10-06T23:13:00Z">
              <w:rPr>
                <w:rStyle w:val="Hyperlink"/>
              </w:rPr>
            </w:rPrChange>
          </w:rPr>
          <w:t>document</w:t>
        </w:r>
        <w:r w:rsidRPr="0029726D">
          <w:rPr>
            <w:rFonts w:ascii="Verdana" w:hAnsi="Verdana"/>
            <w:sz w:val="20"/>
            <w:rPrChange w:id="173" w:author="Darice Corey-Gilbert" w:date="2016-10-06T23:13:00Z">
              <w:rPr/>
            </w:rPrChange>
          </w:rPr>
          <w:fldChar w:fldCharType="end"/>
        </w:r>
        <w:r w:rsidRPr="0029726D">
          <w:rPr>
            <w:rFonts w:ascii="Verdana" w:hAnsi="Verdana"/>
            <w:sz w:val="20"/>
            <w:rPrChange w:id="174" w:author="Darice Corey-Gilbert" w:date="2016-10-06T23:13:00Z">
              <w:rPr/>
            </w:rPrChange>
          </w:rPr>
          <w:t>.</w:t>
        </w:r>
        <w:r w:rsidRPr="0029726D">
          <w:rPr>
            <w:rFonts w:ascii="Verdana" w:hAnsi="Verdana"/>
            <w:sz w:val="20"/>
            <w:rPrChange w:id="175" w:author="Darice Corey-Gilbert" w:date="2016-10-06T23:13:00Z">
              <w:rPr>
                <w:rStyle w:val="ANGELHeader"/>
              </w:rPr>
            </w:rPrChange>
          </w:rPr>
          <w:br w:type="page"/>
        </w:r>
      </w:ins>
    </w:p>
    <w:p w14:paraId="4472E258" w14:textId="104FAE65" w:rsidR="00767C47" w:rsidRPr="00C3698E" w:rsidRDefault="00767C47" w:rsidP="00767C47">
      <w:pPr>
        <w:spacing w:after="0"/>
        <w:rPr>
          <w:ins w:id="176" w:author="Darice Corey-Gilbert" w:date="2016-09-22T22:45:00Z"/>
          <w:rStyle w:val="ANGELHeader"/>
        </w:rPr>
      </w:pPr>
      <w:ins w:id="177" w:author="Darice Corey-Gilbert" w:date="2016-09-22T22:45:00Z">
        <w:r w:rsidRPr="00C3698E">
          <w:rPr>
            <w:rStyle w:val="ANGELHeader"/>
          </w:rPr>
          <w:t>CSS Introduction</w:t>
        </w:r>
      </w:ins>
    </w:p>
    <w:p w14:paraId="0662296E" w14:textId="179C7FA3" w:rsidR="00767C47" w:rsidRDefault="00767C47" w:rsidP="00767C47">
      <w:pPr>
        <w:spacing w:after="0"/>
        <w:rPr>
          <w:ins w:id="178" w:author="Darice Corey-Gilbert" w:date="2016-10-06T21:29:00Z"/>
          <w:rStyle w:val="ANGELBodytext"/>
          <w:b/>
        </w:rPr>
      </w:pPr>
    </w:p>
    <w:p w14:paraId="51D54EA4" w14:textId="77777777" w:rsidR="00291C90" w:rsidRDefault="00291C90" w:rsidP="00291C90">
      <w:pPr>
        <w:rPr>
          <w:ins w:id="179" w:author="Darice Corey-Gilbert" w:date="2016-10-06T21:29:00Z"/>
          <w:rFonts w:ascii="Verdana" w:hAnsi="Verdana"/>
        </w:rPr>
      </w:pPr>
    </w:p>
    <w:p w14:paraId="7F36C882" w14:textId="77777777" w:rsidR="00291C90" w:rsidRDefault="00291C90" w:rsidP="00291C90">
      <w:pPr>
        <w:rPr>
          <w:ins w:id="180" w:author="Darice Corey-Gilbert" w:date="2016-10-06T21:29:00Z"/>
          <w:rFonts w:ascii="Verdana" w:hAnsi="Verdana"/>
          <w:sz w:val="20"/>
        </w:rPr>
      </w:pPr>
      <w:commentRangeStart w:id="181"/>
      <w:ins w:id="182" w:author="Darice Corey-Gilbert" w:date="2016-10-06T21:29:00Z">
        <w:r>
          <w:rPr>
            <w:rFonts w:ascii="Verdana" w:hAnsi="Verdana"/>
            <w:noProof/>
            <w:sz w:val="20"/>
          </w:rPr>
          <w:drawing>
            <wp:anchor distT="0" distB="0" distL="114300" distR="114300" simplePos="0" relativeHeight="251691008" behindDoc="0" locked="0" layoutInCell="1" allowOverlap="1" wp14:anchorId="73B728BF" wp14:editId="54A31B99">
              <wp:simplePos x="0" y="0"/>
              <wp:positionH relativeFrom="margin">
                <wp:align>left</wp:align>
              </wp:positionH>
              <wp:positionV relativeFrom="paragraph">
                <wp:posOffset>1270</wp:posOffset>
              </wp:positionV>
              <wp:extent cx="467360" cy="467360"/>
              <wp:effectExtent l="0" t="0" r="889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4643EE">
          <w:t>We will use sample HTML, CSS, and JavaScript files throughout the course. Make sure you download the zip file here</w:t>
        </w:r>
        <w:commentRangeEnd w:id="181"/>
        <w:r>
          <w:rPr>
            <w:rStyle w:val="CommentReference"/>
          </w:rPr>
          <w:commentReference w:id="181"/>
        </w:r>
        <w:r>
          <w:rPr>
            <w:rFonts w:ascii="Verdana" w:hAnsi="Verdana"/>
            <w:sz w:val="20"/>
          </w:rPr>
          <w:t>. This file is broken out by module to help you follow along week to week.</w:t>
        </w:r>
      </w:ins>
    </w:p>
    <w:p w14:paraId="69D9566C" w14:textId="77777777" w:rsidR="00291C90" w:rsidRPr="00CF596E" w:rsidRDefault="00291C90" w:rsidP="00767C47">
      <w:pPr>
        <w:spacing w:after="0"/>
        <w:rPr>
          <w:ins w:id="183" w:author="Darice Corey-Gilbert" w:date="2016-09-22T22:45:00Z"/>
          <w:rStyle w:val="ANGELBodytext"/>
          <w:b/>
        </w:rPr>
      </w:pPr>
    </w:p>
    <w:p w14:paraId="7EDC242B" w14:textId="77777777" w:rsidR="00767C47" w:rsidRPr="00CF596E" w:rsidRDefault="00767C47" w:rsidP="00767C47">
      <w:pPr>
        <w:spacing w:after="0"/>
        <w:rPr>
          <w:ins w:id="184" w:author="Darice Corey-Gilbert" w:date="2016-09-22T22:45:00Z"/>
          <w:rStyle w:val="ANGELBodytext"/>
        </w:rPr>
      </w:pPr>
      <w:ins w:id="185" w:author="Darice Corey-Gilbert" w:date="2016-09-22T22:45:00Z">
        <w:r w:rsidRPr="00CF596E">
          <w:rPr>
            <w:rStyle w:val="ANGELBodytext"/>
          </w:rPr>
          <w:t xml:space="preserve">CSS stands for Cascading Style Sheets and contains styles define how to display HTML elements. Using External Style Sheets can save a lot of work for a web developer. </w:t>
        </w:r>
      </w:ins>
    </w:p>
    <w:p w14:paraId="5E648333" w14:textId="77777777" w:rsidR="00767C47" w:rsidRDefault="00767C47" w:rsidP="00767C47">
      <w:pPr>
        <w:spacing w:after="0"/>
        <w:rPr>
          <w:ins w:id="186" w:author="Darice Corey-Gilbert" w:date="2016-09-22T22:45:00Z"/>
          <w:rStyle w:val="ANGELBodytext"/>
        </w:rPr>
      </w:pPr>
    </w:p>
    <w:p w14:paraId="510A25DA" w14:textId="77777777" w:rsidR="00767C47" w:rsidRDefault="00767C47" w:rsidP="00767C47">
      <w:pPr>
        <w:spacing w:after="0"/>
        <w:rPr>
          <w:ins w:id="187" w:author="Darice Corey-Gilbert" w:date="2016-09-22T22:45:00Z"/>
          <w:rStyle w:val="ANGELBodytext"/>
        </w:rPr>
      </w:pPr>
      <w:ins w:id="188" w:author="Darice Corey-Gilbert" w:date="2016-09-22T22:45:00Z">
        <w:r w:rsidRPr="00CF596E">
          <w:rPr>
            <w:rStyle w:val="ANGELBodytext"/>
          </w:rPr>
          <w:t>Because HTML was never intended to contain tags for formatting a document, if can be a nightmare for a web developer to update fonts and colors on large sites. If a large site containing 20 or more HTML documents containing fonts and colors needed to be updated or changed, it is a long and expensive process.</w:t>
        </w:r>
      </w:ins>
    </w:p>
    <w:p w14:paraId="0D5AEC5F" w14:textId="77777777" w:rsidR="00767C47" w:rsidRPr="00CF596E" w:rsidRDefault="00767C47" w:rsidP="00767C47">
      <w:pPr>
        <w:spacing w:after="0"/>
        <w:rPr>
          <w:ins w:id="189" w:author="Darice Corey-Gilbert" w:date="2016-09-22T22:45:00Z"/>
          <w:rStyle w:val="ANGELBodytext"/>
        </w:rPr>
      </w:pPr>
    </w:p>
    <w:p w14:paraId="742AB99F" w14:textId="77777777" w:rsidR="00767C47" w:rsidRDefault="00767C47" w:rsidP="00767C47">
      <w:pPr>
        <w:spacing w:after="0"/>
        <w:rPr>
          <w:ins w:id="190" w:author="Darice Corey-Gilbert" w:date="2016-09-22T22:45:00Z"/>
          <w:rStyle w:val="ANGELBodytext"/>
        </w:rPr>
      </w:pPr>
      <w:ins w:id="191" w:author="Darice Corey-Gilbert" w:date="2016-09-22T22:45:00Z">
        <w:r w:rsidRPr="00CF596E">
          <w:rPr>
            <w:rStyle w:val="ANGELBodytext"/>
          </w:rPr>
          <w:t>To solve this problem, the World Wide Web Consortium (W3C) created CSS. In HTML 4.0, all formatting could be removed from the HTML document, and stored in a separate CSS file. All browsers support CSS today.</w:t>
        </w:r>
      </w:ins>
    </w:p>
    <w:p w14:paraId="2620030C" w14:textId="77777777" w:rsidR="00767C47" w:rsidRDefault="00767C47" w:rsidP="00767C47">
      <w:pPr>
        <w:spacing w:after="0"/>
        <w:rPr>
          <w:ins w:id="192" w:author="Darice Corey-Gilbert" w:date="2016-09-22T22:45:00Z"/>
          <w:rStyle w:val="ANGELBodytext"/>
        </w:rPr>
      </w:pPr>
    </w:p>
    <w:p w14:paraId="3521A79F" w14:textId="77777777" w:rsidR="00767C47" w:rsidRDefault="00767C47" w:rsidP="00767C47">
      <w:pPr>
        <w:spacing w:after="0"/>
        <w:rPr>
          <w:ins w:id="193" w:author="Darice Corey-Gilbert" w:date="2016-09-22T22:45:00Z"/>
          <w:rStyle w:val="ANGELBodytext"/>
        </w:rPr>
      </w:pPr>
      <w:ins w:id="194" w:author="Darice Corey-Gilbert" w:date="2016-09-22T22:45:00Z">
        <w:r>
          <w:rPr>
            <w:rStyle w:val="ANGELBodytext"/>
          </w:rPr>
          <w:t>CSS</w:t>
        </w:r>
        <w:r w:rsidRPr="00A5059D">
          <w:t xml:space="preserve"> </w:t>
        </w:r>
        <w:r w:rsidRPr="00A5059D">
          <w:rPr>
            <w:rStyle w:val="ANGELBodytext"/>
          </w:rPr>
          <w:t>defines how HTML elements are to be displayed.</w:t>
        </w:r>
        <w:r>
          <w:rPr>
            <w:rStyle w:val="ANGELBodytext"/>
          </w:rPr>
          <w:t xml:space="preserve"> </w:t>
        </w:r>
        <w:r w:rsidRPr="00A5059D">
          <w:rPr>
            <w:rStyle w:val="ANGELBodytext"/>
          </w:rPr>
          <w:t>Styles are normally saved in external .css files. External style sheets enable you to change the appearance and layout of all the pages in a Web site, just by editing one single file.</w:t>
        </w:r>
      </w:ins>
    </w:p>
    <w:p w14:paraId="67284471" w14:textId="77777777" w:rsidR="00767C47" w:rsidRDefault="00767C47" w:rsidP="00767C47">
      <w:pPr>
        <w:spacing w:after="0"/>
        <w:rPr>
          <w:ins w:id="195" w:author="Darice Corey-Gilbert" w:date="2016-09-22T22:45:00Z"/>
          <w:rStyle w:val="ANGELBodytext"/>
        </w:rPr>
      </w:pPr>
    </w:p>
    <w:p w14:paraId="0ED6A069" w14:textId="77777777" w:rsidR="00767C47" w:rsidRDefault="00767C47" w:rsidP="00767C47">
      <w:pPr>
        <w:spacing w:after="0"/>
        <w:rPr>
          <w:ins w:id="196" w:author="Darice Corey-Gilbert" w:date="2016-09-22T22:45:00Z"/>
          <w:rStyle w:val="ANGELBodytext"/>
        </w:rPr>
      </w:pPr>
      <w:ins w:id="197" w:author="Darice Corey-Gilbert" w:date="2016-09-22T22:45:00Z">
        <w:r>
          <w:rPr>
            <w:rStyle w:val="ANGELBodytext"/>
          </w:rPr>
          <w:t>Here are examples:</w:t>
        </w:r>
      </w:ins>
    </w:p>
    <w:p w14:paraId="5AD48B33" w14:textId="77777777" w:rsidR="00767C47" w:rsidRDefault="00767C47" w:rsidP="00767C47">
      <w:pPr>
        <w:spacing w:after="0"/>
        <w:rPr>
          <w:ins w:id="198" w:author="Darice Corey-Gilbert" w:date="2016-09-22T22:45:00Z"/>
          <w:rStyle w:val="ANGELBodytext"/>
        </w:rPr>
      </w:pPr>
    </w:p>
    <w:p w14:paraId="6D284C2A" w14:textId="4A2523AF" w:rsidR="00767C47" w:rsidRDefault="00166CC7" w:rsidP="00767C47">
      <w:pPr>
        <w:pStyle w:val="HTMLPreformatted"/>
        <w:ind w:left="720"/>
        <w:rPr>
          <w:ins w:id="199" w:author="Corey-Gilbert, Darice" w:date="2016-10-06T14:12:00Z"/>
          <w:rFonts w:ascii="Verdana" w:hAnsi="Verdana"/>
        </w:rPr>
      </w:pPr>
      <w:ins w:id="200" w:author="Corey-Gilbert, Darice" w:date="2016-10-06T14:12:00Z">
        <w:r>
          <w:rPr>
            <w:rFonts w:ascii="Verdana" w:hAnsi="Verdana"/>
          </w:rPr>
          <w:fldChar w:fldCharType="begin"/>
        </w:r>
      </w:ins>
      <w:ins w:id="201" w:author="Corey-Gilbert, Darice" w:date="2016-10-06T14:21:00Z">
        <w:r w:rsidR="004F5724">
          <w:rPr>
            <w:rFonts w:ascii="Verdana" w:hAnsi="Verdana"/>
          </w:rPr>
          <w:instrText>HYPERLINK "C:\\Users\\dlc59\\Google Drive\\Rasmussen\\Computer Science SME\\1_CEN1400 - Mobile Application Development\\Module 1\\CSS\\ex1.html"</w:instrText>
        </w:r>
      </w:ins>
      <w:ins w:id="202" w:author="Corey-Gilbert, Darice" w:date="2016-10-06T14:12:00Z">
        <w:r>
          <w:rPr>
            <w:rFonts w:ascii="Verdana" w:hAnsi="Verdana"/>
          </w:rPr>
          <w:fldChar w:fldCharType="separate"/>
        </w:r>
        <w:r w:rsidRPr="00166CC7">
          <w:rPr>
            <w:rStyle w:val="Hyperlink"/>
            <w:rFonts w:ascii="Verdana" w:hAnsi="Verdana"/>
          </w:rPr>
          <w:t>CSS\ex1.html</w:t>
        </w:r>
        <w:r>
          <w:rPr>
            <w:rFonts w:ascii="Verdana" w:hAnsi="Verdana"/>
          </w:rPr>
          <w:fldChar w:fldCharType="end"/>
        </w:r>
      </w:ins>
    </w:p>
    <w:p w14:paraId="5B443AEC" w14:textId="63955E67" w:rsidR="00166CC7" w:rsidRDefault="00166CC7" w:rsidP="00767C47">
      <w:pPr>
        <w:pStyle w:val="HTMLPreformatted"/>
        <w:ind w:left="720"/>
        <w:rPr>
          <w:ins w:id="203" w:author="Corey-Gilbert, Darice" w:date="2016-10-06T14:12:00Z"/>
          <w:rFonts w:ascii="Verdana" w:hAnsi="Verdana"/>
        </w:rPr>
      </w:pPr>
    </w:p>
    <w:p w14:paraId="74537A1E" w14:textId="77777777" w:rsidR="00166CC7" w:rsidRDefault="00166CC7" w:rsidP="00767C47">
      <w:pPr>
        <w:pStyle w:val="HTMLPreformatted"/>
        <w:ind w:left="720"/>
        <w:rPr>
          <w:ins w:id="204" w:author="Darice Corey-Gilbert" w:date="2016-09-22T22:45:00Z"/>
          <w:rStyle w:val="error"/>
          <w:rFonts w:asciiTheme="minorHAnsi" w:eastAsiaTheme="minorHAnsi" w:hAnsiTheme="minorHAnsi" w:cstheme="minorBidi"/>
          <w:sz w:val="22"/>
          <w:szCs w:val="22"/>
        </w:rPr>
      </w:pPr>
    </w:p>
    <w:p w14:paraId="3DFEC5BE" w14:textId="77777777" w:rsidR="00767C47" w:rsidRDefault="00767C47" w:rsidP="00767C47">
      <w:pPr>
        <w:pStyle w:val="HTMLPreformatted"/>
        <w:ind w:left="720"/>
        <w:rPr>
          <w:ins w:id="205" w:author="Darice Corey-Gilbert" w:date="2016-09-22T22:45:00Z"/>
        </w:rPr>
      </w:pPr>
      <w:ins w:id="206" w:author="Darice Corey-Gilbert" w:date="2016-09-22T22:45:00Z">
        <w:r>
          <w:rPr>
            <w:rStyle w:val="error"/>
          </w:rPr>
          <w:t>&lt;</w:t>
        </w:r>
        <w:r>
          <w:rPr>
            <w:rStyle w:val="start-tag"/>
          </w:rPr>
          <w:t>html</w:t>
        </w:r>
        <w:r>
          <w:rPr>
            <w:rStyle w:val="error"/>
          </w:rPr>
          <w:t>&gt;</w:t>
        </w:r>
        <w:r>
          <w:t xml:space="preserve"> </w:t>
        </w:r>
      </w:ins>
    </w:p>
    <w:p w14:paraId="71F4E5CF" w14:textId="77777777" w:rsidR="00767C47" w:rsidRDefault="00767C47" w:rsidP="00767C47">
      <w:pPr>
        <w:pStyle w:val="HTMLPreformatted"/>
        <w:ind w:left="720"/>
        <w:rPr>
          <w:ins w:id="207" w:author="Darice Corey-Gilbert" w:date="2016-09-22T22:45:00Z"/>
        </w:rPr>
      </w:pPr>
      <w:ins w:id="208" w:author="Darice Corey-Gilbert" w:date="2016-09-22T22:45:00Z">
        <w:r>
          <w:t>&lt;</w:t>
        </w:r>
        <w:r>
          <w:rPr>
            <w:rStyle w:val="start-tag"/>
          </w:rPr>
          <w:t>head</w:t>
        </w:r>
        <w:r>
          <w:t xml:space="preserve">&gt; </w:t>
        </w:r>
      </w:ins>
    </w:p>
    <w:p w14:paraId="5B212398" w14:textId="7D964A29" w:rsidR="00767C47" w:rsidRDefault="00767C47" w:rsidP="00767C47">
      <w:pPr>
        <w:pStyle w:val="HTMLPreformatted"/>
        <w:ind w:left="720"/>
        <w:rPr>
          <w:ins w:id="209" w:author="Corey-Gilbert, Darice" w:date="2016-10-06T14:13:00Z"/>
          <w:rStyle w:val="ANGELProductionNote"/>
        </w:rPr>
      </w:pPr>
      <w:ins w:id="210" w:author="Darice Corey-Gilbert" w:date="2016-09-22T22:45:00Z">
        <w:r>
          <w:t>&lt;</w:t>
        </w:r>
        <w:r>
          <w:rPr>
            <w:rStyle w:val="start-tag"/>
          </w:rPr>
          <w:t>link</w:t>
        </w:r>
        <w:r>
          <w:t xml:space="preserve"> </w:t>
        </w:r>
        <w:r>
          <w:rPr>
            <w:rStyle w:val="attribute-name"/>
          </w:rPr>
          <w:t>rel</w:t>
        </w:r>
        <w:r>
          <w:t xml:space="preserve">="stylesheet" </w:t>
        </w:r>
        <w:r>
          <w:rPr>
            <w:rStyle w:val="attribute-name"/>
          </w:rPr>
          <w:t>type</w:t>
        </w:r>
        <w:r>
          <w:t xml:space="preserve">="text/css" </w:t>
        </w:r>
        <w:r>
          <w:rPr>
            <w:rStyle w:val="attribute-name"/>
          </w:rPr>
          <w:t>href</w:t>
        </w:r>
        <w:r>
          <w:t>="</w:t>
        </w:r>
        <w:del w:id="211" w:author="Corey-Gilbert, Darice" w:date="2016-10-06T14:13:00Z">
          <w:r w:rsidDel="00166CC7">
            <w:fldChar w:fldCharType="begin"/>
          </w:r>
          <w:r w:rsidDel="00166CC7">
            <w:delInstrText xml:space="preserve"> HYPERLINK "view-source:file:///C:/Users/dlc59/Google%20Drive/Rasmussen/N440%20-1-%20Web%20Design%20Project/N440%20-%20HTML%20PPT%20FILES/CSS%20Intro/ex1.css" </w:delInstrText>
          </w:r>
          <w:r w:rsidDel="00166CC7">
            <w:fldChar w:fldCharType="separate"/>
          </w:r>
          <w:r w:rsidRPr="00166CC7" w:rsidDel="00166CC7">
            <w:rPr>
              <w:rPrChange w:id="212" w:author="Corey-Gilbert, Darice" w:date="2016-10-06T14:13:00Z">
                <w:rPr>
                  <w:rStyle w:val="Hyperlink"/>
                </w:rPr>
              </w:rPrChange>
            </w:rPr>
            <w:delText>ex1.css</w:delText>
          </w:r>
          <w:r w:rsidDel="00166CC7">
            <w:rPr>
              <w:rStyle w:val="Hyperlink"/>
            </w:rPr>
            <w:fldChar w:fldCharType="end"/>
          </w:r>
        </w:del>
      </w:ins>
      <w:ins w:id="213" w:author="Corey-Gilbert, Darice" w:date="2016-10-06T14:13:00Z">
        <w:r w:rsidR="00166CC7" w:rsidRPr="00166CC7">
          <w:rPr>
            <w:rPrChange w:id="214" w:author="Corey-Gilbert, Darice" w:date="2016-10-06T14:13:00Z">
              <w:rPr>
                <w:rStyle w:val="Hyperlink"/>
              </w:rPr>
            </w:rPrChange>
          </w:rPr>
          <w:t>ex1.css</w:t>
        </w:r>
      </w:ins>
      <w:ins w:id="215" w:author="Darice Corey-Gilbert" w:date="2016-09-22T22:45:00Z">
        <w:r>
          <w:t xml:space="preserve">" /&gt;  </w:t>
        </w:r>
        <w:del w:id="216" w:author="Corey-Gilbert, Darice" w:date="2016-10-06T14:13:00Z">
          <w:r w:rsidRPr="008401AB" w:rsidDel="00166CC7">
            <w:rPr>
              <w:rStyle w:val="ANGELProductionNote"/>
            </w:rPr>
            <w:delText>&lt;link to ex1.css in the css folder in the media folder&gt;</w:delText>
          </w:r>
        </w:del>
      </w:ins>
    </w:p>
    <w:p w14:paraId="11AB4A78" w14:textId="77777777" w:rsidR="00166CC7" w:rsidRPr="008401AB" w:rsidRDefault="00166CC7" w:rsidP="00767C47">
      <w:pPr>
        <w:pStyle w:val="HTMLPreformatted"/>
        <w:ind w:left="720"/>
        <w:rPr>
          <w:ins w:id="217" w:author="Darice Corey-Gilbert" w:date="2016-09-22T22:45:00Z"/>
          <w:rStyle w:val="ANGELProductionNote"/>
        </w:rPr>
      </w:pPr>
    </w:p>
    <w:p w14:paraId="215F5F8E" w14:textId="77777777" w:rsidR="00767C47" w:rsidRDefault="00767C47" w:rsidP="00767C47">
      <w:pPr>
        <w:pStyle w:val="HTMLPreformatted"/>
        <w:ind w:left="720"/>
        <w:rPr>
          <w:ins w:id="218" w:author="Darice Corey-Gilbert" w:date="2016-09-22T22:45:00Z"/>
        </w:rPr>
      </w:pPr>
      <w:ins w:id="219" w:author="Darice Corey-Gilbert" w:date="2016-09-22T22:45:00Z">
        <w:r>
          <w:t>&lt;/</w:t>
        </w:r>
        <w:r>
          <w:rPr>
            <w:rStyle w:val="end-tag"/>
          </w:rPr>
          <w:t>head</w:t>
        </w:r>
        <w:r>
          <w:t xml:space="preserve">&gt; </w:t>
        </w:r>
      </w:ins>
    </w:p>
    <w:p w14:paraId="62E17C30" w14:textId="77777777" w:rsidR="00767C47" w:rsidRDefault="00767C47" w:rsidP="00767C47">
      <w:pPr>
        <w:pStyle w:val="HTMLPreformatted"/>
        <w:ind w:left="720"/>
        <w:rPr>
          <w:ins w:id="220" w:author="Darice Corey-Gilbert" w:date="2016-09-22T22:45:00Z"/>
        </w:rPr>
      </w:pPr>
      <w:ins w:id="221" w:author="Darice Corey-Gilbert" w:date="2016-09-22T22:45:00Z">
        <w:r>
          <w:t>&lt;</w:t>
        </w:r>
        <w:r>
          <w:rPr>
            <w:rStyle w:val="start-tag"/>
          </w:rPr>
          <w:t>body</w:t>
        </w:r>
        <w:r>
          <w:t xml:space="preserve">&gt; </w:t>
        </w:r>
      </w:ins>
    </w:p>
    <w:p w14:paraId="7F6620B7" w14:textId="77777777" w:rsidR="00767C47" w:rsidRDefault="00767C47" w:rsidP="00767C47">
      <w:pPr>
        <w:pStyle w:val="HTMLPreformatted"/>
        <w:ind w:left="720"/>
        <w:rPr>
          <w:ins w:id="222" w:author="Darice Corey-Gilbert" w:date="2016-09-22T22:45:00Z"/>
        </w:rPr>
      </w:pPr>
      <w:ins w:id="223" w:author="Darice Corey-Gilbert" w:date="2016-09-22T22:45:00Z">
        <w:r>
          <w:t>&lt;</w:t>
        </w:r>
        <w:r>
          <w:rPr>
            <w:rStyle w:val="start-tag"/>
          </w:rPr>
          <w:t>h1</w:t>
        </w:r>
        <w:r>
          <w:t>&gt;This header is 36 pt&lt;/</w:t>
        </w:r>
        <w:r>
          <w:rPr>
            <w:rStyle w:val="end-tag"/>
          </w:rPr>
          <w:t>h1</w:t>
        </w:r>
        <w:r>
          <w:t xml:space="preserve">&gt; </w:t>
        </w:r>
      </w:ins>
    </w:p>
    <w:p w14:paraId="0C02002C" w14:textId="77777777" w:rsidR="00767C47" w:rsidRDefault="00767C47" w:rsidP="00767C47">
      <w:pPr>
        <w:pStyle w:val="HTMLPreformatted"/>
        <w:ind w:left="720"/>
        <w:rPr>
          <w:ins w:id="224" w:author="Darice Corey-Gilbert" w:date="2016-09-22T22:45:00Z"/>
        </w:rPr>
      </w:pPr>
      <w:ins w:id="225" w:author="Darice Corey-Gilbert" w:date="2016-09-22T22:45:00Z">
        <w:r>
          <w:t>&lt;</w:t>
        </w:r>
        <w:r>
          <w:rPr>
            <w:rStyle w:val="start-tag"/>
          </w:rPr>
          <w:t>h2</w:t>
        </w:r>
        <w:r>
          <w:t>&gt;This header is blue&lt;/</w:t>
        </w:r>
        <w:r>
          <w:rPr>
            <w:rStyle w:val="end-tag"/>
          </w:rPr>
          <w:t>h2</w:t>
        </w:r>
        <w:r>
          <w:t xml:space="preserve">&gt; </w:t>
        </w:r>
      </w:ins>
    </w:p>
    <w:p w14:paraId="43CD5CD8" w14:textId="77777777" w:rsidR="00767C47" w:rsidRDefault="00767C47" w:rsidP="00767C47">
      <w:pPr>
        <w:pStyle w:val="HTMLPreformatted"/>
        <w:ind w:left="720"/>
        <w:rPr>
          <w:ins w:id="226" w:author="Darice Corey-Gilbert" w:date="2016-09-22T22:45:00Z"/>
        </w:rPr>
      </w:pPr>
      <w:ins w:id="227" w:author="Darice Corey-Gilbert" w:date="2016-09-22T22:45:00Z">
        <w:r>
          <w:t>&lt;</w:t>
        </w:r>
        <w:r>
          <w:rPr>
            <w:rStyle w:val="start-tag"/>
          </w:rPr>
          <w:t>p</w:t>
        </w:r>
        <w:r>
          <w:t>&gt;This paragraph has a left margin of 50 pixels&lt;/</w:t>
        </w:r>
        <w:r>
          <w:rPr>
            <w:rStyle w:val="end-tag"/>
          </w:rPr>
          <w:t>p</w:t>
        </w:r>
        <w:r>
          <w:t xml:space="preserve">&gt; </w:t>
        </w:r>
      </w:ins>
    </w:p>
    <w:p w14:paraId="386FA189" w14:textId="77777777" w:rsidR="00767C47" w:rsidRDefault="00767C47" w:rsidP="00767C47">
      <w:pPr>
        <w:pStyle w:val="HTMLPreformatted"/>
        <w:ind w:left="720"/>
        <w:rPr>
          <w:ins w:id="228" w:author="Darice Corey-Gilbert" w:date="2016-09-22T22:45:00Z"/>
        </w:rPr>
      </w:pPr>
      <w:ins w:id="229" w:author="Darice Corey-Gilbert" w:date="2016-09-22T22:45:00Z">
        <w:r>
          <w:t>&lt;/</w:t>
        </w:r>
        <w:r>
          <w:rPr>
            <w:rStyle w:val="end-tag"/>
          </w:rPr>
          <w:t>body</w:t>
        </w:r>
        <w:r>
          <w:t xml:space="preserve">&gt; </w:t>
        </w:r>
      </w:ins>
    </w:p>
    <w:p w14:paraId="2D94E128" w14:textId="77777777" w:rsidR="00767C47" w:rsidRDefault="00767C47" w:rsidP="00767C47">
      <w:pPr>
        <w:pStyle w:val="HTMLPreformatted"/>
        <w:ind w:left="720"/>
        <w:rPr>
          <w:ins w:id="230" w:author="Darice Corey-Gilbert" w:date="2016-09-22T22:45:00Z"/>
        </w:rPr>
      </w:pPr>
      <w:ins w:id="231" w:author="Darice Corey-Gilbert" w:date="2016-09-22T22:45:00Z">
        <w:r>
          <w:t>&lt;/</w:t>
        </w:r>
        <w:r>
          <w:rPr>
            <w:rStyle w:val="end-tag"/>
          </w:rPr>
          <w:t>html</w:t>
        </w:r>
        <w:r>
          <w:t xml:space="preserve">&gt; </w:t>
        </w:r>
      </w:ins>
    </w:p>
    <w:p w14:paraId="438E93F2" w14:textId="77777777" w:rsidR="00767C47" w:rsidRDefault="00767C47" w:rsidP="00767C47">
      <w:pPr>
        <w:pStyle w:val="HTMLPreformatted"/>
        <w:ind w:left="720"/>
        <w:rPr>
          <w:ins w:id="232" w:author="Darice Corey-Gilbert" w:date="2016-09-22T22:45:00Z"/>
          <w:rStyle w:val="error"/>
        </w:rPr>
      </w:pPr>
    </w:p>
    <w:p w14:paraId="4FCE91A4" w14:textId="77777777" w:rsidR="00767C47" w:rsidRDefault="00767C47" w:rsidP="00767C47">
      <w:pPr>
        <w:spacing w:after="0"/>
        <w:rPr>
          <w:ins w:id="233" w:author="Darice Corey-Gilbert" w:date="2016-09-22T22:45:00Z"/>
          <w:rStyle w:val="ANGELBodytext"/>
        </w:rPr>
      </w:pPr>
    </w:p>
    <w:p w14:paraId="42B61B8B" w14:textId="77777777" w:rsidR="00767C47" w:rsidRDefault="00767C47" w:rsidP="00767C47">
      <w:pPr>
        <w:spacing w:after="0"/>
        <w:rPr>
          <w:ins w:id="234" w:author="Darice Corey-Gilbert" w:date="2016-09-22T22:45:00Z"/>
          <w:rStyle w:val="ANGELBodytext"/>
        </w:rPr>
      </w:pPr>
      <w:ins w:id="235" w:author="Darice Corey-Gilbert" w:date="2016-09-22T22:45:00Z">
        <w:r>
          <w:rPr>
            <w:noProof/>
          </w:rPr>
          <w:drawing>
            <wp:inline distT="0" distB="0" distL="0" distR="0" wp14:anchorId="6F387349" wp14:editId="63ABB553">
              <wp:extent cx="4047619" cy="2057143"/>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7619" cy="2057143"/>
                      </a:xfrm>
                      <a:prstGeom prst="rect">
                        <a:avLst/>
                      </a:prstGeom>
                    </pic:spPr>
                  </pic:pic>
                </a:graphicData>
              </a:graphic>
            </wp:inline>
          </w:drawing>
        </w:r>
      </w:ins>
    </w:p>
    <w:p w14:paraId="5F4B6A9A" w14:textId="77777777" w:rsidR="00767C47" w:rsidRDefault="00767C47" w:rsidP="00767C47">
      <w:pPr>
        <w:spacing w:after="0"/>
        <w:rPr>
          <w:ins w:id="236" w:author="Darice Corey-Gilbert" w:date="2016-09-22T22:45:00Z"/>
          <w:rStyle w:val="ANGELBodytext"/>
        </w:rPr>
      </w:pPr>
    </w:p>
    <w:p w14:paraId="6B457E3E" w14:textId="33ECD17B" w:rsidR="00767C47" w:rsidRDefault="00166CC7" w:rsidP="00767C47">
      <w:pPr>
        <w:spacing w:after="0"/>
        <w:rPr>
          <w:ins w:id="237" w:author="Corey-Gilbert, Darice" w:date="2016-10-06T14:13:00Z"/>
          <w:rStyle w:val="ANGELProductionNote"/>
        </w:rPr>
      </w:pPr>
      <w:ins w:id="238" w:author="Corey-Gilbert, Darice" w:date="2016-10-06T14:13:00Z">
        <w:r>
          <w:rPr>
            <w:rFonts w:ascii="Verdana" w:hAnsi="Verdana"/>
            <w:sz w:val="20"/>
          </w:rPr>
          <w:fldChar w:fldCharType="begin"/>
        </w:r>
      </w:ins>
      <w:ins w:id="239" w:author="Corey-Gilbert, Darice" w:date="2016-10-06T14:21:00Z">
        <w:r w:rsidR="004F5724">
          <w:rPr>
            <w:rFonts w:ascii="Verdana" w:hAnsi="Verdana"/>
            <w:sz w:val="20"/>
          </w:rPr>
          <w:instrText>HYPERLINK "C:\\Users\\dlc59\\Google Drive\\Rasmussen\\Computer Science SME\\1_CEN1400 - Mobile Application Development\\Module 1\\CSS\\ex2.html"</w:instrText>
        </w:r>
      </w:ins>
      <w:ins w:id="240" w:author="Corey-Gilbert, Darice" w:date="2016-10-06T14:13:00Z">
        <w:r>
          <w:rPr>
            <w:rFonts w:ascii="Verdana" w:hAnsi="Verdana"/>
            <w:sz w:val="20"/>
          </w:rPr>
          <w:fldChar w:fldCharType="separate"/>
        </w:r>
        <w:r w:rsidRPr="00166CC7">
          <w:rPr>
            <w:rStyle w:val="Hyperlink"/>
            <w:rFonts w:ascii="Verdana" w:hAnsi="Verdana"/>
            <w:sz w:val="20"/>
          </w:rPr>
          <w:t>CSS\ex2.html</w:t>
        </w:r>
        <w:r>
          <w:rPr>
            <w:rFonts w:ascii="Verdana" w:hAnsi="Verdana"/>
            <w:sz w:val="20"/>
          </w:rPr>
          <w:fldChar w:fldCharType="end"/>
        </w:r>
      </w:ins>
      <w:ins w:id="241" w:author="Darice Corey-Gilbert" w:date="2016-09-22T22:45:00Z">
        <w:del w:id="242" w:author="Corey-Gilbert, Darice" w:date="2016-10-06T14:13:00Z">
          <w:r w:rsidR="00767C47" w:rsidDel="00166CC7">
            <w:rPr>
              <w:rStyle w:val="ANGELProductionNote"/>
            </w:rPr>
            <w:delText>&lt;link to ex2.html in the css folder in the media folder&gt;</w:delText>
          </w:r>
        </w:del>
      </w:ins>
    </w:p>
    <w:p w14:paraId="12D617FB" w14:textId="77777777" w:rsidR="00166CC7" w:rsidRPr="004B463F" w:rsidRDefault="00166CC7" w:rsidP="00767C47">
      <w:pPr>
        <w:spacing w:after="0"/>
        <w:rPr>
          <w:ins w:id="243" w:author="Darice Corey-Gilbert" w:date="2016-09-22T22:45:00Z"/>
          <w:rStyle w:val="ANGELProductionNote"/>
        </w:rPr>
      </w:pPr>
    </w:p>
    <w:p w14:paraId="64090ABB" w14:textId="77777777" w:rsidR="00767C47" w:rsidRDefault="00767C47" w:rsidP="00767C47">
      <w:pPr>
        <w:pStyle w:val="HTMLPreformatted"/>
        <w:ind w:left="720"/>
        <w:rPr>
          <w:ins w:id="244" w:author="Darice Corey-Gilbert" w:date="2016-09-22T22:45:00Z"/>
        </w:rPr>
      </w:pPr>
      <w:ins w:id="245" w:author="Darice Corey-Gilbert" w:date="2016-09-22T22:45:00Z">
        <w:r>
          <w:rPr>
            <w:rStyle w:val="error"/>
          </w:rPr>
          <w:t>&lt;</w:t>
        </w:r>
        <w:r>
          <w:rPr>
            <w:rStyle w:val="start-tag"/>
          </w:rPr>
          <w:t>html</w:t>
        </w:r>
        <w:r>
          <w:rPr>
            <w:rStyle w:val="error"/>
          </w:rPr>
          <w:t>&gt;</w:t>
        </w:r>
        <w:r>
          <w:t xml:space="preserve"> </w:t>
        </w:r>
      </w:ins>
    </w:p>
    <w:p w14:paraId="49ED8BAA" w14:textId="77777777" w:rsidR="00767C47" w:rsidRDefault="00767C47" w:rsidP="00767C47">
      <w:pPr>
        <w:pStyle w:val="HTMLPreformatted"/>
        <w:ind w:left="720"/>
        <w:rPr>
          <w:ins w:id="246" w:author="Darice Corey-Gilbert" w:date="2016-09-22T22:45:00Z"/>
        </w:rPr>
      </w:pPr>
      <w:ins w:id="247" w:author="Darice Corey-Gilbert" w:date="2016-09-22T22:45:00Z">
        <w:r>
          <w:t>&lt;</w:t>
        </w:r>
        <w:r>
          <w:rPr>
            <w:rStyle w:val="start-tag"/>
          </w:rPr>
          <w:t>head</w:t>
        </w:r>
        <w:r>
          <w:t xml:space="preserve">&gt; </w:t>
        </w:r>
      </w:ins>
    </w:p>
    <w:p w14:paraId="3913C988" w14:textId="2AB40FC9" w:rsidR="00767C47" w:rsidRPr="008401AB" w:rsidDel="00166CC7" w:rsidRDefault="00767C47" w:rsidP="00767C47">
      <w:pPr>
        <w:pStyle w:val="HTMLPreformatted"/>
        <w:ind w:left="720"/>
        <w:rPr>
          <w:ins w:id="248" w:author="Darice Corey-Gilbert" w:date="2016-09-22T22:45:00Z"/>
          <w:del w:id="249" w:author="Corey-Gilbert, Darice" w:date="2016-10-06T14:13:00Z"/>
          <w:rStyle w:val="ANGELProductionNote"/>
        </w:rPr>
      </w:pPr>
      <w:ins w:id="250" w:author="Darice Corey-Gilbert" w:date="2016-09-22T22:45:00Z">
        <w:r>
          <w:t>&lt;</w:t>
        </w:r>
        <w:r>
          <w:rPr>
            <w:rStyle w:val="start-tag"/>
          </w:rPr>
          <w:t>link</w:t>
        </w:r>
        <w:r>
          <w:t xml:space="preserve"> </w:t>
        </w:r>
        <w:r>
          <w:rPr>
            <w:rStyle w:val="attribute-name"/>
          </w:rPr>
          <w:t>rel</w:t>
        </w:r>
        <w:r>
          <w:t xml:space="preserve">="stylesheet" </w:t>
        </w:r>
        <w:r>
          <w:rPr>
            <w:rStyle w:val="attribute-name"/>
          </w:rPr>
          <w:t>type</w:t>
        </w:r>
        <w:r>
          <w:t xml:space="preserve">="text/css" </w:t>
        </w:r>
        <w:r>
          <w:rPr>
            <w:rStyle w:val="attribute-name"/>
          </w:rPr>
          <w:t>href</w:t>
        </w:r>
        <w:r>
          <w:t>="</w:t>
        </w:r>
        <w:del w:id="251" w:author="Corey-Gilbert, Darice" w:date="2016-10-06T14:13:00Z">
          <w:r w:rsidDel="00166CC7">
            <w:fldChar w:fldCharType="begin"/>
          </w:r>
          <w:r w:rsidDel="00166CC7">
            <w:delInstrText xml:space="preserve"> HYPERLINK "view-source:file:///C:/Users/dlc59/Google%20Drive/Rasmussen/N440%20-1-%20Web%20Design%20Project/N440%20-%20HTML%20PPT%20FILES/CSS%20Intro/ex2.css" </w:delInstrText>
          </w:r>
          <w:r w:rsidDel="00166CC7">
            <w:fldChar w:fldCharType="separate"/>
          </w:r>
          <w:r w:rsidRPr="00166CC7" w:rsidDel="00166CC7">
            <w:rPr>
              <w:rPrChange w:id="252" w:author="Corey-Gilbert, Darice" w:date="2016-10-06T14:13:00Z">
                <w:rPr>
                  <w:rStyle w:val="Hyperlink"/>
                </w:rPr>
              </w:rPrChange>
            </w:rPr>
            <w:delText>ex2.css</w:delText>
          </w:r>
          <w:r w:rsidDel="00166CC7">
            <w:rPr>
              <w:rStyle w:val="Hyperlink"/>
            </w:rPr>
            <w:fldChar w:fldCharType="end"/>
          </w:r>
        </w:del>
      </w:ins>
      <w:ins w:id="253" w:author="Corey-Gilbert, Darice" w:date="2016-10-06T14:13:00Z">
        <w:r w:rsidR="00166CC7" w:rsidRPr="00166CC7">
          <w:rPr>
            <w:rPrChange w:id="254" w:author="Corey-Gilbert, Darice" w:date="2016-10-06T14:13:00Z">
              <w:rPr>
                <w:rStyle w:val="Hyperlink"/>
              </w:rPr>
            </w:rPrChange>
          </w:rPr>
          <w:t>ex2.css</w:t>
        </w:r>
      </w:ins>
      <w:ins w:id="255" w:author="Darice Corey-Gilbert" w:date="2016-09-22T22:45:00Z">
        <w:r>
          <w:t xml:space="preserve">" /&gt; </w:t>
        </w:r>
        <w:del w:id="256" w:author="Corey-Gilbert, Darice" w:date="2016-10-06T14:13:00Z">
          <w:r w:rsidRPr="008401AB" w:rsidDel="00166CC7">
            <w:rPr>
              <w:rStyle w:val="ANGELProductionNote"/>
            </w:rPr>
            <w:delText>&lt;link to ex2.css in the</w:delText>
          </w:r>
          <w:r w:rsidDel="00166CC7">
            <w:rPr>
              <w:rStyle w:val="ANGELProductionNote"/>
            </w:rPr>
            <w:delText xml:space="preserve"> css folder in the</w:delText>
          </w:r>
          <w:r w:rsidRPr="008401AB" w:rsidDel="00166CC7">
            <w:rPr>
              <w:rStyle w:val="ANGELProductionNote"/>
            </w:rPr>
            <w:delText xml:space="preserve"> media folder&gt;</w:delText>
          </w:r>
        </w:del>
      </w:ins>
    </w:p>
    <w:p w14:paraId="7E77B1D8" w14:textId="77777777" w:rsidR="00166CC7" w:rsidRDefault="00166CC7" w:rsidP="00767C47">
      <w:pPr>
        <w:pStyle w:val="HTMLPreformatted"/>
        <w:ind w:left="720"/>
        <w:rPr>
          <w:ins w:id="257" w:author="Corey-Gilbert, Darice" w:date="2016-10-06T14:13:00Z"/>
          <w:rStyle w:val="ANGELProductionNote"/>
        </w:rPr>
      </w:pPr>
    </w:p>
    <w:p w14:paraId="472738E7" w14:textId="58CE53F5" w:rsidR="00767C47" w:rsidRDefault="00767C47" w:rsidP="00767C47">
      <w:pPr>
        <w:pStyle w:val="HTMLPreformatted"/>
        <w:ind w:left="720"/>
        <w:rPr>
          <w:ins w:id="258" w:author="Darice Corey-Gilbert" w:date="2016-09-22T22:45:00Z"/>
        </w:rPr>
      </w:pPr>
      <w:ins w:id="259" w:author="Darice Corey-Gilbert" w:date="2016-09-22T22:45:00Z">
        <w:r>
          <w:t>&lt;/</w:t>
        </w:r>
        <w:r>
          <w:rPr>
            <w:rStyle w:val="end-tag"/>
          </w:rPr>
          <w:t>head</w:t>
        </w:r>
        <w:r>
          <w:t xml:space="preserve">&gt; </w:t>
        </w:r>
      </w:ins>
    </w:p>
    <w:p w14:paraId="46BECF3B" w14:textId="77777777" w:rsidR="00767C47" w:rsidRDefault="00767C47" w:rsidP="00767C47">
      <w:pPr>
        <w:pStyle w:val="HTMLPreformatted"/>
        <w:ind w:left="720"/>
        <w:rPr>
          <w:ins w:id="260" w:author="Darice Corey-Gilbert" w:date="2016-09-22T22:45:00Z"/>
        </w:rPr>
      </w:pPr>
    </w:p>
    <w:p w14:paraId="2120F80E" w14:textId="77777777" w:rsidR="00767C47" w:rsidRDefault="00767C47" w:rsidP="00767C47">
      <w:pPr>
        <w:pStyle w:val="HTMLPreformatted"/>
        <w:ind w:left="720"/>
        <w:rPr>
          <w:ins w:id="261" w:author="Darice Corey-Gilbert" w:date="2016-09-22T22:45:00Z"/>
        </w:rPr>
      </w:pPr>
      <w:ins w:id="262" w:author="Darice Corey-Gilbert" w:date="2016-09-22T22:45:00Z">
        <w:r>
          <w:t>&lt;</w:t>
        </w:r>
        <w:r>
          <w:rPr>
            <w:rStyle w:val="start-tag"/>
          </w:rPr>
          <w:t>body</w:t>
        </w:r>
        <w:r>
          <w:t xml:space="preserve">&gt; </w:t>
        </w:r>
      </w:ins>
    </w:p>
    <w:p w14:paraId="08D900F7" w14:textId="77777777" w:rsidR="00767C47" w:rsidRDefault="00767C47" w:rsidP="00767C47">
      <w:pPr>
        <w:pStyle w:val="HTMLPreformatted"/>
        <w:ind w:left="720"/>
        <w:rPr>
          <w:ins w:id="263" w:author="Darice Corey-Gilbert" w:date="2016-09-22T22:45:00Z"/>
        </w:rPr>
      </w:pPr>
      <w:ins w:id="264" w:author="Darice Corey-Gilbert" w:date="2016-09-22T22:45:00Z">
        <w:r>
          <w:t>&lt;</w:t>
        </w:r>
        <w:r>
          <w:rPr>
            <w:rStyle w:val="start-tag"/>
          </w:rPr>
          <w:t>h1</w:t>
        </w:r>
        <w:r>
          <w:t>&gt;This is a header 1&lt;/</w:t>
        </w:r>
        <w:r>
          <w:rPr>
            <w:rStyle w:val="end-tag"/>
          </w:rPr>
          <w:t>h1</w:t>
        </w:r>
        <w:r>
          <w:t xml:space="preserve">&gt; </w:t>
        </w:r>
      </w:ins>
    </w:p>
    <w:p w14:paraId="0806A8F9" w14:textId="77777777" w:rsidR="00767C47" w:rsidRDefault="00767C47" w:rsidP="00767C47">
      <w:pPr>
        <w:pStyle w:val="HTMLPreformatted"/>
        <w:ind w:left="720"/>
        <w:rPr>
          <w:ins w:id="265" w:author="Darice Corey-Gilbert" w:date="2016-09-22T22:45:00Z"/>
        </w:rPr>
      </w:pPr>
      <w:ins w:id="266" w:author="Darice Corey-Gilbert" w:date="2016-09-22T22:45:00Z">
        <w:r>
          <w:t>&lt;</w:t>
        </w:r>
        <w:r>
          <w:rPr>
            <w:rStyle w:val="start-tag"/>
          </w:rPr>
          <w:t>hr</w:t>
        </w:r>
        <w:r>
          <w:t xml:space="preserve"> /&gt; </w:t>
        </w:r>
      </w:ins>
    </w:p>
    <w:p w14:paraId="028D1680" w14:textId="77777777" w:rsidR="00767C47" w:rsidRDefault="00767C47" w:rsidP="00767C47">
      <w:pPr>
        <w:pStyle w:val="HTMLPreformatted"/>
        <w:ind w:left="720"/>
        <w:rPr>
          <w:ins w:id="267" w:author="Darice Corey-Gilbert" w:date="2016-09-22T22:45:00Z"/>
        </w:rPr>
      </w:pPr>
      <w:ins w:id="268" w:author="Darice Corey-Gilbert" w:date="2016-09-22T22:45:00Z">
        <w:r>
          <w:t>&lt;</w:t>
        </w:r>
        <w:r>
          <w:rPr>
            <w:rStyle w:val="start-tag"/>
          </w:rPr>
          <w:t>p</w:t>
        </w:r>
        <w:r>
          <w:t>&gt;You can see that the style sheet formats the text&lt;/</w:t>
        </w:r>
        <w:r>
          <w:rPr>
            <w:rStyle w:val="end-tag"/>
          </w:rPr>
          <w:t>p</w:t>
        </w:r>
        <w:r>
          <w:t xml:space="preserve">&gt; </w:t>
        </w:r>
      </w:ins>
    </w:p>
    <w:p w14:paraId="79A4EF42" w14:textId="60D66303" w:rsidR="00767C47" w:rsidRDefault="00767C47" w:rsidP="00767C47">
      <w:pPr>
        <w:pStyle w:val="HTMLPreformatted"/>
        <w:ind w:left="720"/>
        <w:rPr>
          <w:ins w:id="269" w:author="Darice Corey-Gilbert" w:date="2016-09-22T22:45:00Z"/>
        </w:rPr>
      </w:pPr>
      <w:ins w:id="270" w:author="Darice Corey-Gilbert" w:date="2016-09-22T22:45:00Z">
        <w:r>
          <w:t>&lt;</w:t>
        </w:r>
        <w:r>
          <w:rPr>
            <w:rStyle w:val="start-tag"/>
          </w:rPr>
          <w:t>p</w:t>
        </w:r>
        <w:r>
          <w:t>&gt;&lt;</w:t>
        </w:r>
        <w:r>
          <w:rPr>
            <w:rStyle w:val="start-tag"/>
          </w:rPr>
          <w:t>a</w:t>
        </w:r>
        <w:r>
          <w:t xml:space="preserve"> </w:t>
        </w:r>
        <w:r>
          <w:rPr>
            <w:rStyle w:val="attribute-name"/>
          </w:rPr>
          <w:t>href</w:t>
        </w:r>
        <w:r>
          <w:t>="</w:t>
        </w:r>
      </w:ins>
      <w:ins w:id="271" w:author="Darice Corey-Gilbert" w:date="2016-09-23T00:01:00Z">
        <w:r w:rsidR="008B2B23" w:rsidRPr="008B2B23">
          <w:rPr>
            <w:rPrChange w:id="272" w:author="Darice Corey-Gilbert" w:date="2016-09-23T00:01:00Z">
              <w:rPr>
                <w:rStyle w:val="Hyperlink"/>
              </w:rPr>
            </w:rPrChange>
          </w:rPr>
          <w:t>http://www.google.com</w:t>
        </w:r>
      </w:ins>
      <w:ins w:id="273" w:author="Darice Corey-Gilbert" w:date="2016-09-22T22:45:00Z">
        <w:r>
          <w:t xml:space="preserve">" </w:t>
        </w:r>
        <w:r>
          <w:rPr>
            <w:rStyle w:val="attribute-name"/>
          </w:rPr>
          <w:t>target</w:t>
        </w:r>
        <w:r>
          <w:t>="_blank"&gt;This is a link&lt;/</w:t>
        </w:r>
        <w:r>
          <w:rPr>
            <w:rStyle w:val="end-tag"/>
          </w:rPr>
          <w:t>a</w:t>
        </w:r>
        <w:r>
          <w:t>&gt;&lt;/</w:t>
        </w:r>
        <w:r>
          <w:rPr>
            <w:rStyle w:val="end-tag"/>
          </w:rPr>
          <w:t>p</w:t>
        </w:r>
        <w:r>
          <w:t xml:space="preserve">&gt; </w:t>
        </w:r>
      </w:ins>
    </w:p>
    <w:p w14:paraId="477BB11D" w14:textId="77777777" w:rsidR="00767C47" w:rsidRDefault="00767C47" w:rsidP="00767C47">
      <w:pPr>
        <w:pStyle w:val="HTMLPreformatted"/>
        <w:ind w:left="720"/>
        <w:rPr>
          <w:ins w:id="274" w:author="Darice Corey-Gilbert" w:date="2016-09-22T22:45:00Z"/>
        </w:rPr>
      </w:pPr>
    </w:p>
    <w:p w14:paraId="6F4672EF" w14:textId="77777777" w:rsidR="00767C47" w:rsidRDefault="00767C47" w:rsidP="00767C47">
      <w:pPr>
        <w:pStyle w:val="HTMLPreformatted"/>
        <w:ind w:left="720"/>
        <w:rPr>
          <w:ins w:id="275" w:author="Darice Corey-Gilbert" w:date="2016-09-22T22:45:00Z"/>
        </w:rPr>
      </w:pPr>
      <w:ins w:id="276" w:author="Darice Corey-Gilbert" w:date="2016-09-22T22:45:00Z">
        <w:r>
          <w:t>&lt;/</w:t>
        </w:r>
        <w:r>
          <w:rPr>
            <w:rStyle w:val="end-tag"/>
          </w:rPr>
          <w:t>body</w:t>
        </w:r>
        <w:r>
          <w:t xml:space="preserve">&gt; </w:t>
        </w:r>
      </w:ins>
    </w:p>
    <w:p w14:paraId="7CB42D03" w14:textId="77777777" w:rsidR="00767C47" w:rsidRDefault="00767C47" w:rsidP="00767C47">
      <w:pPr>
        <w:pStyle w:val="HTMLPreformatted"/>
        <w:ind w:left="720"/>
        <w:rPr>
          <w:ins w:id="277" w:author="Darice Corey-Gilbert" w:date="2016-09-22T22:45:00Z"/>
        </w:rPr>
      </w:pPr>
      <w:ins w:id="278" w:author="Darice Corey-Gilbert" w:date="2016-09-22T22:45:00Z">
        <w:r>
          <w:t>&lt;/</w:t>
        </w:r>
        <w:r>
          <w:rPr>
            <w:rStyle w:val="end-tag"/>
          </w:rPr>
          <w:t>html</w:t>
        </w:r>
        <w:r>
          <w:t xml:space="preserve">&gt; </w:t>
        </w:r>
      </w:ins>
    </w:p>
    <w:p w14:paraId="272FC567" w14:textId="77777777" w:rsidR="00767C47" w:rsidRDefault="00767C47" w:rsidP="00767C47">
      <w:pPr>
        <w:spacing w:after="0"/>
        <w:rPr>
          <w:ins w:id="279" w:author="Darice Corey-Gilbert" w:date="2016-09-22T22:45:00Z"/>
          <w:rStyle w:val="ANGELBodytext"/>
        </w:rPr>
      </w:pPr>
    </w:p>
    <w:p w14:paraId="6EB4B6E3" w14:textId="77777777" w:rsidR="00767C47" w:rsidRPr="00CF596E" w:rsidRDefault="00767C47" w:rsidP="00767C47">
      <w:pPr>
        <w:spacing w:after="0"/>
        <w:rPr>
          <w:ins w:id="280" w:author="Darice Corey-Gilbert" w:date="2016-09-22T22:45:00Z"/>
          <w:rStyle w:val="ANGELBodytext"/>
        </w:rPr>
      </w:pPr>
    </w:p>
    <w:p w14:paraId="25D924B1" w14:textId="77777777" w:rsidR="00767C47" w:rsidRDefault="00767C47" w:rsidP="00767C47">
      <w:pPr>
        <w:spacing w:after="0"/>
        <w:rPr>
          <w:ins w:id="281" w:author="Darice Corey-Gilbert" w:date="2016-09-22T22:45:00Z"/>
          <w:rFonts w:ascii="Verdana" w:hAnsi="Verdana"/>
          <w:color w:val="808080" w:themeColor="background1" w:themeShade="80"/>
        </w:rPr>
      </w:pPr>
      <w:ins w:id="282" w:author="Darice Corey-Gilbert" w:date="2016-09-22T22:45:00Z">
        <w:r>
          <w:rPr>
            <w:noProof/>
          </w:rPr>
          <w:drawing>
            <wp:inline distT="0" distB="0" distL="0" distR="0" wp14:anchorId="4D580A17" wp14:editId="4588057F">
              <wp:extent cx="3247619" cy="14571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7619" cy="1457143"/>
                      </a:xfrm>
                      <a:prstGeom prst="rect">
                        <a:avLst/>
                      </a:prstGeom>
                    </pic:spPr>
                  </pic:pic>
                </a:graphicData>
              </a:graphic>
            </wp:inline>
          </w:drawing>
        </w:r>
      </w:ins>
    </w:p>
    <w:p w14:paraId="16616874" w14:textId="77777777" w:rsidR="00767C47" w:rsidRDefault="00767C47" w:rsidP="00767C47">
      <w:pPr>
        <w:spacing w:after="0"/>
        <w:rPr>
          <w:ins w:id="283" w:author="Darice Corey-Gilbert" w:date="2016-09-22T22:45:00Z"/>
          <w:rFonts w:ascii="Verdana" w:hAnsi="Verdana"/>
          <w:color w:val="808080" w:themeColor="background1" w:themeShade="80"/>
        </w:rPr>
      </w:pPr>
    </w:p>
    <w:p w14:paraId="31F0EEED" w14:textId="77777777" w:rsidR="00767C47" w:rsidRPr="004B463F" w:rsidRDefault="00767C47" w:rsidP="00767C47">
      <w:pPr>
        <w:spacing w:after="0"/>
        <w:rPr>
          <w:ins w:id="284" w:author="Darice Corey-Gilbert" w:date="2016-09-22T22:45:00Z"/>
          <w:rStyle w:val="ANGELSubheader"/>
        </w:rPr>
      </w:pPr>
      <w:ins w:id="285" w:author="Darice Corey-Gilbert" w:date="2016-09-22T22:45:00Z">
        <w:r w:rsidRPr="004B463F">
          <w:rPr>
            <w:rStyle w:val="ANGELSubheader"/>
          </w:rPr>
          <w:t>CSS Syntax</w:t>
        </w:r>
      </w:ins>
    </w:p>
    <w:p w14:paraId="030ACA33" w14:textId="77777777" w:rsidR="00767C47" w:rsidRPr="00CF596E" w:rsidRDefault="00767C47" w:rsidP="00767C47">
      <w:pPr>
        <w:spacing w:after="0"/>
        <w:rPr>
          <w:ins w:id="286" w:author="Darice Corey-Gilbert" w:date="2016-09-22T22:45:00Z"/>
          <w:rStyle w:val="ANGELBodytext"/>
        </w:rPr>
      </w:pPr>
    </w:p>
    <w:p w14:paraId="4FFBC0AC" w14:textId="77777777" w:rsidR="00767C47" w:rsidRDefault="00767C47" w:rsidP="00767C47">
      <w:pPr>
        <w:spacing w:after="0"/>
        <w:rPr>
          <w:ins w:id="287" w:author="Darice Corey-Gilbert" w:date="2016-09-22T22:45:00Z"/>
          <w:rStyle w:val="ANGELBodytext"/>
        </w:rPr>
      </w:pPr>
      <w:ins w:id="288" w:author="Darice Corey-Gilbert" w:date="2016-09-22T22:45:00Z">
        <w:r w:rsidRPr="00CF596E">
          <w:rPr>
            <w:rStyle w:val="ANGELBodytext"/>
          </w:rPr>
          <w:t>A CSS rule has two main parts: a selector, and one or more declarations:</w:t>
        </w:r>
      </w:ins>
    </w:p>
    <w:p w14:paraId="081B5E88" w14:textId="77777777" w:rsidR="00767C47" w:rsidRDefault="00767C47" w:rsidP="00767C47">
      <w:pPr>
        <w:spacing w:after="0"/>
        <w:rPr>
          <w:ins w:id="289" w:author="Darice Corey-Gilbert" w:date="2016-09-22T22:45:00Z"/>
          <w:rStyle w:val="ANGELBodytext"/>
        </w:rPr>
      </w:pPr>
    </w:p>
    <w:p w14:paraId="1D063BEF" w14:textId="77777777" w:rsidR="00767C47" w:rsidRPr="00CF596E" w:rsidRDefault="00767C47" w:rsidP="00767C47">
      <w:pPr>
        <w:spacing w:after="0"/>
        <w:rPr>
          <w:ins w:id="290" w:author="Darice Corey-Gilbert" w:date="2016-09-22T22:45:00Z"/>
          <w:rStyle w:val="ANGELBodytext"/>
        </w:rPr>
      </w:pPr>
      <w:ins w:id="291" w:author="Darice Corey-Gilbert" w:date="2016-09-22T22:45:00Z">
        <w:r>
          <w:rPr>
            <w:noProof/>
          </w:rPr>
          <w:drawing>
            <wp:inline distT="0" distB="0" distL="0" distR="0" wp14:anchorId="0E47BD9E" wp14:editId="71422020">
              <wp:extent cx="5943600" cy="1591408"/>
              <wp:effectExtent l="0" t="0" r="0" b="8890"/>
              <wp:docPr id="61" name="Picture 61" descr="C:\Users\dlc59\AppData\Local\Temp\1\SNAGHTML2a249b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lc59\AppData\Local\Temp\1\SNAGHTML2a249b7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91408"/>
                      </a:xfrm>
                      <a:prstGeom prst="rect">
                        <a:avLst/>
                      </a:prstGeom>
                      <a:noFill/>
                      <a:ln>
                        <a:noFill/>
                      </a:ln>
                    </pic:spPr>
                  </pic:pic>
                </a:graphicData>
              </a:graphic>
            </wp:inline>
          </w:drawing>
        </w:r>
      </w:ins>
    </w:p>
    <w:p w14:paraId="1335FFF7" w14:textId="77777777" w:rsidR="00767C47" w:rsidRDefault="00767C47" w:rsidP="00767C47">
      <w:pPr>
        <w:spacing w:after="0"/>
        <w:rPr>
          <w:ins w:id="292" w:author="Darice Corey-Gilbert" w:date="2016-09-22T22:45:00Z"/>
          <w:rStyle w:val="ANGELBodytext"/>
        </w:rPr>
      </w:pPr>
    </w:p>
    <w:p w14:paraId="19A96CCB" w14:textId="77777777" w:rsidR="00767C47" w:rsidRDefault="00767C47" w:rsidP="00767C47">
      <w:pPr>
        <w:spacing w:after="0"/>
        <w:rPr>
          <w:ins w:id="293" w:author="Darice Corey-Gilbert" w:date="2016-09-22T22:45:00Z"/>
          <w:rStyle w:val="ANGELBodytext"/>
        </w:rPr>
      </w:pPr>
      <w:ins w:id="294" w:author="Darice Corey-Gilbert" w:date="2016-09-22T22:45:00Z">
        <w:r w:rsidRPr="00CF596E">
          <w:rPr>
            <w:rStyle w:val="ANGELBodytext"/>
          </w:rPr>
          <w:t>The selector is normally the HTML element you want to style. Each declaration consists of a property and a value. The property is the style attribute you want to change.  Each property has a value.</w:t>
        </w:r>
      </w:ins>
    </w:p>
    <w:p w14:paraId="13BF54DB" w14:textId="77777777" w:rsidR="00767C47" w:rsidRDefault="00767C47" w:rsidP="00767C47">
      <w:pPr>
        <w:spacing w:after="0"/>
        <w:rPr>
          <w:ins w:id="295" w:author="Darice Corey-Gilbert" w:date="2016-09-22T22:45:00Z"/>
          <w:rStyle w:val="ANGELBodytext"/>
        </w:rPr>
      </w:pPr>
    </w:p>
    <w:p w14:paraId="2E27165F" w14:textId="77777777" w:rsidR="00767C47" w:rsidRPr="004B463F" w:rsidRDefault="00767C47" w:rsidP="00767C47">
      <w:pPr>
        <w:spacing w:after="0"/>
        <w:rPr>
          <w:ins w:id="296" w:author="Darice Corey-Gilbert" w:date="2016-09-22T22:45:00Z"/>
          <w:rStyle w:val="ANGELSubheader"/>
        </w:rPr>
      </w:pPr>
      <w:ins w:id="297" w:author="Darice Corey-Gilbert" w:date="2016-09-22T22:45:00Z">
        <w:r w:rsidRPr="004B463F">
          <w:rPr>
            <w:rStyle w:val="ANGELSubheader"/>
          </w:rPr>
          <w:t>CSS Example</w:t>
        </w:r>
      </w:ins>
    </w:p>
    <w:p w14:paraId="2C9218EC" w14:textId="77777777" w:rsidR="00767C47" w:rsidRPr="00CF596E" w:rsidRDefault="00767C47" w:rsidP="00767C47">
      <w:pPr>
        <w:spacing w:after="0"/>
        <w:rPr>
          <w:ins w:id="298" w:author="Darice Corey-Gilbert" w:date="2016-09-22T22:45:00Z"/>
          <w:rStyle w:val="ANGELBodytext"/>
          <w:b/>
        </w:rPr>
      </w:pPr>
    </w:p>
    <w:p w14:paraId="7BD2EA7A" w14:textId="77777777" w:rsidR="00767C47" w:rsidRPr="009B1ECF" w:rsidRDefault="00767C47" w:rsidP="00767C47">
      <w:pPr>
        <w:spacing w:after="0"/>
        <w:rPr>
          <w:ins w:id="299" w:author="Darice Corey-Gilbert" w:date="2016-09-22T22:45:00Z"/>
          <w:rStyle w:val="ANGELBodytext"/>
        </w:rPr>
      </w:pPr>
      <w:ins w:id="300" w:author="Darice Corey-Gilbert" w:date="2016-09-22T22:45:00Z">
        <w:r w:rsidRPr="009B1ECF">
          <w:rPr>
            <w:rStyle w:val="ANGELBodytext"/>
          </w:rPr>
          <w:t>CSS declarations always ends with a semicolon, and declaration groups are surrounded by curly brackets:</w:t>
        </w:r>
      </w:ins>
    </w:p>
    <w:p w14:paraId="657A34DE" w14:textId="77777777" w:rsidR="00767C47" w:rsidRPr="00CF596E" w:rsidRDefault="00767C47" w:rsidP="00767C47">
      <w:pPr>
        <w:spacing w:after="0"/>
        <w:rPr>
          <w:ins w:id="301" w:author="Darice Corey-Gilbert" w:date="2016-09-22T22:45:00Z"/>
          <w:rStyle w:val="ANGELBodytext"/>
          <w:rFonts w:ascii="Courier New" w:hAnsi="Courier New" w:cs="Courier New"/>
        </w:rPr>
      </w:pPr>
      <w:ins w:id="302" w:author="Darice Corey-Gilbert" w:date="2016-09-22T22:45:00Z">
        <w:r w:rsidRPr="00CF596E">
          <w:rPr>
            <w:rStyle w:val="ANGELBodytext"/>
            <w:rFonts w:ascii="Courier New" w:hAnsi="Courier New" w:cs="Courier New"/>
          </w:rPr>
          <w:tab/>
          <w:t xml:space="preserve">p {color:red;text-align:center;} </w:t>
        </w:r>
      </w:ins>
    </w:p>
    <w:p w14:paraId="1C4B0DE1" w14:textId="77777777" w:rsidR="00767C47" w:rsidRPr="009B1ECF" w:rsidRDefault="00767C47" w:rsidP="00767C47">
      <w:pPr>
        <w:spacing w:after="0"/>
        <w:rPr>
          <w:ins w:id="303" w:author="Darice Corey-Gilbert" w:date="2016-09-22T22:45:00Z"/>
          <w:rStyle w:val="ANGELBodytext"/>
        </w:rPr>
      </w:pPr>
    </w:p>
    <w:p w14:paraId="0660336E" w14:textId="77777777" w:rsidR="00767C47" w:rsidRPr="009B1ECF" w:rsidRDefault="00767C47" w:rsidP="00767C47">
      <w:pPr>
        <w:spacing w:after="0"/>
        <w:rPr>
          <w:ins w:id="304" w:author="Darice Corey-Gilbert" w:date="2016-09-22T22:45:00Z"/>
          <w:rStyle w:val="ANGELBodytext"/>
        </w:rPr>
      </w:pPr>
      <w:ins w:id="305" w:author="Darice Corey-Gilbert" w:date="2016-09-22T22:45:00Z">
        <w:r w:rsidRPr="009B1ECF">
          <w:rPr>
            <w:rStyle w:val="ANGELBodytext"/>
          </w:rPr>
          <w:t>To make the CSS more readable, you can put one declaration on each line, like this:</w:t>
        </w:r>
      </w:ins>
    </w:p>
    <w:p w14:paraId="33A1A966" w14:textId="77777777" w:rsidR="00767C47" w:rsidRPr="00CF596E" w:rsidRDefault="00767C47" w:rsidP="00767C47">
      <w:pPr>
        <w:spacing w:after="0"/>
        <w:ind w:left="720"/>
        <w:rPr>
          <w:ins w:id="306" w:author="Darice Corey-Gilbert" w:date="2016-09-22T22:45:00Z"/>
          <w:rStyle w:val="ANGELBodytext"/>
          <w:rFonts w:ascii="Courier New" w:hAnsi="Courier New" w:cs="Courier New"/>
        </w:rPr>
      </w:pPr>
      <w:ins w:id="307" w:author="Darice Corey-Gilbert" w:date="2016-09-22T22:45:00Z">
        <w:r w:rsidRPr="00CF596E">
          <w:rPr>
            <w:rStyle w:val="ANGELBodytext"/>
            <w:rFonts w:ascii="Courier New" w:hAnsi="Courier New" w:cs="Courier New"/>
          </w:rPr>
          <w:t>p</w:t>
        </w:r>
        <w:r w:rsidRPr="00CF596E">
          <w:rPr>
            <w:rStyle w:val="ANGELBodytext"/>
            <w:rFonts w:ascii="Courier New" w:hAnsi="Courier New" w:cs="Courier New"/>
          </w:rPr>
          <w:br/>
          <w:t>{</w:t>
        </w:r>
        <w:r w:rsidRPr="00CF596E">
          <w:rPr>
            <w:rStyle w:val="ANGELBodytext"/>
            <w:rFonts w:ascii="Courier New" w:hAnsi="Courier New" w:cs="Courier New"/>
          </w:rPr>
          <w:br/>
          <w:t>color:red;</w:t>
        </w:r>
        <w:r w:rsidRPr="00CF596E">
          <w:rPr>
            <w:rStyle w:val="ANGELBodytext"/>
            <w:rFonts w:ascii="Courier New" w:hAnsi="Courier New" w:cs="Courier New"/>
          </w:rPr>
          <w:br/>
          <w:t>text-align:center;</w:t>
        </w:r>
        <w:r w:rsidRPr="00CF596E">
          <w:rPr>
            <w:rStyle w:val="ANGELBodytext"/>
            <w:rFonts w:ascii="Courier New" w:hAnsi="Courier New" w:cs="Courier New"/>
          </w:rPr>
          <w:br/>
          <w:t>}</w:t>
        </w:r>
      </w:ins>
    </w:p>
    <w:p w14:paraId="5BEC8EDC" w14:textId="77777777" w:rsidR="00767C47" w:rsidRDefault="00767C47" w:rsidP="00767C47">
      <w:pPr>
        <w:spacing w:after="0"/>
        <w:rPr>
          <w:ins w:id="308" w:author="Darice Corey-Gilbert" w:date="2016-09-22T22:45:00Z"/>
          <w:rFonts w:ascii="Verdana" w:hAnsi="Verdana"/>
          <w:color w:val="808080" w:themeColor="background1" w:themeShade="80"/>
        </w:rPr>
      </w:pPr>
    </w:p>
    <w:p w14:paraId="1D3181D7" w14:textId="2F6947DF" w:rsidR="00767C47" w:rsidRPr="00CF596E" w:rsidRDefault="00767C47" w:rsidP="00767C47">
      <w:pPr>
        <w:spacing w:after="0"/>
        <w:rPr>
          <w:ins w:id="309" w:author="Darice Corey-Gilbert" w:date="2016-09-22T22:45:00Z"/>
          <w:rStyle w:val="ANGELBodytext"/>
        </w:rPr>
      </w:pPr>
      <w:ins w:id="310" w:author="Darice Corey-Gilbert" w:date="2016-09-22T22:45:00Z">
        <w:r w:rsidRPr="00CF596E">
          <w:rPr>
            <w:rStyle w:val="ANGELBodytext"/>
          </w:rPr>
          <w:t xml:space="preserve">Here is an </w:t>
        </w:r>
      </w:ins>
      <w:ins w:id="311" w:author="Corey-Gilbert, Darice" w:date="2016-10-06T14:14:00Z">
        <w:r w:rsidR="00166CC7">
          <w:rPr>
            <w:rStyle w:val="ANGELBodytext"/>
          </w:rPr>
          <w:fldChar w:fldCharType="begin"/>
        </w:r>
      </w:ins>
      <w:ins w:id="312" w:author="Corey-Gilbert, Darice" w:date="2016-10-06T14:21:00Z">
        <w:r w:rsidR="004F5724">
          <w:rPr>
            <w:rStyle w:val="ANGELBodytext"/>
          </w:rPr>
          <w:instrText>HYPERLINK "C:\\Users\\dlc59\\Google Drive\\Rasmussen\\Computer Science SME\\1_CEN1400 - Mobile Application Development\\Module 1\\CSS\\ex3.html"</w:instrText>
        </w:r>
      </w:ins>
      <w:ins w:id="313" w:author="Corey-Gilbert, Darice" w:date="2016-10-06T14:14:00Z">
        <w:r w:rsidR="00166CC7">
          <w:rPr>
            <w:rStyle w:val="ANGELBodytext"/>
          </w:rPr>
          <w:fldChar w:fldCharType="separate"/>
        </w:r>
        <w:r w:rsidR="00166CC7" w:rsidRPr="00166CC7">
          <w:rPr>
            <w:rStyle w:val="Hyperlink"/>
            <w:rFonts w:ascii="Verdana" w:hAnsi="Verdana"/>
            <w:sz w:val="20"/>
          </w:rPr>
          <w:t>CSS\ex3.html</w:t>
        </w:r>
        <w:r w:rsidR="00166CC7">
          <w:rPr>
            <w:rStyle w:val="ANGELBodytext"/>
          </w:rPr>
          <w:fldChar w:fldCharType="end"/>
        </w:r>
      </w:ins>
      <w:ins w:id="314" w:author="Darice Corey-Gilbert" w:date="2016-09-22T22:45:00Z">
        <w:del w:id="315" w:author="Corey-Gilbert, Darice" w:date="2016-10-06T14:13:00Z">
          <w:r w:rsidRPr="004B463F" w:rsidDel="00166CC7">
            <w:rPr>
              <w:rStyle w:val="ANGELProductionNote"/>
            </w:rPr>
            <w:delText>&lt;link to ex3.html in the css folder in the media folder&gt;</w:delText>
          </w:r>
          <w:r w:rsidRPr="00CF596E" w:rsidDel="00166CC7">
            <w:rPr>
              <w:rStyle w:val="ANGELBodytext"/>
            </w:rPr>
            <w:delText>:</w:delText>
          </w:r>
        </w:del>
      </w:ins>
    </w:p>
    <w:p w14:paraId="0F4EC882" w14:textId="77777777" w:rsidR="00767C47" w:rsidRDefault="00767C47" w:rsidP="00767C47">
      <w:pPr>
        <w:spacing w:after="0"/>
        <w:rPr>
          <w:ins w:id="316" w:author="Darice Corey-Gilbert" w:date="2016-09-22T22:45:00Z"/>
          <w:rFonts w:ascii="Verdana" w:hAnsi="Verdana"/>
          <w:color w:val="808080" w:themeColor="background1" w:themeShade="80"/>
        </w:rPr>
      </w:pPr>
    </w:p>
    <w:p w14:paraId="5C6EEDEE" w14:textId="77777777" w:rsidR="00767C47" w:rsidRDefault="00767C47" w:rsidP="00767C47">
      <w:pPr>
        <w:pStyle w:val="HTMLPreformatted"/>
        <w:ind w:left="720"/>
        <w:rPr>
          <w:ins w:id="317" w:author="Darice Corey-Gilbert" w:date="2016-09-22T22:45:00Z"/>
        </w:rPr>
      </w:pPr>
      <w:ins w:id="318" w:author="Darice Corey-Gilbert" w:date="2016-09-22T22:45:00Z">
        <w:r>
          <w:rPr>
            <w:rStyle w:val="error"/>
          </w:rPr>
          <w:t>&lt;</w:t>
        </w:r>
        <w:r>
          <w:rPr>
            <w:rStyle w:val="start-tag"/>
          </w:rPr>
          <w:t>html</w:t>
        </w:r>
        <w:r>
          <w:rPr>
            <w:rStyle w:val="error"/>
          </w:rPr>
          <w:t>&gt;</w:t>
        </w:r>
      </w:ins>
    </w:p>
    <w:p w14:paraId="26AAA0F9" w14:textId="77777777" w:rsidR="00767C47" w:rsidRDefault="00767C47" w:rsidP="00767C47">
      <w:pPr>
        <w:pStyle w:val="HTMLPreformatted"/>
        <w:ind w:left="720"/>
        <w:rPr>
          <w:ins w:id="319" w:author="Darice Corey-Gilbert" w:date="2016-09-22T22:45:00Z"/>
        </w:rPr>
      </w:pPr>
      <w:ins w:id="320" w:author="Darice Corey-Gilbert" w:date="2016-09-22T22:45:00Z">
        <w:r>
          <w:t>&lt;</w:t>
        </w:r>
        <w:r>
          <w:rPr>
            <w:rStyle w:val="start-tag"/>
          </w:rPr>
          <w:t>head</w:t>
        </w:r>
        <w:r>
          <w:t>&gt;</w:t>
        </w:r>
      </w:ins>
    </w:p>
    <w:p w14:paraId="7AEE3E4E" w14:textId="77777777" w:rsidR="00767C47" w:rsidRDefault="00767C47" w:rsidP="00767C47">
      <w:pPr>
        <w:pStyle w:val="HTMLPreformatted"/>
        <w:ind w:left="720"/>
        <w:rPr>
          <w:ins w:id="321" w:author="Darice Corey-Gilbert" w:date="2016-09-22T22:45:00Z"/>
        </w:rPr>
      </w:pPr>
      <w:ins w:id="322" w:author="Darice Corey-Gilbert" w:date="2016-09-22T22:45:00Z">
        <w:r>
          <w:t>&lt;</w:t>
        </w:r>
        <w:r>
          <w:rPr>
            <w:rStyle w:val="start-tag"/>
          </w:rPr>
          <w:t>style</w:t>
        </w:r>
        <w:r>
          <w:t xml:space="preserve"> </w:t>
        </w:r>
        <w:r>
          <w:rPr>
            <w:rStyle w:val="attribute-name"/>
          </w:rPr>
          <w:t>type</w:t>
        </w:r>
        <w:r>
          <w:t>="text/css"&gt;</w:t>
        </w:r>
      </w:ins>
    </w:p>
    <w:p w14:paraId="20D92BFA" w14:textId="77777777" w:rsidR="00767C47" w:rsidRDefault="00767C47" w:rsidP="00767C47">
      <w:pPr>
        <w:pStyle w:val="HTMLPreformatted"/>
        <w:ind w:left="720"/>
        <w:rPr>
          <w:ins w:id="323" w:author="Darice Corey-Gilbert" w:date="2016-09-22T22:45:00Z"/>
        </w:rPr>
      </w:pPr>
      <w:ins w:id="324" w:author="Darice Corey-Gilbert" w:date="2016-09-22T22:45:00Z">
        <w:r>
          <w:t>p</w:t>
        </w:r>
      </w:ins>
    </w:p>
    <w:p w14:paraId="4678D030" w14:textId="77777777" w:rsidR="00767C47" w:rsidRDefault="00767C47" w:rsidP="00767C47">
      <w:pPr>
        <w:pStyle w:val="HTMLPreformatted"/>
        <w:ind w:left="720"/>
        <w:rPr>
          <w:ins w:id="325" w:author="Darice Corey-Gilbert" w:date="2016-09-22T22:45:00Z"/>
        </w:rPr>
      </w:pPr>
      <w:ins w:id="326" w:author="Darice Corey-Gilbert" w:date="2016-09-22T22:45:00Z">
        <w:r>
          <w:t>{</w:t>
        </w:r>
      </w:ins>
    </w:p>
    <w:p w14:paraId="23D7AE63" w14:textId="77777777" w:rsidR="00767C47" w:rsidRDefault="00767C47" w:rsidP="00767C47">
      <w:pPr>
        <w:pStyle w:val="HTMLPreformatted"/>
        <w:ind w:left="720"/>
        <w:rPr>
          <w:ins w:id="327" w:author="Darice Corey-Gilbert" w:date="2016-09-22T22:45:00Z"/>
        </w:rPr>
      </w:pPr>
      <w:ins w:id="328" w:author="Darice Corey-Gilbert" w:date="2016-09-22T22:45:00Z">
        <w:r>
          <w:t>color:red;</w:t>
        </w:r>
      </w:ins>
    </w:p>
    <w:p w14:paraId="2449C37D" w14:textId="77777777" w:rsidR="00767C47" w:rsidRDefault="00767C47" w:rsidP="00767C47">
      <w:pPr>
        <w:pStyle w:val="HTMLPreformatted"/>
        <w:ind w:left="720"/>
        <w:rPr>
          <w:ins w:id="329" w:author="Darice Corey-Gilbert" w:date="2016-09-22T22:45:00Z"/>
        </w:rPr>
      </w:pPr>
      <w:ins w:id="330" w:author="Darice Corey-Gilbert" w:date="2016-09-22T22:45:00Z">
        <w:r>
          <w:t>text-align:center;</w:t>
        </w:r>
      </w:ins>
    </w:p>
    <w:p w14:paraId="3CDD5CBD" w14:textId="77777777" w:rsidR="00767C47" w:rsidRDefault="00767C47" w:rsidP="00767C47">
      <w:pPr>
        <w:pStyle w:val="HTMLPreformatted"/>
        <w:ind w:left="720"/>
        <w:rPr>
          <w:ins w:id="331" w:author="Darice Corey-Gilbert" w:date="2016-09-22T22:45:00Z"/>
        </w:rPr>
      </w:pPr>
      <w:ins w:id="332" w:author="Darice Corey-Gilbert" w:date="2016-09-22T22:45:00Z">
        <w:r>
          <w:t xml:space="preserve">} </w:t>
        </w:r>
      </w:ins>
    </w:p>
    <w:p w14:paraId="133B9FB2" w14:textId="77777777" w:rsidR="00767C47" w:rsidRDefault="00767C47" w:rsidP="00767C47">
      <w:pPr>
        <w:pStyle w:val="HTMLPreformatted"/>
        <w:ind w:left="720"/>
        <w:rPr>
          <w:ins w:id="333" w:author="Darice Corey-Gilbert" w:date="2016-09-22T22:45:00Z"/>
        </w:rPr>
      </w:pPr>
      <w:ins w:id="334" w:author="Darice Corey-Gilbert" w:date="2016-09-22T22:45:00Z">
        <w:r>
          <w:t>&lt;/</w:t>
        </w:r>
        <w:r>
          <w:rPr>
            <w:rStyle w:val="end-tag"/>
          </w:rPr>
          <w:t>style</w:t>
        </w:r>
        <w:r>
          <w:t>&gt;</w:t>
        </w:r>
      </w:ins>
    </w:p>
    <w:p w14:paraId="716A2BC1" w14:textId="77777777" w:rsidR="00767C47" w:rsidRDefault="00767C47" w:rsidP="00767C47">
      <w:pPr>
        <w:pStyle w:val="HTMLPreformatted"/>
        <w:ind w:left="720"/>
        <w:rPr>
          <w:ins w:id="335" w:author="Darice Corey-Gilbert" w:date="2016-09-22T22:45:00Z"/>
        </w:rPr>
      </w:pPr>
      <w:ins w:id="336" w:author="Darice Corey-Gilbert" w:date="2016-09-22T22:45:00Z">
        <w:r>
          <w:t>&lt;/</w:t>
        </w:r>
        <w:r>
          <w:rPr>
            <w:rStyle w:val="end-tag"/>
          </w:rPr>
          <w:t>head</w:t>
        </w:r>
        <w:r>
          <w:t>&gt;</w:t>
        </w:r>
      </w:ins>
    </w:p>
    <w:p w14:paraId="111D7EE1" w14:textId="77777777" w:rsidR="00767C47" w:rsidRDefault="00767C47" w:rsidP="00767C47">
      <w:pPr>
        <w:pStyle w:val="HTMLPreformatted"/>
        <w:ind w:left="720"/>
        <w:rPr>
          <w:ins w:id="337" w:author="Darice Corey-Gilbert" w:date="2016-09-22T22:45:00Z"/>
        </w:rPr>
      </w:pPr>
    </w:p>
    <w:p w14:paraId="339949A4" w14:textId="77777777" w:rsidR="00767C47" w:rsidRDefault="00767C47" w:rsidP="00767C47">
      <w:pPr>
        <w:pStyle w:val="HTMLPreformatted"/>
        <w:ind w:left="720"/>
        <w:rPr>
          <w:ins w:id="338" w:author="Darice Corey-Gilbert" w:date="2016-09-22T22:45:00Z"/>
        </w:rPr>
      </w:pPr>
      <w:ins w:id="339" w:author="Darice Corey-Gilbert" w:date="2016-09-22T22:45:00Z">
        <w:r>
          <w:t>&lt;</w:t>
        </w:r>
        <w:r>
          <w:rPr>
            <w:rStyle w:val="start-tag"/>
          </w:rPr>
          <w:t>body</w:t>
        </w:r>
        <w:r>
          <w:t>&gt;</w:t>
        </w:r>
      </w:ins>
    </w:p>
    <w:p w14:paraId="1AAAF27F" w14:textId="77777777" w:rsidR="00767C47" w:rsidRDefault="00767C47" w:rsidP="00767C47">
      <w:pPr>
        <w:pStyle w:val="HTMLPreformatted"/>
        <w:ind w:left="720"/>
        <w:rPr>
          <w:ins w:id="340" w:author="Darice Corey-Gilbert" w:date="2016-09-22T22:45:00Z"/>
        </w:rPr>
      </w:pPr>
      <w:ins w:id="341" w:author="Darice Corey-Gilbert" w:date="2016-09-22T22:45:00Z">
        <w:r>
          <w:t>&lt;</w:t>
        </w:r>
        <w:r>
          <w:rPr>
            <w:rStyle w:val="start-tag"/>
          </w:rPr>
          <w:t>p</w:t>
        </w:r>
        <w:r>
          <w:t>&gt;Hello World!&lt;/</w:t>
        </w:r>
        <w:r>
          <w:rPr>
            <w:rStyle w:val="end-tag"/>
          </w:rPr>
          <w:t>p</w:t>
        </w:r>
        <w:r>
          <w:t>&gt;</w:t>
        </w:r>
      </w:ins>
    </w:p>
    <w:p w14:paraId="2B25A46A" w14:textId="77777777" w:rsidR="00767C47" w:rsidRDefault="00767C47" w:rsidP="00767C47">
      <w:pPr>
        <w:pStyle w:val="HTMLPreformatted"/>
        <w:ind w:left="720"/>
        <w:rPr>
          <w:ins w:id="342" w:author="Darice Corey-Gilbert" w:date="2016-09-22T22:45:00Z"/>
        </w:rPr>
      </w:pPr>
      <w:ins w:id="343" w:author="Darice Corey-Gilbert" w:date="2016-09-22T22:45:00Z">
        <w:r>
          <w:t>&lt;</w:t>
        </w:r>
        <w:r>
          <w:rPr>
            <w:rStyle w:val="start-tag"/>
          </w:rPr>
          <w:t>p</w:t>
        </w:r>
        <w:r>
          <w:t>&gt;This paragraph is styled with CSS.&lt;/</w:t>
        </w:r>
        <w:r>
          <w:rPr>
            <w:rStyle w:val="end-tag"/>
          </w:rPr>
          <w:t>p</w:t>
        </w:r>
        <w:r>
          <w:t>&gt;</w:t>
        </w:r>
      </w:ins>
    </w:p>
    <w:p w14:paraId="5E214BC6" w14:textId="77777777" w:rsidR="00767C47" w:rsidRDefault="00767C47" w:rsidP="00767C47">
      <w:pPr>
        <w:pStyle w:val="HTMLPreformatted"/>
        <w:ind w:left="720"/>
        <w:rPr>
          <w:ins w:id="344" w:author="Darice Corey-Gilbert" w:date="2016-09-22T22:45:00Z"/>
        </w:rPr>
      </w:pPr>
      <w:ins w:id="345" w:author="Darice Corey-Gilbert" w:date="2016-09-22T22:45:00Z">
        <w:r>
          <w:t>&lt;/</w:t>
        </w:r>
        <w:r>
          <w:rPr>
            <w:rStyle w:val="end-tag"/>
          </w:rPr>
          <w:t>body</w:t>
        </w:r>
        <w:r>
          <w:t>&gt;</w:t>
        </w:r>
      </w:ins>
    </w:p>
    <w:p w14:paraId="3E64DFE5" w14:textId="77777777" w:rsidR="00767C47" w:rsidRDefault="00767C47" w:rsidP="00767C47">
      <w:pPr>
        <w:pStyle w:val="HTMLPreformatted"/>
        <w:ind w:left="720"/>
        <w:rPr>
          <w:ins w:id="346" w:author="Darice Corey-Gilbert" w:date="2016-09-22T22:45:00Z"/>
        </w:rPr>
      </w:pPr>
      <w:ins w:id="347" w:author="Darice Corey-Gilbert" w:date="2016-09-22T22:45:00Z">
        <w:r>
          <w:t>&lt;/</w:t>
        </w:r>
        <w:r>
          <w:rPr>
            <w:rStyle w:val="end-tag"/>
          </w:rPr>
          <w:t>html</w:t>
        </w:r>
        <w:r>
          <w:t>&gt;</w:t>
        </w:r>
      </w:ins>
    </w:p>
    <w:p w14:paraId="3EEE1C6C" w14:textId="77777777" w:rsidR="00767C47" w:rsidRDefault="00767C47" w:rsidP="00767C47">
      <w:pPr>
        <w:spacing w:after="0"/>
        <w:rPr>
          <w:ins w:id="348" w:author="Darice Corey-Gilbert" w:date="2016-09-22T22:45:00Z"/>
          <w:rFonts w:ascii="Verdana" w:hAnsi="Verdana"/>
          <w:color w:val="808080" w:themeColor="background1" w:themeShade="80"/>
        </w:rPr>
      </w:pPr>
    </w:p>
    <w:p w14:paraId="4FC538F8" w14:textId="77777777" w:rsidR="00767C47" w:rsidRDefault="00767C47" w:rsidP="00767C47">
      <w:pPr>
        <w:spacing w:after="0"/>
        <w:rPr>
          <w:ins w:id="349" w:author="Darice Corey-Gilbert" w:date="2016-09-22T22:45:00Z"/>
          <w:rFonts w:ascii="Verdana" w:hAnsi="Verdana"/>
          <w:color w:val="808080" w:themeColor="background1" w:themeShade="80"/>
        </w:rPr>
      </w:pPr>
      <w:ins w:id="350" w:author="Darice Corey-Gilbert" w:date="2016-09-22T22:45:00Z">
        <w:r>
          <w:rPr>
            <w:noProof/>
          </w:rPr>
          <w:drawing>
            <wp:inline distT="0" distB="0" distL="0" distR="0" wp14:anchorId="10D761A4" wp14:editId="31C9875A">
              <wp:extent cx="3009524" cy="800000"/>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524" cy="800000"/>
                      </a:xfrm>
                      <a:prstGeom prst="rect">
                        <a:avLst/>
                      </a:prstGeom>
                    </pic:spPr>
                  </pic:pic>
                </a:graphicData>
              </a:graphic>
            </wp:inline>
          </w:drawing>
        </w:r>
      </w:ins>
    </w:p>
    <w:p w14:paraId="5C2764D9" w14:textId="77777777" w:rsidR="00767C47" w:rsidRDefault="00767C47" w:rsidP="00767C47">
      <w:pPr>
        <w:spacing w:after="0"/>
        <w:rPr>
          <w:ins w:id="351" w:author="Darice Corey-Gilbert" w:date="2016-09-22T22:45:00Z"/>
          <w:rFonts w:ascii="Verdana" w:hAnsi="Verdana"/>
          <w:color w:val="808080" w:themeColor="background1" w:themeShade="80"/>
        </w:rPr>
      </w:pPr>
    </w:p>
    <w:p w14:paraId="6E54C21B" w14:textId="77777777" w:rsidR="00767C47" w:rsidRPr="004B463F" w:rsidRDefault="00767C47" w:rsidP="00767C47">
      <w:pPr>
        <w:rPr>
          <w:ins w:id="352" w:author="Darice Corey-Gilbert" w:date="2016-09-22T22:45:00Z"/>
          <w:rStyle w:val="ANGELSubheader"/>
        </w:rPr>
      </w:pPr>
      <w:ins w:id="353" w:author="Darice Corey-Gilbert" w:date="2016-09-22T22:45:00Z">
        <w:r w:rsidRPr="004B463F">
          <w:rPr>
            <w:rStyle w:val="ANGELSubheader"/>
          </w:rPr>
          <w:t>CSS Comments</w:t>
        </w:r>
      </w:ins>
    </w:p>
    <w:p w14:paraId="44A76784" w14:textId="77777777" w:rsidR="00767C47" w:rsidRPr="00CF596E" w:rsidRDefault="00767C47" w:rsidP="00767C47">
      <w:pPr>
        <w:rPr>
          <w:ins w:id="354" w:author="Darice Corey-Gilbert" w:date="2016-09-22T22:45:00Z"/>
          <w:rStyle w:val="ANGELBodytext"/>
        </w:rPr>
      </w:pPr>
      <w:ins w:id="355" w:author="Darice Corey-Gilbert" w:date="2016-09-22T22:45:00Z">
        <w:r w:rsidRPr="00CF596E">
          <w:rPr>
            <w:rStyle w:val="ANGELBodytext"/>
          </w:rPr>
          <w:t>Comments are used to explain your code, and may help you when you edit the source code at a later date. Comments are ignored by browsers.</w:t>
        </w:r>
      </w:ins>
    </w:p>
    <w:p w14:paraId="653B0765" w14:textId="77777777" w:rsidR="00767C47" w:rsidRPr="00CF596E" w:rsidRDefault="00767C47" w:rsidP="00767C47">
      <w:pPr>
        <w:rPr>
          <w:ins w:id="356" w:author="Darice Corey-Gilbert" w:date="2016-09-22T22:45:00Z"/>
          <w:rStyle w:val="ANGELBodytext"/>
        </w:rPr>
      </w:pPr>
      <w:ins w:id="357" w:author="Darice Corey-Gilbert" w:date="2016-09-22T22:45:00Z">
        <w:r w:rsidRPr="00CF596E">
          <w:rPr>
            <w:rStyle w:val="ANGELBodytext"/>
          </w:rPr>
          <w:t>A CSS comment begins with "/*", and ends with "*/", like this:</w:t>
        </w:r>
      </w:ins>
    </w:p>
    <w:p w14:paraId="2497A2BB" w14:textId="77777777" w:rsidR="00767C47" w:rsidRDefault="00767C47" w:rsidP="00767C47">
      <w:pPr>
        <w:ind w:left="720"/>
        <w:rPr>
          <w:ins w:id="358" w:author="Darice Corey-Gilbert" w:date="2016-09-22T22:45:00Z"/>
          <w:rFonts w:ascii="Courier New" w:hAnsi="Courier New" w:cs="Courier New"/>
          <w:color w:val="808080" w:themeColor="background1" w:themeShade="80"/>
        </w:rPr>
      </w:pPr>
      <w:ins w:id="359" w:author="Darice Corey-Gilbert" w:date="2016-09-22T22:45:00Z">
        <w:r w:rsidRPr="00CF596E">
          <w:rPr>
            <w:rStyle w:val="ANGELBodytext"/>
            <w:rFonts w:ascii="Courier New" w:hAnsi="Courier New" w:cs="Courier New"/>
          </w:rPr>
          <w:tab/>
          <w:t>/*This is a comment*/</w:t>
        </w:r>
        <w:r w:rsidRPr="00CF596E">
          <w:rPr>
            <w:rStyle w:val="ANGELBodytext"/>
            <w:rFonts w:ascii="Courier New" w:hAnsi="Courier New" w:cs="Courier New"/>
          </w:rPr>
          <w:br/>
          <w:t>p</w:t>
        </w:r>
        <w:r w:rsidRPr="00CF596E">
          <w:rPr>
            <w:rStyle w:val="ANGELBodytext"/>
            <w:rFonts w:ascii="Courier New" w:hAnsi="Courier New" w:cs="Courier New"/>
          </w:rPr>
          <w:br/>
          <w:t>{</w:t>
        </w:r>
        <w:r w:rsidRPr="00CF596E">
          <w:rPr>
            <w:rStyle w:val="ANGELBodytext"/>
            <w:rFonts w:ascii="Courier New" w:hAnsi="Courier New" w:cs="Courier New"/>
          </w:rPr>
          <w:br/>
          <w:t>text-align:center;</w:t>
        </w:r>
        <w:r w:rsidRPr="00CF596E">
          <w:rPr>
            <w:rStyle w:val="ANGELBodytext"/>
            <w:rFonts w:ascii="Courier New" w:hAnsi="Courier New" w:cs="Courier New"/>
          </w:rPr>
          <w:br/>
          <w:t>/*This is another comment*/</w:t>
        </w:r>
        <w:r w:rsidRPr="00CF596E">
          <w:rPr>
            <w:rStyle w:val="ANGELBodytext"/>
            <w:rFonts w:ascii="Courier New" w:hAnsi="Courier New" w:cs="Courier New"/>
          </w:rPr>
          <w:br/>
          <w:t>color:black;</w:t>
        </w:r>
        <w:r w:rsidRPr="00CF596E">
          <w:rPr>
            <w:rStyle w:val="ANGELBodytext"/>
            <w:rFonts w:ascii="Courier New" w:hAnsi="Courier New" w:cs="Courier New"/>
          </w:rPr>
          <w:br/>
          <w:t>font-family:arial;</w:t>
        </w:r>
        <w:r w:rsidRPr="00CF596E">
          <w:rPr>
            <w:rStyle w:val="ANGELBodytext"/>
            <w:rFonts w:ascii="Courier New" w:hAnsi="Courier New" w:cs="Courier New"/>
          </w:rPr>
          <w:br/>
          <w:t>}</w:t>
        </w:r>
      </w:ins>
    </w:p>
    <w:p w14:paraId="684AAF21" w14:textId="77777777" w:rsidR="00767C47" w:rsidRPr="00CF596E" w:rsidRDefault="00767C47" w:rsidP="00767C47">
      <w:pPr>
        <w:ind w:left="720"/>
        <w:rPr>
          <w:ins w:id="360" w:author="Darice Corey-Gilbert" w:date="2016-09-22T22:45:00Z"/>
          <w:rStyle w:val="ANGELBodytext"/>
        </w:rPr>
      </w:pPr>
    </w:p>
    <w:p w14:paraId="142D84F8" w14:textId="77777777" w:rsidR="00767C47" w:rsidRPr="004B463F" w:rsidRDefault="00767C47" w:rsidP="00767C47">
      <w:pPr>
        <w:rPr>
          <w:ins w:id="361" w:author="Darice Corey-Gilbert" w:date="2016-09-22T22:45:00Z"/>
          <w:rStyle w:val="ANGELSubheader"/>
        </w:rPr>
      </w:pPr>
      <w:ins w:id="362" w:author="Darice Corey-Gilbert" w:date="2016-09-22T22:45:00Z">
        <w:r w:rsidRPr="004B463F">
          <w:rPr>
            <w:rStyle w:val="ANGELSubheader"/>
          </w:rPr>
          <w:t>CSS Id and Class Selectors</w:t>
        </w:r>
      </w:ins>
    </w:p>
    <w:p w14:paraId="3152DADD" w14:textId="77777777" w:rsidR="00767C47" w:rsidRDefault="00767C47" w:rsidP="00767C47">
      <w:pPr>
        <w:rPr>
          <w:ins w:id="363" w:author="Darice Corey-Gilbert" w:date="2016-09-22T22:45:00Z"/>
          <w:rStyle w:val="ANGELBodytext"/>
        </w:rPr>
      </w:pPr>
      <w:ins w:id="364" w:author="Darice Corey-Gilbert" w:date="2016-09-22T22:45:00Z">
        <w:r w:rsidRPr="00CF596E">
          <w:rPr>
            <w:rStyle w:val="ANGELBodytext"/>
          </w:rPr>
          <w:t>In addition to setting a style for a HTML element, CSS allows you to specify your own selectors called "id" and "class".</w:t>
        </w:r>
      </w:ins>
    </w:p>
    <w:p w14:paraId="52A30FAC" w14:textId="77777777" w:rsidR="00767C47" w:rsidRPr="004B463F" w:rsidRDefault="00767C47" w:rsidP="00767C47">
      <w:pPr>
        <w:rPr>
          <w:ins w:id="365" w:author="Darice Corey-Gilbert" w:date="2016-09-22T22:45:00Z"/>
          <w:rStyle w:val="ANGELSubheader"/>
        </w:rPr>
      </w:pPr>
      <w:ins w:id="366" w:author="Darice Corey-Gilbert" w:date="2016-09-22T22:45:00Z">
        <w:r w:rsidRPr="004B463F">
          <w:rPr>
            <w:rStyle w:val="ANGELSubheader"/>
          </w:rPr>
          <w:t>The id Selector</w:t>
        </w:r>
      </w:ins>
    </w:p>
    <w:p w14:paraId="549D2CF3" w14:textId="77777777" w:rsidR="00767C47" w:rsidRPr="00CF596E" w:rsidRDefault="00767C47" w:rsidP="00767C47">
      <w:pPr>
        <w:rPr>
          <w:ins w:id="367" w:author="Darice Corey-Gilbert" w:date="2016-09-22T22:45:00Z"/>
          <w:rStyle w:val="ANGELBodytext"/>
        </w:rPr>
      </w:pPr>
      <w:ins w:id="368" w:author="Darice Corey-Gilbert" w:date="2016-09-22T22:45:00Z">
        <w:r w:rsidRPr="00CF596E">
          <w:rPr>
            <w:rStyle w:val="ANGELBodytext"/>
          </w:rPr>
          <w:t>The id selector is used to specify a style for a single, unique element. It uses the id attribute of the HTML element, and is defined with a "#".</w:t>
        </w:r>
      </w:ins>
    </w:p>
    <w:p w14:paraId="2CD23C99" w14:textId="77777777" w:rsidR="00767C47" w:rsidRPr="00CF596E" w:rsidRDefault="00767C47" w:rsidP="00767C47">
      <w:pPr>
        <w:rPr>
          <w:ins w:id="369" w:author="Darice Corey-Gilbert" w:date="2016-09-22T22:45:00Z"/>
          <w:rStyle w:val="ANGELBodytext"/>
        </w:rPr>
      </w:pPr>
      <w:ins w:id="370" w:author="Darice Corey-Gilbert" w:date="2016-09-22T22:45:00Z">
        <w:r w:rsidRPr="00CF596E">
          <w:rPr>
            <w:rStyle w:val="ANGELBodytext"/>
          </w:rPr>
          <w:t>The style rule below will be applied to the element with id="para1":</w:t>
        </w:r>
      </w:ins>
    </w:p>
    <w:p w14:paraId="186B76A7" w14:textId="40C851AA" w:rsidR="00767C47" w:rsidRPr="004B463F" w:rsidRDefault="00166CC7" w:rsidP="00767C47">
      <w:pPr>
        <w:rPr>
          <w:ins w:id="371" w:author="Darice Corey-Gilbert" w:date="2016-09-22T22:45:00Z"/>
          <w:rStyle w:val="ANGELProductionNote"/>
        </w:rPr>
      </w:pPr>
      <w:ins w:id="372" w:author="Corey-Gilbert, Darice" w:date="2016-10-06T14:14:00Z">
        <w:r>
          <w:rPr>
            <w:rStyle w:val="ANGELLinks"/>
          </w:rPr>
          <w:fldChar w:fldCharType="begin"/>
        </w:r>
      </w:ins>
      <w:ins w:id="373" w:author="Corey-Gilbert, Darice" w:date="2016-10-06T14:21:00Z">
        <w:r w:rsidR="004F5724">
          <w:rPr>
            <w:rStyle w:val="ANGELLinks"/>
          </w:rPr>
          <w:instrText>HYPERLINK "C:\\Users\\dlc59\\Google Drive\\Rasmussen\\Computer Science SME\\1_CEN1400 - Mobile Application Development\\Module 1\\CSS\\ex4.html"</w:instrText>
        </w:r>
      </w:ins>
      <w:ins w:id="374" w:author="Corey-Gilbert, Darice" w:date="2016-10-06T14:14:00Z">
        <w:r>
          <w:rPr>
            <w:rStyle w:val="ANGELLinks"/>
          </w:rPr>
          <w:fldChar w:fldCharType="separate"/>
        </w:r>
        <w:r w:rsidRPr="00166CC7">
          <w:rPr>
            <w:rStyle w:val="Hyperlink"/>
            <w:rFonts w:ascii="Verdana" w:hAnsi="Verdana"/>
            <w:sz w:val="20"/>
          </w:rPr>
          <w:t>CSS\ex4.html</w:t>
        </w:r>
        <w:r>
          <w:rPr>
            <w:rStyle w:val="ANGELLinks"/>
          </w:rPr>
          <w:fldChar w:fldCharType="end"/>
        </w:r>
      </w:ins>
      <w:ins w:id="375" w:author="Darice Corey-Gilbert" w:date="2016-09-22T22:45:00Z">
        <w:del w:id="376" w:author="Corey-Gilbert, Darice" w:date="2016-10-06T14:14:00Z">
          <w:r w:rsidR="00767C47" w:rsidRPr="004B463F" w:rsidDel="00166CC7">
            <w:rPr>
              <w:rStyle w:val="ANGELProductionNote"/>
            </w:rPr>
            <w:delText>&lt;link to ex4.html in the css folder in the media folder&gt;</w:delText>
          </w:r>
        </w:del>
      </w:ins>
    </w:p>
    <w:p w14:paraId="6DB39991" w14:textId="77777777" w:rsidR="00767C47" w:rsidRDefault="00767C47" w:rsidP="00767C47">
      <w:pPr>
        <w:pStyle w:val="HTMLPreformatted"/>
        <w:ind w:left="720"/>
        <w:rPr>
          <w:ins w:id="377" w:author="Darice Corey-Gilbert" w:date="2016-09-22T22:45:00Z"/>
        </w:rPr>
      </w:pPr>
      <w:ins w:id="378" w:author="Darice Corey-Gilbert" w:date="2016-09-22T22:45:00Z">
        <w:r>
          <w:rPr>
            <w:rStyle w:val="error"/>
          </w:rPr>
          <w:t>&lt;</w:t>
        </w:r>
        <w:r>
          <w:rPr>
            <w:rStyle w:val="start-tag"/>
          </w:rPr>
          <w:t>html</w:t>
        </w:r>
        <w:r>
          <w:rPr>
            <w:rStyle w:val="error"/>
          </w:rPr>
          <w:t>&gt;</w:t>
        </w:r>
      </w:ins>
    </w:p>
    <w:p w14:paraId="1E1732A9" w14:textId="77777777" w:rsidR="00767C47" w:rsidRDefault="00767C47" w:rsidP="00767C47">
      <w:pPr>
        <w:pStyle w:val="HTMLPreformatted"/>
        <w:ind w:left="720"/>
        <w:rPr>
          <w:ins w:id="379" w:author="Darice Corey-Gilbert" w:date="2016-09-22T22:45:00Z"/>
        </w:rPr>
      </w:pPr>
      <w:ins w:id="380" w:author="Darice Corey-Gilbert" w:date="2016-09-22T22:45:00Z">
        <w:r>
          <w:t>&lt;</w:t>
        </w:r>
        <w:r>
          <w:rPr>
            <w:rStyle w:val="start-tag"/>
          </w:rPr>
          <w:t>head</w:t>
        </w:r>
        <w:r>
          <w:t>&gt;</w:t>
        </w:r>
      </w:ins>
    </w:p>
    <w:p w14:paraId="7AFF2EEB" w14:textId="77777777" w:rsidR="00767C47" w:rsidRDefault="00767C47" w:rsidP="00767C47">
      <w:pPr>
        <w:pStyle w:val="HTMLPreformatted"/>
        <w:ind w:left="720"/>
        <w:rPr>
          <w:ins w:id="381" w:author="Darice Corey-Gilbert" w:date="2016-09-22T22:45:00Z"/>
        </w:rPr>
      </w:pPr>
      <w:ins w:id="382" w:author="Darice Corey-Gilbert" w:date="2016-09-22T22:45:00Z">
        <w:r>
          <w:t>&lt;</w:t>
        </w:r>
        <w:r>
          <w:rPr>
            <w:rStyle w:val="start-tag"/>
          </w:rPr>
          <w:t>style</w:t>
        </w:r>
        <w:r>
          <w:t xml:space="preserve"> </w:t>
        </w:r>
        <w:r>
          <w:rPr>
            <w:rStyle w:val="attribute-name"/>
          </w:rPr>
          <w:t>type</w:t>
        </w:r>
        <w:r>
          <w:t>="text/css"&gt;</w:t>
        </w:r>
      </w:ins>
    </w:p>
    <w:p w14:paraId="2AB7F00C" w14:textId="77777777" w:rsidR="00767C47" w:rsidRDefault="00767C47" w:rsidP="00767C47">
      <w:pPr>
        <w:pStyle w:val="HTMLPreformatted"/>
        <w:ind w:left="720"/>
        <w:rPr>
          <w:ins w:id="383" w:author="Darice Corey-Gilbert" w:date="2016-09-22T22:45:00Z"/>
        </w:rPr>
      </w:pPr>
      <w:ins w:id="384" w:author="Darice Corey-Gilbert" w:date="2016-09-22T22:45:00Z">
        <w:r>
          <w:t>#para1</w:t>
        </w:r>
      </w:ins>
    </w:p>
    <w:p w14:paraId="6D80CDCE" w14:textId="77777777" w:rsidR="00767C47" w:rsidRDefault="00767C47" w:rsidP="00767C47">
      <w:pPr>
        <w:pStyle w:val="HTMLPreformatted"/>
        <w:ind w:left="720"/>
        <w:rPr>
          <w:ins w:id="385" w:author="Darice Corey-Gilbert" w:date="2016-09-22T22:45:00Z"/>
        </w:rPr>
      </w:pPr>
      <w:ins w:id="386" w:author="Darice Corey-Gilbert" w:date="2016-09-22T22:45:00Z">
        <w:r>
          <w:t>{</w:t>
        </w:r>
      </w:ins>
    </w:p>
    <w:p w14:paraId="016442B0" w14:textId="77777777" w:rsidR="00767C47" w:rsidRDefault="00767C47" w:rsidP="00767C47">
      <w:pPr>
        <w:pStyle w:val="HTMLPreformatted"/>
        <w:ind w:left="720"/>
        <w:rPr>
          <w:ins w:id="387" w:author="Darice Corey-Gilbert" w:date="2016-09-22T22:45:00Z"/>
        </w:rPr>
      </w:pPr>
      <w:ins w:id="388" w:author="Darice Corey-Gilbert" w:date="2016-09-22T22:45:00Z">
        <w:r>
          <w:t>text-align:center;</w:t>
        </w:r>
      </w:ins>
    </w:p>
    <w:p w14:paraId="7E5F0E4F" w14:textId="77777777" w:rsidR="00767C47" w:rsidRDefault="00767C47" w:rsidP="00767C47">
      <w:pPr>
        <w:pStyle w:val="HTMLPreformatted"/>
        <w:ind w:left="720"/>
        <w:rPr>
          <w:ins w:id="389" w:author="Darice Corey-Gilbert" w:date="2016-09-22T22:45:00Z"/>
        </w:rPr>
      </w:pPr>
      <w:ins w:id="390" w:author="Darice Corey-Gilbert" w:date="2016-09-22T22:45:00Z">
        <w:r>
          <w:t>color:red;</w:t>
        </w:r>
      </w:ins>
    </w:p>
    <w:p w14:paraId="1FB4EBA2" w14:textId="77777777" w:rsidR="00767C47" w:rsidRDefault="00767C47" w:rsidP="00767C47">
      <w:pPr>
        <w:pStyle w:val="HTMLPreformatted"/>
        <w:ind w:left="720"/>
        <w:rPr>
          <w:ins w:id="391" w:author="Darice Corey-Gilbert" w:date="2016-09-22T22:45:00Z"/>
        </w:rPr>
      </w:pPr>
      <w:ins w:id="392" w:author="Darice Corey-Gilbert" w:date="2016-09-22T22:45:00Z">
        <w:r>
          <w:t xml:space="preserve">} </w:t>
        </w:r>
      </w:ins>
    </w:p>
    <w:p w14:paraId="7AC05953" w14:textId="77777777" w:rsidR="00767C47" w:rsidRDefault="00767C47" w:rsidP="00767C47">
      <w:pPr>
        <w:pStyle w:val="HTMLPreformatted"/>
        <w:ind w:left="720"/>
        <w:rPr>
          <w:ins w:id="393" w:author="Darice Corey-Gilbert" w:date="2016-09-22T22:45:00Z"/>
        </w:rPr>
      </w:pPr>
      <w:ins w:id="394" w:author="Darice Corey-Gilbert" w:date="2016-09-22T22:45:00Z">
        <w:r>
          <w:t>&lt;/</w:t>
        </w:r>
        <w:r>
          <w:rPr>
            <w:rStyle w:val="end-tag"/>
          </w:rPr>
          <w:t>style</w:t>
        </w:r>
        <w:r>
          <w:t>&gt;</w:t>
        </w:r>
      </w:ins>
    </w:p>
    <w:p w14:paraId="402FBD30" w14:textId="77777777" w:rsidR="00767C47" w:rsidRDefault="00767C47" w:rsidP="00767C47">
      <w:pPr>
        <w:pStyle w:val="HTMLPreformatted"/>
        <w:ind w:left="720"/>
        <w:rPr>
          <w:ins w:id="395" w:author="Darice Corey-Gilbert" w:date="2016-09-22T22:45:00Z"/>
        </w:rPr>
      </w:pPr>
      <w:ins w:id="396" w:author="Darice Corey-Gilbert" w:date="2016-09-22T22:45:00Z">
        <w:r>
          <w:t>&lt;/</w:t>
        </w:r>
        <w:r>
          <w:rPr>
            <w:rStyle w:val="end-tag"/>
          </w:rPr>
          <w:t>head</w:t>
        </w:r>
        <w:r>
          <w:t>&gt;</w:t>
        </w:r>
      </w:ins>
    </w:p>
    <w:p w14:paraId="0279B3FB" w14:textId="77777777" w:rsidR="00767C47" w:rsidRDefault="00767C47" w:rsidP="00767C47">
      <w:pPr>
        <w:pStyle w:val="HTMLPreformatted"/>
        <w:ind w:left="720"/>
        <w:rPr>
          <w:ins w:id="397" w:author="Darice Corey-Gilbert" w:date="2016-09-22T22:45:00Z"/>
        </w:rPr>
      </w:pPr>
    </w:p>
    <w:p w14:paraId="11FA59FC" w14:textId="77777777" w:rsidR="00767C47" w:rsidRDefault="00767C47" w:rsidP="00767C47">
      <w:pPr>
        <w:pStyle w:val="HTMLPreformatted"/>
        <w:ind w:left="720"/>
        <w:rPr>
          <w:ins w:id="398" w:author="Darice Corey-Gilbert" w:date="2016-09-22T22:45:00Z"/>
        </w:rPr>
      </w:pPr>
      <w:ins w:id="399" w:author="Darice Corey-Gilbert" w:date="2016-09-22T22:45:00Z">
        <w:r>
          <w:t>&lt;</w:t>
        </w:r>
        <w:r>
          <w:rPr>
            <w:rStyle w:val="start-tag"/>
          </w:rPr>
          <w:t>body</w:t>
        </w:r>
        <w:r>
          <w:t>&gt;</w:t>
        </w:r>
      </w:ins>
    </w:p>
    <w:p w14:paraId="4C5ADC0F" w14:textId="77777777" w:rsidR="00767C47" w:rsidRDefault="00767C47" w:rsidP="00767C47">
      <w:pPr>
        <w:pStyle w:val="HTMLPreformatted"/>
        <w:ind w:left="720"/>
        <w:rPr>
          <w:ins w:id="400" w:author="Darice Corey-Gilbert" w:date="2016-09-22T22:45:00Z"/>
        </w:rPr>
      </w:pPr>
      <w:ins w:id="401" w:author="Darice Corey-Gilbert" w:date="2016-09-22T22:45:00Z">
        <w:r>
          <w:t>&lt;</w:t>
        </w:r>
        <w:r>
          <w:rPr>
            <w:rStyle w:val="start-tag"/>
          </w:rPr>
          <w:t>p</w:t>
        </w:r>
        <w:r>
          <w:t xml:space="preserve"> </w:t>
        </w:r>
        <w:r>
          <w:rPr>
            <w:rStyle w:val="attribute-name"/>
          </w:rPr>
          <w:t>id</w:t>
        </w:r>
        <w:r>
          <w:t>="para1"&gt;Hello World!&lt;/</w:t>
        </w:r>
        <w:r>
          <w:rPr>
            <w:rStyle w:val="end-tag"/>
          </w:rPr>
          <w:t>p</w:t>
        </w:r>
        <w:r>
          <w:t>&gt;</w:t>
        </w:r>
      </w:ins>
    </w:p>
    <w:p w14:paraId="54B90F2E" w14:textId="77777777" w:rsidR="00767C47" w:rsidRDefault="00767C47" w:rsidP="00767C47">
      <w:pPr>
        <w:pStyle w:val="HTMLPreformatted"/>
        <w:ind w:left="720"/>
        <w:rPr>
          <w:ins w:id="402" w:author="Darice Corey-Gilbert" w:date="2016-09-22T22:45:00Z"/>
        </w:rPr>
      </w:pPr>
      <w:ins w:id="403" w:author="Darice Corey-Gilbert" w:date="2016-09-22T22:45:00Z">
        <w:r>
          <w:t>&lt;</w:t>
        </w:r>
        <w:r>
          <w:rPr>
            <w:rStyle w:val="start-tag"/>
          </w:rPr>
          <w:t>p</w:t>
        </w:r>
        <w:r>
          <w:t>&gt;This paragraph is not affected by the style.&lt;/</w:t>
        </w:r>
        <w:r>
          <w:rPr>
            <w:rStyle w:val="end-tag"/>
          </w:rPr>
          <w:t>p</w:t>
        </w:r>
        <w:r>
          <w:t>&gt;</w:t>
        </w:r>
      </w:ins>
    </w:p>
    <w:p w14:paraId="5A88287B" w14:textId="77777777" w:rsidR="00767C47" w:rsidRDefault="00767C47" w:rsidP="00767C47">
      <w:pPr>
        <w:pStyle w:val="HTMLPreformatted"/>
        <w:ind w:left="720"/>
        <w:rPr>
          <w:ins w:id="404" w:author="Darice Corey-Gilbert" w:date="2016-09-22T22:45:00Z"/>
        </w:rPr>
      </w:pPr>
      <w:ins w:id="405" w:author="Darice Corey-Gilbert" w:date="2016-09-22T22:45:00Z">
        <w:r>
          <w:t>&lt;/</w:t>
        </w:r>
        <w:r>
          <w:rPr>
            <w:rStyle w:val="end-tag"/>
          </w:rPr>
          <w:t>body</w:t>
        </w:r>
        <w:r>
          <w:t>&gt;</w:t>
        </w:r>
      </w:ins>
    </w:p>
    <w:p w14:paraId="3485EF8B" w14:textId="77777777" w:rsidR="00767C47" w:rsidRDefault="00767C47" w:rsidP="00767C47">
      <w:pPr>
        <w:pStyle w:val="HTMLPreformatted"/>
        <w:ind w:left="720"/>
        <w:rPr>
          <w:ins w:id="406" w:author="Darice Corey-Gilbert" w:date="2016-09-22T22:45:00Z"/>
        </w:rPr>
      </w:pPr>
      <w:ins w:id="407" w:author="Darice Corey-Gilbert" w:date="2016-09-22T22:45:00Z">
        <w:r>
          <w:t>&lt;/</w:t>
        </w:r>
        <w:r>
          <w:rPr>
            <w:rStyle w:val="end-tag"/>
          </w:rPr>
          <w:t>html</w:t>
        </w:r>
        <w:r>
          <w:t>&gt;</w:t>
        </w:r>
      </w:ins>
    </w:p>
    <w:p w14:paraId="114380D0" w14:textId="77777777" w:rsidR="00767C47" w:rsidRDefault="00767C47" w:rsidP="00767C47">
      <w:pPr>
        <w:ind w:left="720"/>
        <w:rPr>
          <w:ins w:id="408" w:author="Darice Corey-Gilbert" w:date="2016-09-22T22:45:00Z"/>
          <w:rStyle w:val="ANGELBodytext"/>
          <w:rFonts w:cs="Courier New"/>
          <w:szCs w:val="20"/>
        </w:rPr>
      </w:pPr>
      <w:ins w:id="409" w:author="Darice Corey-Gilbert" w:date="2016-09-22T22:45:00Z">
        <w:r>
          <w:rPr>
            <w:noProof/>
          </w:rPr>
          <w:drawing>
            <wp:inline distT="0" distB="0" distL="0" distR="0" wp14:anchorId="1B5A5912" wp14:editId="7417C50D">
              <wp:extent cx="4657143" cy="742857"/>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143" cy="742857"/>
                      </a:xfrm>
                      <a:prstGeom prst="rect">
                        <a:avLst/>
                      </a:prstGeom>
                    </pic:spPr>
                  </pic:pic>
                </a:graphicData>
              </a:graphic>
            </wp:inline>
          </w:drawing>
        </w:r>
      </w:ins>
    </w:p>
    <w:p w14:paraId="65B172D1" w14:textId="77777777" w:rsidR="00767C47" w:rsidRDefault="00767C47" w:rsidP="00767C47">
      <w:pPr>
        <w:rPr>
          <w:ins w:id="410" w:author="Darice Corey-Gilbert" w:date="2016-09-22T22:45:00Z"/>
          <w:rStyle w:val="ANGELBodytext"/>
        </w:rPr>
      </w:pPr>
      <w:ins w:id="411" w:author="Darice Corey-Gilbert" w:date="2016-09-22T22:45:00Z">
        <w:r w:rsidRPr="00CF596E">
          <w:rPr>
            <w:rStyle w:val="ANGELBodytext"/>
          </w:rPr>
          <w:t>Do NOT start an ID name with a number</w:t>
        </w:r>
        <w:r>
          <w:rPr>
            <w:rStyle w:val="ANGELBodytext"/>
          </w:rPr>
          <w:t>.</w:t>
        </w:r>
        <w:r w:rsidRPr="00CF596E">
          <w:rPr>
            <w:rStyle w:val="ANGELBodytext"/>
          </w:rPr>
          <w:t xml:space="preserve"> It will not work in Mozilla/Firefox.</w:t>
        </w:r>
      </w:ins>
    </w:p>
    <w:p w14:paraId="638EB229" w14:textId="77777777" w:rsidR="00767C47" w:rsidRPr="00391EAD" w:rsidRDefault="00767C47" w:rsidP="00767C47">
      <w:pPr>
        <w:rPr>
          <w:ins w:id="412" w:author="Darice Corey-Gilbert" w:date="2016-09-22T22:45:00Z"/>
          <w:rStyle w:val="ANGELSubheader"/>
        </w:rPr>
      </w:pPr>
      <w:ins w:id="413" w:author="Darice Corey-Gilbert" w:date="2016-09-22T22:45:00Z">
        <w:r w:rsidRPr="00391EAD">
          <w:rPr>
            <w:rStyle w:val="ANGELSubheader"/>
          </w:rPr>
          <w:t>The class Selector</w:t>
        </w:r>
      </w:ins>
    </w:p>
    <w:p w14:paraId="7455C0DC" w14:textId="77777777" w:rsidR="00767C47" w:rsidRPr="00CF596E" w:rsidRDefault="00767C47" w:rsidP="00767C47">
      <w:pPr>
        <w:rPr>
          <w:ins w:id="414" w:author="Darice Corey-Gilbert" w:date="2016-09-22T22:45:00Z"/>
          <w:rStyle w:val="ANGELBodytext"/>
        </w:rPr>
      </w:pPr>
      <w:ins w:id="415" w:author="Darice Corey-Gilbert" w:date="2016-09-22T22:45:00Z">
        <w:r w:rsidRPr="00CF596E">
          <w:rPr>
            <w:rStyle w:val="ANGELBodytext"/>
          </w:rPr>
          <w:t xml:space="preserve">The class selector is used to specify a style for a group of elements. Unlike the id selector, the class selector is most often used on several elements. </w:t>
        </w:r>
      </w:ins>
    </w:p>
    <w:p w14:paraId="18D49C54" w14:textId="77777777" w:rsidR="00767C47" w:rsidRPr="00CF596E" w:rsidRDefault="00767C47" w:rsidP="00767C47">
      <w:pPr>
        <w:rPr>
          <w:ins w:id="416" w:author="Darice Corey-Gilbert" w:date="2016-09-22T22:45:00Z"/>
          <w:rStyle w:val="ANGELBodytext"/>
        </w:rPr>
      </w:pPr>
      <w:ins w:id="417" w:author="Darice Corey-Gilbert" w:date="2016-09-22T22:45:00Z">
        <w:r w:rsidRPr="00CF596E">
          <w:rPr>
            <w:rStyle w:val="ANGELBodytext"/>
          </w:rPr>
          <w:t xml:space="preserve">This allows you to set a particular style for any HTML elements with the same class. </w:t>
        </w:r>
      </w:ins>
    </w:p>
    <w:p w14:paraId="2F7E0547" w14:textId="77777777" w:rsidR="00767C47" w:rsidRPr="00CF596E" w:rsidRDefault="00767C47" w:rsidP="00767C47">
      <w:pPr>
        <w:rPr>
          <w:ins w:id="418" w:author="Darice Corey-Gilbert" w:date="2016-09-22T22:45:00Z"/>
          <w:rStyle w:val="ANGELBodytext"/>
        </w:rPr>
      </w:pPr>
      <w:ins w:id="419" w:author="Darice Corey-Gilbert" w:date="2016-09-22T22:45:00Z">
        <w:r w:rsidRPr="00CF596E">
          <w:rPr>
            <w:rStyle w:val="ANGELBodytext"/>
          </w:rPr>
          <w:t>The class selector uses the HTML class attribute, and is defined with a "."</w:t>
        </w:r>
      </w:ins>
    </w:p>
    <w:p w14:paraId="109D4891" w14:textId="77777777" w:rsidR="00767C47" w:rsidRPr="00CF596E" w:rsidRDefault="00767C47" w:rsidP="00767C47">
      <w:pPr>
        <w:rPr>
          <w:ins w:id="420" w:author="Darice Corey-Gilbert" w:date="2016-09-22T22:45:00Z"/>
          <w:rStyle w:val="ANGELBodytext"/>
        </w:rPr>
      </w:pPr>
      <w:ins w:id="421" w:author="Darice Corey-Gilbert" w:date="2016-09-22T22:45:00Z">
        <w:r w:rsidRPr="00CF596E">
          <w:rPr>
            <w:rStyle w:val="ANGELBodytext"/>
          </w:rPr>
          <w:t>In the example below, all HTML elements with class="center" will be center-aligned:</w:t>
        </w:r>
      </w:ins>
    </w:p>
    <w:p w14:paraId="7CF598FF" w14:textId="6B5BF043" w:rsidR="00767C47" w:rsidRPr="00391EAD" w:rsidRDefault="00824AF1" w:rsidP="00767C47">
      <w:pPr>
        <w:rPr>
          <w:ins w:id="422" w:author="Darice Corey-Gilbert" w:date="2016-09-22T22:45:00Z"/>
          <w:rStyle w:val="ANGELProductionNote"/>
        </w:rPr>
      </w:pPr>
      <w:ins w:id="423" w:author="Corey-Gilbert, Darice" w:date="2016-10-06T14:14:00Z">
        <w:r>
          <w:rPr>
            <w:rStyle w:val="ANGELLinks"/>
          </w:rPr>
          <w:fldChar w:fldCharType="begin"/>
        </w:r>
      </w:ins>
      <w:ins w:id="424" w:author="Corey-Gilbert, Darice" w:date="2016-10-06T14:21:00Z">
        <w:r w:rsidR="004F5724">
          <w:rPr>
            <w:rStyle w:val="ANGELLinks"/>
          </w:rPr>
          <w:instrText>HYPERLINK "C:\\Users\\dlc59\\Google Drive\\Rasmussen\\Computer Science SME\\1_CEN1400 - Mobile Application Development\\Module 1\\CSS\\ex5.html"</w:instrText>
        </w:r>
      </w:ins>
      <w:ins w:id="425" w:author="Corey-Gilbert, Darice" w:date="2016-10-06T14:14:00Z">
        <w:r>
          <w:rPr>
            <w:rStyle w:val="ANGELLinks"/>
          </w:rPr>
          <w:fldChar w:fldCharType="separate"/>
        </w:r>
        <w:r w:rsidR="00767C47" w:rsidRPr="00824AF1">
          <w:rPr>
            <w:rStyle w:val="Hyperlink"/>
            <w:rFonts w:ascii="Verdana" w:hAnsi="Verdana"/>
            <w:sz w:val="20"/>
          </w:rPr>
          <w:t>Example</w:t>
        </w:r>
        <w:r>
          <w:rPr>
            <w:rStyle w:val="ANGELLinks"/>
          </w:rPr>
          <w:fldChar w:fldCharType="end"/>
        </w:r>
      </w:ins>
      <w:ins w:id="426" w:author="Darice Corey-Gilbert" w:date="2016-09-22T22:45:00Z">
        <w:r w:rsidR="00767C47">
          <w:rPr>
            <w:rStyle w:val="ANGELBodytext"/>
          </w:rPr>
          <w:t xml:space="preserve"> </w:t>
        </w:r>
        <w:del w:id="427" w:author="Corey-Gilbert, Darice" w:date="2016-10-06T14:14:00Z">
          <w:r w:rsidR="00767C47" w:rsidRPr="00391EAD" w:rsidDel="00824AF1">
            <w:rPr>
              <w:rStyle w:val="ANGELProductionNote"/>
            </w:rPr>
            <w:delText>&lt;link to ex5.html in the css folder in the media folder&gt;</w:delText>
          </w:r>
        </w:del>
      </w:ins>
    </w:p>
    <w:p w14:paraId="74FB62EC" w14:textId="77777777" w:rsidR="00767C47" w:rsidRDefault="00767C47" w:rsidP="00767C47">
      <w:pPr>
        <w:pStyle w:val="HTMLPreformatted"/>
        <w:ind w:left="720"/>
        <w:rPr>
          <w:ins w:id="428" w:author="Darice Corey-Gilbert" w:date="2016-09-22T22:45:00Z"/>
        </w:rPr>
      </w:pPr>
      <w:ins w:id="429" w:author="Darice Corey-Gilbert" w:date="2016-09-22T22:45:00Z">
        <w:r>
          <w:rPr>
            <w:rStyle w:val="error"/>
          </w:rPr>
          <w:t>&lt;</w:t>
        </w:r>
        <w:r>
          <w:rPr>
            <w:rStyle w:val="start-tag"/>
          </w:rPr>
          <w:t>html</w:t>
        </w:r>
        <w:r>
          <w:rPr>
            <w:rStyle w:val="error"/>
          </w:rPr>
          <w:t>&gt;</w:t>
        </w:r>
      </w:ins>
    </w:p>
    <w:p w14:paraId="6B0EF456" w14:textId="77777777" w:rsidR="00767C47" w:rsidRDefault="00767C47" w:rsidP="00767C47">
      <w:pPr>
        <w:pStyle w:val="HTMLPreformatted"/>
        <w:ind w:left="720"/>
        <w:rPr>
          <w:ins w:id="430" w:author="Darice Corey-Gilbert" w:date="2016-09-22T22:45:00Z"/>
        </w:rPr>
      </w:pPr>
      <w:ins w:id="431" w:author="Darice Corey-Gilbert" w:date="2016-09-22T22:45:00Z">
        <w:r>
          <w:t>&lt;</w:t>
        </w:r>
        <w:r>
          <w:rPr>
            <w:rStyle w:val="start-tag"/>
          </w:rPr>
          <w:t>head</w:t>
        </w:r>
        <w:r>
          <w:t>&gt;</w:t>
        </w:r>
      </w:ins>
    </w:p>
    <w:p w14:paraId="37C08A25" w14:textId="77777777" w:rsidR="00767C47" w:rsidRDefault="00767C47" w:rsidP="00767C47">
      <w:pPr>
        <w:pStyle w:val="HTMLPreformatted"/>
        <w:ind w:left="720"/>
        <w:rPr>
          <w:ins w:id="432" w:author="Darice Corey-Gilbert" w:date="2016-09-22T22:45:00Z"/>
        </w:rPr>
      </w:pPr>
      <w:ins w:id="433" w:author="Darice Corey-Gilbert" w:date="2016-09-22T22:45:00Z">
        <w:r>
          <w:t>&lt;</w:t>
        </w:r>
        <w:r>
          <w:rPr>
            <w:rStyle w:val="start-tag"/>
          </w:rPr>
          <w:t>style</w:t>
        </w:r>
        <w:r>
          <w:t xml:space="preserve"> </w:t>
        </w:r>
        <w:r>
          <w:rPr>
            <w:rStyle w:val="attribute-name"/>
          </w:rPr>
          <w:t>type</w:t>
        </w:r>
        <w:r>
          <w:t>="text/css"&gt;</w:t>
        </w:r>
      </w:ins>
    </w:p>
    <w:p w14:paraId="70806D81" w14:textId="77777777" w:rsidR="00767C47" w:rsidRDefault="00767C47" w:rsidP="00767C47">
      <w:pPr>
        <w:pStyle w:val="HTMLPreformatted"/>
        <w:ind w:left="720"/>
        <w:rPr>
          <w:ins w:id="434" w:author="Darice Corey-Gilbert" w:date="2016-09-22T22:45:00Z"/>
        </w:rPr>
      </w:pPr>
      <w:ins w:id="435" w:author="Darice Corey-Gilbert" w:date="2016-09-22T22:45:00Z">
        <w:r>
          <w:t>.center</w:t>
        </w:r>
      </w:ins>
    </w:p>
    <w:p w14:paraId="09F5D352" w14:textId="77777777" w:rsidR="00767C47" w:rsidRDefault="00767C47" w:rsidP="00767C47">
      <w:pPr>
        <w:pStyle w:val="HTMLPreformatted"/>
        <w:ind w:left="720"/>
        <w:rPr>
          <w:ins w:id="436" w:author="Darice Corey-Gilbert" w:date="2016-09-22T22:45:00Z"/>
        </w:rPr>
      </w:pPr>
      <w:ins w:id="437" w:author="Darice Corey-Gilbert" w:date="2016-09-22T22:45:00Z">
        <w:r>
          <w:t>{</w:t>
        </w:r>
      </w:ins>
    </w:p>
    <w:p w14:paraId="36B8A22B" w14:textId="77777777" w:rsidR="00767C47" w:rsidRDefault="00767C47" w:rsidP="00767C47">
      <w:pPr>
        <w:pStyle w:val="HTMLPreformatted"/>
        <w:ind w:left="720"/>
        <w:rPr>
          <w:ins w:id="438" w:author="Darice Corey-Gilbert" w:date="2016-09-22T22:45:00Z"/>
        </w:rPr>
      </w:pPr>
      <w:ins w:id="439" w:author="Darice Corey-Gilbert" w:date="2016-09-22T22:45:00Z">
        <w:r>
          <w:t>text-align:center;</w:t>
        </w:r>
      </w:ins>
    </w:p>
    <w:p w14:paraId="643219FF" w14:textId="77777777" w:rsidR="00767C47" w:rsidRDefault="00767C47" w:rsidP="00767C47">
      <w:pPr>
        <w:pStyle w:val="HTMLPreformatted"/>
        <w:ind w:left="720"/>
        <w:rPr>
          <w:ins w:id="440" w:author="Darice Corey-Gilbert" w:date="2016-09-22T22:45:00Z"/>
        </w:rPr>
      </w:pPr>
      <w:ins w:id="441" w:author="Darice Corey-Gilbert" w:date="2016-09-22T22:45:00Z">
        <w:r>
          <w:t>}</w:t>
        </w:r>
      </w:ins>
    </w:p>
    <w:p w14:paraId="711C2553" w14:textId="77777777" w:rsidR="00767C47" w:rsidRDefault="00767C47" w:rsidP="00767C47">
      <w:pPr>
        <w:pStyle w:val="HTMLPreformatted"/>
        <w:ind w:left="720"/>
        <w:rPr>
          <w:ins w:id="442" w:author="Darice Corey-Gilbert" w:date="2016-09-22T22:45:00Z"/>
        </w:rPr>
      </w:pPr>
      <w:ins w:id="443" w:author="Darice Corey-Gilbert" w:date="2016-09-22T22:45:00Z">
        <w:r>
          <w:t>&lt;/</w:t>
        </w:r>
        <w:r>
          <w:rPr>
            <w:rStyle w:val="end-tag"/>
          </w:rPr>
          <w:t>style</w:t>
        </w:r>
        <w:r>
          <w:t>&gt;</w:t>
        </w:r>
      </w:ins>
    </w:p>
    <w:p w14:paraId="5FD0CB40" w14:textId="77777777" w:rsidR="00767C47" w:rsidRDefault="00767C47" w:rsidP="00767C47">
      <w:pPr>
        <w:pStyle w:val="HTMLPreformatted"/>
        <w:ind w:left="720"/>
        <w:rPr>
          <w:ins w:id="444" w:author="Darice Corey-Gilbert" w:date="2016-09-22T22:45:00Z"/>
        </w:rPr>
      </w:pPr>
      <w:ins w:id="445" w:author="Darice Corey-Gilbert" w:date="2016-09-22T22:45:00Z">
        <w:r>
          <w:t>&lt;/</w:t>
        </w:r>
        <w:r>
          <w:rPr>
            <w:rStyle w:val="end-tag"/>
          </w:rPr>
          <w:t>head</w:t>
        </w:r>
        <w:r>
          <w:t>&gt;</w:t>
        </w:r>
      </w:ins>
    </w:p>
    <w:p w14:paraId="681237E1" w14:textId="77777777" w:rsidR="00767C47" w:rsidRDefault="00767C47" w:rsidP="00767C47">
      <w:pPr>
        <w:pStyle w:val="HTMLPreformatted"/>
        <w:ind w:left="720"/>
        <w:rPr>
          <w:ins w:id="446" w:author="Darice Corey-Gilbert" w:date="2016-09-22T22:45:00Z"/>
        </w:rPr>
      </w:pPr>
    </w:p>
    <w:p w14:paraId="1DF6A694" w14:textId="77777777" w:rsidR="00767C47" w:rsidRDefault="00767C47" w:rsidP="00767C47">
      <w:pPr>
        <w:pStyle w:val="HTMLPreformatted"/>
        <w:ind w:left="720"/>
        <w:rPr>
          <w:ins w:id="447" w:author="Darice Corey-Gilbert" w:date="2016-09-22T22:45:00Z"/>
        </w:rPr>
      </w:pPr>
      <w:ins w:id="448" w:author="Darice Corey-Gilbert" w:date="2016-09-22T22:45:00Z">
        <w:r>
          <w:t>&lt;</w:t>
        </w:r>
        <w:r>
          <w:rPr>
            <w:rStyle w:val="start-tag"/>
          </w:rPr>
          <w:t>body</w:t>
        </w:r>
        <w:r>
          <w:t>&gt;</w:t>
        </w:r>
      </w:ins>
    </w:p>
    <w:p w14:paraId="1A614E90" w14:textId="77777777" w:rsidR="00767C47" w:rsidRDefault="00767C47" w:rsidP="00767C47">
      <w:pPr>
        <w:pStyle w:val="HTMLPreformatted"/>
        <w:ind w:left="720"/>
        <w:rPr>
          <w:ins w:id="449" w:author="Darice Corey-Gilbert" w:date="2016-09-22T22:45:00Z"/>
        </w:rPr>
      </w:pPr>
      <w:ins w:id="450" w:author="Darice Corey-Gilbert" w:date="2016-09-22T22:45:00Z">
        <w:r>
          <w:t>&lt;</w:t>
        </w:r>
        <w:r>
          <w:rPr>
            <w:rStyle w:val="start-tag"/>
          </w:rPr>
          <w:t>h1</w:t>
        </w:r>
        <w:r>
          <w:t xml:space="preserve"> </w:t>
        </w:r>
        <w:r>
          <w:rPr>
            <w:rStyle w:val="attribute-name"/>
          </w:rPr>
          <w:t>class</w:t>
        </w:r>
        <w:r>
          <w:t>="center"&gt;Center-aligned heading&lt;/</w:t>
        </w:r>
        <w:r>
          <w:rPr>
            <w:rStyle w:val="end-tag"/>
          </w:rPr>
          <w:t>h1</w:t>
        </w:r>
        <w:r>
          <w:t>&gt;</w:t>
        </w:r>
      </w:ins>
    </w:p>
    <w:p w14:paraId="220FB924" w14:textId="77777777" w:rsidR="00767C47" w:rsidRDefault="00767C47" w:rsidP="00767C47">
      <w:pPr>
        <w:pStyle w:val="HTMLPreformatted"/>
        <w:ind w:left="720"/>
        <w:rPr>
          <w:ins w:id="451" w:author="Darice Corey-Gilbert" w:date="2016-09-22T22:45:00Z"/>
        </w:rPr>
      </w:pPr>
      <w:ins w:id="452" w:author="Darice Corey-Gilbert" w:date="2016-09-22T22:45:00Z">
        <w:r>
          <w:t>&lt;</w:t>
        </w:r>
        <w:r>
          <w:rPr>
            <w:rStyle w:val="start-tag"/>
          </w:rPr>
          <w:t>p</w:t>
        </w:r>
        <w:r>
          <w:t xml:space="preserve"> </w:t>
        </w:r>
        <w:r>
          <w:rPr>
            <w:rStyle w:val="attribute-name"/>
          </w:rPr>
          <w:t>class</w:t>
        </w:r>
        <w:r>
          <w:t>="center"&gt;Center-aligned paragraph.&lt;/</w:t>
        </w:r>
        <w:r>
          <w:rPr>
            <w:rStyle w:val="end-tag"/>
          </w:rPr>
          <w:t>p</w:t>
        </w:r>
        <w:r>
          <w:t xml:space="preserve">&gt; </w:t>
        </w:r>
      </w:ins>
    </w:p>
    <w:p w14:paraId="503E50DA" w14:textId="77777777" w:rsidR="00767C47" w:rsidRDefault="00767C47" w:rsidP="00767C47">
      <w:pPr>
        <w:pStyle w:val="HTMLPreformatted"/>
        <w:ind w:left="720"/>
        <w:rPr>
          <w:ins w:id="453" w:author="Darice Corey-Gilbert" w:date="2016-09-22T22:45:00Z"/>
        </w:rPr>
      </w:pPr>
      <w:ins w:id="454" w:author="Darice Corey-Gilbert" w:date="2016-09-22T22:45:00Z">
        <w:r>
          <w:t>&lt;/</w:t>
        </w:r>
        <w:r>
          <w:rPr>
            <w:rStyle w:val="end-tag"/>
          </w:rPr>
          <w:t>body</w:t>
        </w:r>
        <w:r>
          <w:t>&gt;</w:t>
        </w:r>
      </w:ins>
    </w:p>
    <w:p w14:paraId="01B08C92" w14:textId="77777777" w:rsidR="00767C47" w:rsidRDefault="00767C47" w:rsidP="00767C47">
      <w:pPr>
        <w:pStyle w:val="HTMLPreformatted"/>
        <w:ind w:left="720"/>
        <w:rPr>
          <w:ins w:id="455" w:author="Darice Corey-Gilbert" w:date="2016-09-22T22:45:00Z"/>
        </w:rPr>
      </w:pPr>
      <w:ins w:id="456" w:author="Darice Corey-Gilbert" w:date="2016-09-22T22:45:00Z">
        <w:r>
          <w:t>&lt;/</w:t>
        </w:r>
        <w:r>
          <w:rPr>
            <w:rStyle w:val="end-tag"/>
          </w:rPr>
          <w:t>html</w:t>
        </w:r>
        <w:r>
          <w:t>&gt;</w:t>
        </w:r>
      </w:ins>
    </w:p>
    <w:p w14:paraId="6D0D7A8E" w14:textId="77777777" w:rsidR="00767C47" w:rsidRDefault="00767C47" w:rsidP="00767C47">
      <w:pPr>
        <w:rPr>
          <w:ins w:id="457" w:author="Darice Corey-Gilbert" w:date="2016-09-22T22:45:00Z"/>
          <w:rStyle w:val="ANGELBodytext"/>
        </w:rPr>
      </w:pPr>
      <w:ins w:id="458" w:author="Darice Corey-Gilbert" w:date="2016-09-22T22:45:00Z">
        <w:r>
          <w:rPr>
            <w:noProof/>
          </w:rPr>
          <w:drawing>
            <wp:inline distT="0" distB="0" distL="0" distR="0" wp14:anchorId="4EEF88CB" wp14:editId="565FC45D">
              <wp:extent cx="4628571" cy="10000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8571" cy="1000000"/>
                      </a:xfrm>
                      <a:prstGeom prst="rect">
                        <a:avLst/>
                      </a:prstGeom>
                    </pic:spPr>
                  </pic:pic>
                </a:graphicData>
              </a:graphic>
            </wp:inline>
          </w:drawing>
        </w:r>
      </w:ins>
    </w:p>
    <w:p w14:paraId="3923784C" w14:textId="77777777" w:rsidR="00767C47" w:rsidRPr="00CF596E" w:rsidRDefault="00767C47" w:rsidP="00767C47">
      <w:pPr>
        <w:rPr>
          <w:ins w:id="459" w:author="Darice Corey-Gilbert" w:date="2016-09-22T22:45:00Z"/>
          <w:rStyle w:val="ANGELBodytext"/>
        </w:rPr>
      </w:pPr>
      <w:ins w:id="460" w:author="Darice Corey-Gilbert" w:date="2016-09-22T22:45:00Z">
        <w:r w:rsidRPr="00CF596E">
          <w:rPr>
            <w:rStyle w:val="ANGELBodytext"/>
          </w:rPr>
          <w:t>You can also specify that only specific HTML elements should be affected by a class.</w:t>
        </w:r>
      </w:ins>
    </w:p>
    <w:p w14:paraId="20CADCF2" w14:textId="77777777" w:rsidR="00767C47" w:rsidRPr="00CF596E" w:rsidRDefault="00767C47" w:rsidP="00767C47">
      <w:pPr>
        <w:rPr>
          <w:ins w:id="461" w:author="Darice Corey-Gilbert" w:date="2016-09-22T22:45:00Z"/>
          <w:rStyle w:val="ANGELBodytext"/>
        </w:rPr>
      </w:pPr>
      <w:ins w:id="462" w:author="Darice Corey-Gilbert" w:date="2016-09-22T22:45:00Z">
        <w:r w:rsidRPr="00CF596E">
          <w:rPr>
            <w:rStyle w:val="ANGELBodytext"/>
          </w:rPr>
          <w:t>In the example below, all p elements with class="center" will be center-aligned:</w:t>
        </w:r>
      </w:ins>
    </w:p>
    <w:p w14:paraId="218AE185" w14:textId="4DE43326" w:rsidR="00767C47" w:rsidRPr="00391EAD" w:rsidRDefault="00824AF1" w:rsidP="00767C47">
      <w:pPr>
        <w:rPr>
          <w:ins w:id="463" w:author="Darice Corey-Gilbert" w:date="2016-09-22T22:45:00Z"/>
          <w:rStyle w:val="ANGELProductionNote"/>
        </w:rPr>
      </w:pPr>
      <w:ins w:id="464" w:author="Corey-Gilbert, Darice" w:date="2016-10-06T14:14:00Z">
        <w:r>
          <w:rPr>
            <w:rStyle w:val="ANGELLinks"/>
          </w:rPr>
          <w:fldChar w:fldCharType="begin"/>
        </w:r>
      </w:ins>
      <w:ins w:id="465" w:author="Corey-Gilbert, Darice" w:date="2016-10-06T14:21:00Z">
        <w:r w:rsidR="004F5724">
          <w:rPr>
            <w:rStyle w:val="ANGELLinks"/>
          </w:rPr>
          <w:instrText>HYPERLINK "C:\\Users\\dlc59\\Google Drive\\Rasmussen\\Computer Science SME\\1_CEN1400 - Mobile Application Development\\Module 1\\CSS\\ex6.html"</w:instrText>
        </w:r>
      </w:ins>
      <w:ins w:id="466" w:author="Corey-Gilbert, Darice" w:date="2016-10-06T14:14:00Z">
        <w:r>
          <w:rPr>
            <w:rStyle w:val="ANGELLinks"/>
          </w:rPr>
          <w:fldChar w:fldCharType="separate"/>
        </w:r>
        <w:r w:rsidR="00767C47" w:rsidRPr="00824AF1">
          <w:rPr>
            <w:rStyle w:val="Hyperlink"/>
            <w:rFonts w:ascii="Verdana" w:hAnsi="Verdana"/>
            <w:sz w:val="20"/>
          </w:rPr>
          <w:t>Example</w:t>
        </w:r>
        <w:r>
          <w:rPr>
            <w:rStyle w:val="ANGELLinks"/>
          </w:rPr>
          <w:fldChar w:fldCharType="end"/>
        </w:r>
      </w:ins>
      <w:ins w:id="467" w:author="Darice Corey-Gilbert" w:date="2016-09-22T22:45:00Z">
        <w:r w:rsidR="00767C47">
          <w:rPr>
            <w:rStyle w:val="ANGELBodytext"/>
          </w:rPr>
          <w:t xml:space="preserve"> </w:t>
        </w:r>
        <w:del w:id="468" w:author="Corey-Gilbert, Darice" w:date="2016-10-06T14:14:00Z">
          <w:r w:rsidR="00767C47" w:rsidRPr="00391EAD" w:rsidDel="00824AF1">
            <w:rPr>
              <w:rStyle w:val="ANGELProductionNote"/>
            </w:rPr>
            <w:delText>&lt;link to ex6.html in the css folder in the media folder&gt;</w:delText>
          </w:r>
        </w:del>
      </w:ins>
    </w:p>
    <w:p w14:paraId="67FA683B" w14:textId="77777777" w:rsidR="00767C47" w:rsidRDefault="00767C47" w:rsidP="00767C47">
      <w:pPr>
        <w:pStyle w:val="HTMLPreformatted"/>
        <w:ind w:left="720"/>
        <w:rPr>
          <w:ins w:id="469" w:author="Darice Corey-Gilbert" w:date="2016-09-22T22:45:00Z"/>
        </w:rPr>
      </w:pPr>
      <w:ins w:id="470" w:author="Darice Corey-Gilbert" w:date="2016-09-22T22:45:00Z">
        <w:r>
          <w:rPr>
            <w:rStyle w:val="error"/>
          </w:rPr>
          <w:t>&lt;</w:t>
        </w:r>
        <w:r>
          <w:rPr>
            <w:rStyle w:val="start-tag"/>
          </w:rPr>
          <w:t>html</w:t>
        </w:r>
        <w:r>
          <w:rPr>
            <w:rStyle w:val="error"/>
          </w:rPr>
          <w:t>&gt;</w:t>
        </w:r>
      </w:ins>
    </w:p>
    <w:p w14:paraId="0C7D9320" w14:textId="77777777" w:rsidR="00767C47" w:rsidRDefault="00767C47" w:rsidP="00767C47">
      <w:pPr>
        <w:pStyle w:val="HTMLPreformatted"/>
        <w:ind w:left="720"/>
        <w:rPr>
          <w:ins w:id="471" w:author="Darice Corey-Gilbert" w:date="2016-09-22T22:45:00Z"/>
        </w:rPr>
      </w:pPr>
      <w:ins w:id="472" w:author="Darice Corey-Gilbert" w:date="2016-09-22T22:45:00Z">
        <w:r>
          <w:t>&lt;</w:t>
        </w:r>
        <w:r>
          <w:rPr>
            <w:rStyle w:val="start-tag"/>
          </w:rPr>
          <w:t>head</w:t>
        </w:r>
        <w:r>
          <w:t>&gt;</w:t>
        </w:r>
      </w:ins>
    </w:p>
    <w:p w14:paraId="4881F77C" w14:textId="77777777" w:rsidR="00767C47" w:rsidRDefault="00767C47" w:rsidP="00767C47">
      <w:pPr>
        <w:pStyle w:val="HTMLPreformatted"/>
        <w:ind w:left="720"/>
        <w:rPr>
          <w:ins w:id="473" w:author="Darice Corey-Gilbert" w:date="2016-09-22T22:45:00Z"/>
        </w:rPr>
      </w:pPr>
      <w:ins w:id="474" w:author="Darice Corey-Gilbert" w:date="2016-09-22T22:45:00Z">
        <w:r>
          <w:t>&lt;</w:t>
        </w:r>
        <w:r>
          <w:rPr>
            <w:rStyle w:val="start-tag"/>
          </w:rPr>
          <w:t>style</w:t>
        </w:r>
        <w:r>
          <w:t xml:space="preserve"> </w:t>
        </w:r>
        <w:r>
          <w:rPr>
            <w:rStyle w:val="attribute-name"/>
          </w:rPr>
          <w:t>type</w:t>
        </w:r>
        <w:r>
          <w:t>="text/css"&gt;</w:t>
        </w:r>
      </w:ins>
    </w:p>
    <w:p w14:paraId="3D00271D" w14:textId="77777777" w:rsidR="00767C47" w:rsidRDefault="00767C47" w:rsidP="00767C47">
      <w:pPr>
        <w:pStyle w:val="HTMLPreformatted"/>
        <w:ind w:left="720"/>
        <w:rPr>
          <w:ins w:id="475" w:author="Darice Corey-Gilbert" w:date="2016-09-22T22:45:00Z"/>
        </w:rPr>
      </w:pPr>
      <w:ins w:id="476" w:author="Darice Corey-Gilbert" w:date="2016-09-22T22:45:00Z">
        <w:r>
          <w:t>p.center</w:t>
        </w:r>
      </w:ins>
    </w:p>
    <w:p w14:paraId="49E95FEC" w14:textId="77777777" w:rsidR="00767C47" w:rsidRDefault="00767C47" w:rsidP="00767C47">
      <w:pPr>
        <w:pStyle w:val="HTMLPreformatted"/>
        <w:ind w:left="720"/>
        <w:rPr>
          <w:ins w:id="477" w:author="Darice Corey-Gilbert" w:date="2016-09-22T22:45:00Z"/>
        </w:rPr>
      </w:pPr>
      <w:ins w:id="478" w:author="Darice Corey-Gilbert" w:date="2016-09-22T22:45:00Z">
        <w:r>
          <w:t>{</w:t>
        </w:r>
      </w:ins>
    </w:p>
    <w:p w14:paraId="1911B927" w14:textId="77777777" w:rsidR="00767C47" w:rsidRDefault="00767C47" w:rsidP="00767C47">
      <w:pPr>
        <w:pStyle w:val="HTMLPreformatted"/>
        <w:ind w:left="720"/>
        <w:rPr>
          <w:ins w:id="479" w:author="Darice Corey-Gilbert" w:date="2016-09-22T22:45:00Z"/>
        </w:rPr>
      </w:pPr>
      <w:ins w:id="480" w:author="Darice Corey-Gilbert" w:date="2016-09-22T22:45:00Z">
        <w:r>
          <w:t>text-align:center;</w:t>
        </w:r>
      </w:ins>
    </w:p>
    <w:p w14:paraId="57F8CD88" w14:textId="77777777" w:rsidR="00767C47" w:rsidRDefault="00767C47" w:rsidP="00767C47">
      <w:pPr>
        <w:pStyle w:val="HTMLPreformatted"/>
        <w:ind w:left="720"/>
        <w:rPr>
          <w:ins w:id="481" w:author="Darice Corey-Gilbert" w:date="2016-09-22T22:45:00Z"/>
        </w:rPr>
      </w:pPr>
      <w:ins w:id="482" w:author="Darice Corey-Gilbert" w:date="2016-09-22T22:45:00Z">
        <w:r>
          <w:t>}</w:t>
        </w:r>
      </w:ins>
    </w:p>
    <w:p w14:paraId="7EF1B55E" w14:textId="77777777" w:rsidR="00767C47" w:rsidRDefault="00767C47" w:rsidP="00767C47">
      <w:pPr>
        <w:pStyle w:val="HTMLPreformatted"/>
        <w:ind w:left="720"/>
        <w:rPr>
          <w:ins w:id="483" w:author="Darice Corey-Gilbert" w:date="2016-09-22T22:45:00Z"/>
        </w:rPr>
      </w:pPr>
      <w:ins w:id="484" w:author="Darice Corey-Gilbert" w:date="2016-09-22T22:45:00Z">
        <w:r>
          <w:t>&lt;/</w:t>
        </w:r>
        <w:r>
          <w:rPr>
            <w:rStyle w:val="end-tag"/>
          </w:rPr>
          <w:t>style</w:t>
        </w:r>
        <w:r>
          <w:t>&gt;</w:t>
        </w:r>
      </w:ins>
    </w:p>
    <w:p w14:paraId="19C7C49F" w14:textId="77777777" w:rsidR="00767C47" w:rsidRDefault="00767C47" w:rsidP="00767C47">
      <w:pPr>
        <w:pStyle w:val="HTMLPreformatted"/>
        <w:ind w:left="720"/>
        <w:rPr>
          <w:ins w:id="485" w:author="Darice Corey-Gilbert" w:date="2016-09-22T22:45:00Z"/>
        </w:rPr>
      </w:pPr>
      <w:ins w:id="486" w:author="Darice Corey-Gilbert" w:date="2016-09-22T22:45:00Z">
        <w:r>
          <w:t>&lt;/</w:t>
        </w:r>
        <w:r>
          <w:rPr>
            <w:rStyle w:val="end-tag"/>
          </w:rPr>
          <w:t>head</w:t>
        </w:r>
        <w:r>
          <w:t>&gt;</w:t>
        </w:r>
      </w:ins>
    </w:p>
    <w:p w14:paraId="1FCEC9C7" w14:textId="77777777" w:rsidR="00767C47" w:rsidRDefault="00767C47" w:rsidP="00767C47">
      <w:pPr>
        <w:pStyle w:val="HTMLPreformatted"/>
        <w:ind w:left="720"/>
        <w:rPr>
          <w:ins w:id="487" w:author="Darice Corey-Gilbert" w:date="2016-09-22T22:45:00Z"/>
        </w:rPr>
      </w:pPr>
    </w:p>
    <w:p w14:paraId="5B1F8BBE" w14:textId="77777777" w:rsidR="00767C47" w:rsidRDefault="00767C47" w:rsidP="00767C47">
      <w:pPr>
        <w:pStyle w:val="HTMLPreformatted"/>
        <w:ind w:left="720"/>
        <w:rPr>
          <w:ins w:id="488" w:author="Darice Corey-Gilbert" w:date="2016-09-22T22:45:00Z"/>
        </w:rPr>
      </w:pPr>
      <w:ins w:id="489" w:author="Darice Corey-Gilbert" w:date="2016-09-22T22:45:00Z">
        <w:r>
          <w:t>&lt;</w:t>
        </w:r>
        <w:r>
          <w:rPr>
            <w:rStyle w:val="start-tag"/>
          </w:rPr>
          <w:t>body</w:t>
        </w:r>
        <w:r>
          <w:t>&gt;</w:t>
        </w:r>
      </w:ins>
    </w:p>
    <w:p w14:paraId="6440D78E" w14:textId="77777777" w:rsidR="00767C47" w:rsidRDefault="00767C47" w:rsidP="00767C47">
      <w:pPr>
        <w:pStyle w:val="HTMLPreformatted"/>
        <w:ind w:left="720"/>
        <w:rPr>
          <w:ins w:id="490" w:author="Darice Corey-Gilbert" w:date="2016-09-22T22:45:00Z"/>
        </w:rPr>
      </w:pPr>
      <w:ins w:id="491" w:author="Darice Corey-Gilbert" w:date="2016-09-22T22:45:00Z">
        <w:r>
          <w:t>&lt;</w:t>
        </w:r>
        <w:r>
          <w:rPr>
            <w:rStyle w:val="start-tag"/>
          </w:rPr>
          <w:t>h1</w:t>
        </w:r>
        <w:r>
          <w:t xml:space="preserve"> </w:t>
        </w:r>
        <w:r>
          <w:rPr>
            <w:rStyle w:val="attribute-name"/>
          </w:rPr>
          <w:t>class</w:t>
        </w:r>
        <w:r>
          <w:t>="center"&gt;This heading will not be affected&lt;/</w:t>
        </w:r>
        <w:r>
          <w:rPr>
            <w:rStyle w:val="end-tag"/>
          </w:rPr>
          <w:t>h1</w:t>
        </w:r>
        <w:r>
          <w:t>&gt;</w:t>
        </w:r>
      </w:ins>
    </w:p>
    <w:p w14:paraId="269A5321" w14:textId="77777777" w:rsidR="00767C47" w:rsidRDefault="00767C47" w:rsidP="00767C47">
      <w:pPr>
        <w:pStyle w:val="HTMLPreformatted"/>
        <w:ind w:left="720"/>
        <w:rPr>
          <w:ins w:id="492" w:author="Darice Corey-Gilbert" w:date="2016-09-22T22:45:00Z"/>
        </w:rPr>
      </w:pPr>
      <w:ins w:id="493" w:author="Darice Corey-Gilbert" w:date="2016-09-22T22:45:00Z">
        <w:r>
          <w:t>&lt;</w:t>
        </w:r>
        <w:r>
          <w:rPr>
            <w:rStyle w:val="start-tag"/>
          </w:rPr>
          <w:t>p</w:t>
        </w:r>
        <w:r>
          <w:t xml:space="preserve"> </w:t>
        </w:r>
        <w:r>
          <w:rPr>
            <w:rStyle w:val="attribute-name"/>
          </w:rPr>
          <w:t>class</w:t>
        </w:r>
        <w:r>
          <w:t>="center"&gt;This paragraph will be center-aligned.&lt;/</w:t>
        </w:r>
        <w:r>
          <w:rPr>
            <w:rStyle w:val="end-tag"/>
          </w:rPr>
          <w:t>p</w:t>
        </w:r>
        <w:r>
          <w:t xml:space="preserve">&gt; </w:t>
        </w:r>
      </w:ins>
    </w:p>
    <w:p w14:paraId="0973EC16" w14:textId="77777777" w:rsidR="00767C47" w:rsidRDefault="00767C47" w:rsidP="00767C47">
      <w:pPr>
        <w:pStyle w:val="HTMLPreformatted"/>
        <w:ind w:left="720"/>
        <w:rPr>
          <w:ins w:id="494" w:author="Darice Corey-Gilbert" w:date="2016-09-22T22:45:00Z"/>
        </w:rPr>
      </w:pPr>
      <w:ins w:id="495" w:author="Darice Corey-Gilbert" w:date="2016-09-22T22:45:00Z">
        <w:r>
          <w:t>&lt;/</w:t>
        </w:r>
        <w:r>
          <w:rPr>
            <w:rStyle w:val="end-tag"/>
          </w:rPr>
          <w:t>body</w:t>
        </w:r>
        <w:r>
          <w:t>&gt;</w:t>
        </w:r>
      </w:ins>
    </w:p>
    <w:p w14:paraId="3F34CC54" w14:textId="77777777" w:rsidR="00767C47" w:rsidRDefault="00767C47" w:rsidP="00767C47">
      <w:pPr>
        <w:pStyle w:val="HTMLPreformatted"/>
        <w:ind w:left="720"/>
        <w:rPr>
          <w:ins w:id="496" w:author="Darice Corey-Gilbert" w:date="2016-09-22T22:45:00Z"/>
        </w:rPr>
      </w:pPr>
      <w:ins w:id="497" w:author="Darice Corey-Gilbert" w:date="2016-09-22T22:45:00Z">
        <w:r>
          <w:t>&lt;/</w:t>
        </w:r>
        <w:r>
          <w:rPr>
            <w:rStyle w:val="end-tag"/>
          </w:rPr>
          <w:t>html</w:t>
        </w:r>
        <w:r>
          <w:t>&gt;</w:t>
        </w:r>
      </w:ins>
    </w:p>
    <w:p w14:paraId="678F7F2A" w14:textId="77777777" w:rsidR="00767C47" w:rsidRPr="00CF596E" w:rsidRDefault="00767C47" w:rsidP="00767C47">
      <w:pPr>
        <w:rPr>
          <w:ins w:id="498" w:author="Darice Corey-Gilbert" w:date="2016-09-22T22:45:00Z"/>
          <w:rStyle w:val="ANGELBodytext"/>
        </w:rPr>
      </w:pPr>
      <w:ins w:id="499" w:author="Darice Corey-Gilbert" w:date="2016-09-22T22:45:00Z">
        <w:r w:rsidRPr="00CF596E">
          <w:rPr>
            <w:rStyle w:val="ANGELBodytext"/>
          </w:rPr>
          <w:br/>
        </w:r>
      </w:ins>
    </w:p>
    <w:p w14:paraId="070E677F" w14:textId="77777777" w:rsidR="00767C47" w:rsidRDefault="00767C47" w:rsidP="00767C47">
      <w:pPr>
        <w:rPr>
          <w:ins w:id="500" w:author="Darice Corey-Gilbert" w:date="2016-09-22T22:45:00Z"/>
          <w:rStyle w:val="ANGELBodytext"/>
        </w:rPr>
      </w:pPr>
      <w:ins w:id="501" w:author="Darice Corey-Gilbert" w:date="2016-09-22T22:45:00Z">
        <w:r>
          <w:rPr>
            <w:noProof/>
          </w:rPr>
          <w:drawing>
            <wp:inline distT="0" distB="0" distL="0" distR="0" wp14:anchorId="32FCFDDA" wp14:editId="2EA35469">
              <wp:extent cx="4638095" cy="1104762"/>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095" cy="1104762"/>
                      </a:xfrm>
                      <a:prstGeom prst="rect">
                        <a:avLst/>
                      </a:prstGeom>
                    </pic:spPr>
                  </pic:pic>
                </a:graphicData>
              </a:graphic>
            </wp:inline>
          </w:drawing>
        </w:r>
      </w:ins>
    </w:p>
    <w:p w14:paraId="4EA52291" w14:textId="77777777" w:rsidR="00767C47" w:rsidRPr="00CF596E" w:rsidRDefault="00767C47" w:rsidP="00767C47">
      <w:pPr>
        <w:rPr>
          <w:ins w:id="502" w:author="Darice Corey-Gilbert" w:date="2016-09-22T22:45:00Z"/>
          <w:rStyle w:val="ANGELBodytext"/>
        </w:rPr>
      </w:pPr>
      <w:ins w:id="503" w:author="Darice Corey-Gilbert" w:date="2016-09-22T22:45:00Z">
        <w:r w:rsidRPr="00CF596E">
          <w:rPr>
            <w:rStyle w:val="ANGELBodytext"/>
          </w:rPr>
          <w:t>Do NOT start a class name with a number</w:t>
        </w:r>
        <w:r>
          <w:rPr>
            <w:rStyle w:val="ANGELBodytext"/>
          </w:rPr>
          <w:t>.</w:t>
        </w:r>
        <w:r w:rsidRPr="00CF596E">
          <w:rPr>
            <w:rStyle w:val="ANGELBodytext"/>
          </w:rPr>
          <w:t xml:space="preserve"> This is only supported in Internet Explorer.</w:t>
        </w:r>
      </w:ins>
    </w:p>
    <w:p w14:paraId="302BEDB1" w14:textId="77777777" w:rsidR="00767C47" w:rsidRPr="00CF596E" w:rsidRDefault="00767C47" w:rsidP="00767C47">
      <w:pPr>
        <w:rPr>
          <w:ins w:id="504" w:author="Darice Corey-Gilbert" w:date="2016-09-22T22:45:00Z"/>
          <w:rStyle w:val="ANGELBodytext"/>
        </w:rPr>
      </w:pPr>
      <w:ins w:id="505" w:author="Darice Corey-Gilbert" w:date="2016-09-22T22:45:00Z">
        <w:r w:rsidRPr="00CF596E">
          <w:rPr>
            <w:rStyle w:val="ANGELBodytext"/>
          </w:rPr>
          <w:t>When a browser reads a style sheet, it will format the document according to it.</w:t>
        </w:r>
        <w:r>
          <w:rPr>
            <w:rStyle w:val="ANGELBodytext"/>
          </w:rPr>
          <w:t xml:space="preserve"> </w:t>
        </w:r>
        <w:r w:rsidRPr="00CF596E">
          <w:rPr>
            <w:rStyle w:val="ANGELBodytext"/>
          </w:rPr>
          <w:t>There are three ways of inserting a style sheet:</w:t>
        </w:r>
      </w:ins>
    </w:p>
    <w:p w14:paraId="204A710D" w14:textId="77777777" w:rsidR="00767C47" w:rsidRPr="00520566" w:rsidRDefault="00767C47" w:rsidP="00767C47">
      <w:pPr>
        <w:pStyle w:val="ListParagraph"/>
        <w:numPr>
          <w:ilvl w:val="0"/>
          <w:numId w:val="33"/>
        </w:numPr>
        <w:rPr>
          <w:ins w:id="506" w:author="Darice Corey-Gilbert" w:date="2016-09-22T22:45:00Z"/>
          <w:rStyle w:val="ANGELBodytext"/>
        </w:rPr>
      </w:pPr>
      <w:ins w:id="507" w:author="Darice Corey-Gilbert" w:date="2016-09-22T22:45:00Z">
        <w:r>
          <w:rPr>
            <w:rStyle w:val="ANGELBodytext"/>
          </w:rPr>
          <w:t xml:space="preserve">The first, is an </w:t>
        </w:r>
        <w:r w:rsidRPr="00CF596E">
          <w:rPr>
            <w:rStyle w:val="ANGELBodytext"/>
            <w:b/>
          </w:rPr>
          <w:t>external style sheet</w:t>
        </w:r>
        <w:r>
          <w:rPr>
            <w:rStyle w:val="ANGELBodytext"/>
          </w:rPr>
          <w:t>. This</w:t>
        </w:r>
        <w:r w:rsidRPr="00520566">
          <w:rPr>
            <w:rStyle w:val="ANGELBodytext"/>
          </w:rPr>
          <w:t xml:space="preserve"> is ideal when the style is applied to many pages. With an external style sheet, you can change the look of an entire </w:t>
        </w:r>
        <w:r>
          <w:rPr>
            <w:rStyle w:val="ANGELBodytext"/>
          </w:rPr>
          <w:t>web</w:t>
        </w:r>
        <w:r w:rsidRPr="00520566">
          <w:rPr>
            <w:rStyle w:val="ANGELBodytext"/>
          </w:rPr>
          <w:t xml:space="preserve">site by changing one file. Each page must link to the style sheet using the </w:t>
        </w:r>
        <w:r w:rsidRPr="00CF596E">
          <w:rPr>
            <w:rStyle w:val="ANGELBodytext"/>
            <w:rFonts w:ascii="Courier New" w:hAnsi="Courier New" w:cs="Courier New"/>
          </w:rPr>
          <w:t>&lt;link&gt;</w:t>
        </w:r>
        <w:r w:rsidRPr="00520566">
          <w:rPr>
            <w:rStyle w:val="ANGELBodytext"/>
          </w:rPr>
          <w:t xml:space="preserve"> tag. The </w:t>
        </w:r>
        <w:r w:rsidRPr="00CF596E">
          <w:rPr>
            <w:rStyle w:val="ANGELBodytext"/>
            <w:rFonts w:ascii="Courier New" w:hAnsi="Courier New" w:cs="Courier New"/>
          </w:rPr>
          <w:t>&lt;link&gt;</w:t>
        </w:r>
        <w:r w:rsidRPr="00520566">
          <w:rPr>
            <w:rStyle w:val="ANGELBodytext"/>
          </w:rPr>
          <w:t xml:space="preserve"> tag goes inside the head section:</w:t>
        </w:r>
      </w:ins>
    </w:p>
    <w:p w14:paraId="62DFB9B7" w14:textId="77777777" w:rsidR="00767C47" w:rsidRPr="00CF596E" w:rsidRDefault="00767C47" w:rsidP="00767C47">
      <w:pPr>
        <w:ind w:left="1440"/>
        <w:rPr>
          <w:ins w:id="508" w:author="Darice Corey-Gilbert" w:date="2016-09-22T22:45:00Z"/>
          <w:rStyle w:val="ANGELBodytext"/>
          <w:rFonts w:ascii="Courier New" w:hAnsi="Courier New" w:cs="Courier New"/>
        </w:rPr>
      </w:pPr>
      <w:ins w:id="509" w:author="Darice Corey-Gilbert" w:date="2016-09-22T22:45:00Z">
        <w:r w:rsidRPr="00CF596E">
          <w:rPr>
            <w:rStyle w:val="ANGELBodytext"/>
            <w:rFonts w:ascii="Courier New" w:hAnsi="Courier New" w:cs="Courier New"/>
          </w:rPr>
          <w:t>&lt;head&gt;</w:t>
        </w:r>
        <w:r w:rsidRPr="00CF596E">
          <w:rPr>
            <w:rStyle w:val="ANGELBodytext"/>
            <w:rFonts w:ascii="Courier New" w:hAnsi="Courier New" w:cs="Courier New"/>
          </w:rPr>
          <w:br/>
          <w:t>&lt;link rel="stylesheet" type="text/css" href="mystyle.css" /&gt;</w:t>
        </w:r>
        <w:r w:rsidRPr="00CF596E">
          <w:rPr>
            <w:rStyle w:val="ANGELBodytext"/>
            <w:rFonts w:ascii="Courier New" w:hAnsi="Courier New" w:cs="Courier New"/>
          </w:rPr>
          <w:br/>
          <w:t xml:space="preserve">&lt;/head&gt; </w:t>
        </w:r>
      </w:ins>
    </w:p>
    <w:p w14:paraId="3BE491F3" w14:textId="77777777" w:rsidR="00767C47" w:rsidRPr="00520566" w:rsidRDefault="00767C47" w:rsidP="00767C47">
      <w:pPr>
        <w:ind w:left="720"/>
        <w:rPr>
          <w:ins w:id="510" w:author="Darice Corey-Gilbert" w:date="2016-09-22T22:45:00Z"/>
          <w:rStyle w:val="ANGELBodytext"/>
        </w:rPr>
      </w:pPr>
    </w:p>
    <w:p w14:paraId="4ABFE367" w14:textId="77777777" w:rsidR="00767C47" w:rsidRPr="00520566" w:rsidRDefault="00767C47" w:rsidP="00767C47">
      <w:pPr>
        <w:ind w:left="720"/>
        <w:rPr>
          <w:ins w:id="511" w:author="Darice Corey-Gilbert" w:date="2016-09-22T22:45:00Z"/>
          <w:rStyle w:val="ANGELBodytext"/>
        </w:rPr>
      </w:pPr>
      <w:ins w:id="512" w:author="Darice Corey-Gilbert" w:date="2016-09-22T22:45:00Z">
        <w:r w:rsidRPr="00520566">
          <w:rPr>
            <w:rStyle w:val="ANGELBodytext"/>
          </w:rPr>
          <w:t>An external style sheet can be written in any text editor. The file should not contain any html tags. Your style sheet should be saved with a .css extension. An example of a style sheet file is shown below:</w:t>
        </w:r>
      </w:ins>
    </w:p>
    <w:p w14:paraId="3E83D53D" w14:textId="77777777" w:rsidR="00767C47" w:rsidRPr="00CF596E" w:rsidRDefault="00767C47" w:rsidP="00767C47">
      <w:pPr>
        <w:ind w:left="1440"/>
        <w:rPr>
          <w:ins w:id="513" w:author="Darice Corey-Gilbert" w:date="2016-09-22T22:45:00Z"/>
          <w:rStyle w:val="ANGELBodytext"/>
          <w:rFonts w:ascii="Courier New" w:hAnsi="Courier New" w:cs="Courier New"/>
        </w:rPr>
      </w:pPr>
      <w:ins w:id="514" w:author="Darice Corey-Gilbert" w:date="2016-09-22T22:45:00Z">
        <w:r w:rsidRPr="00CF596E">
          <w:rPr>
            <w:rStyle w:val="ANGELBodytext"/>
            <w:rFonts w:ascii="Courier New" w:hAnsi="Courier New" w:cs="Courier New"/>
          </w:rPr>
          <w:t>hr {color:sienna;}</w:t>
        </w:r>
        <w:r w:rsidRPr="00CF596E">
          <w:rPr>
            <w:rStyle w:val="ANGELBodytext"/>
            <w:rFonts w:ascii="Courier New" w:hAnsi="Courier New" w:cs="Courier New"/>
          </w:rPr>
          <w:br/>
          <w:t>p {margin-left:20px;}</w:t>
        </w:r>
        <w:r w:rsidRPr="00CF596E">
          <w:rPr>
            <w:rStyle w:val="ANGELBodytext"/>
            <w:rFonts w:ascii="Courier New" w:hAnsi="Courier New" w:cs="Courier New"/>
          </w:rPr>
          <w:br/>
          <w:t xml:space="preserve">body {background-image:url("images/back40.gif");} </w:t>
        </w:r>
      </w:ins>
    </w:p>
    <w:p w14:paraId="6298516F" w14:textId="77777777" w:rsidR="00767C47" w:rsidRPr="00CF596E" w:rsidRDefault="00767C47" w:rsidP="00767C47">
      <w:pPr>
        <w:ind w:left="720"/>
        <w:rPr>
          <w:ins w:id="515" w:author="Darice Corey-Gilbert" w:date="2016-09-22T22:45:00Z"/>
          <w:rStyle w:val="ANGELBodytext"/>
        </w:rPr>
      </w:pPr>
      <w:ins w:id="516" w:author="Darice Corey-Gilbert" w:date="2016-09-22T22:45:00Z">
        <w:r w:rsidRPr="00520566">
          <w:rPr>
            <w:rStyle w:val="ANGELBodytext"/>
          </w:rPr>
          <w:t>Do not leave spaces between the property value and the units! "margin-left:20 px" (instead of "margin-left:20px") will work in IE, but not in Firefox or Opera.</w:t>
        </w:r>
      </w:ins>
    </w:p>
    <w:p w14:paraId="08790C15" w14:textId="77777777" w:rsidR="00767C47" w:rsidRPr="00DD77B1" w:rsidRDefault="00767C47" w:rsidP="00767C47">
      <w:pPr>
        <w:pStyle w:val="ListParagraph"/>
        <w:numPr>
          <w:ilvl w:val="0"/>
          <w:numId w:val="33"/>
        </w:numPr>
        <w:rPr>
          <w:ins w:id="517" w:author="Darice Corey-Gilbert" w:date="2016-09-22T22:45:00Z"/>
          <w:rStyle w:val="ANGELBodytext"/>
        </w:rPr>
      </w:pPr>
      <w:ins w:id="518" w:author="Darice Corey-Gilbert" w:date="2016-09-22T22:45:00Z">
        <w:r>
          <w:rPr>
            <w:rStyle w:val="ANGELBodytext"/>
          </w:rPr>
          <w:t xml:space="preserve">Next is an </w:t>
        </w:r>
        <w:r w:rsidRPr="00CF596E">
          <w:rPr>
            <w:rStyle w:val="ANGELBodytext"/>
            <w:b/>
          </w:rPr>
          <w:t>internal style sheet</w:t>
        </w:r>
        <w:r>
          <w:rPr>
            <w:rStyle w:val="ANGELBodytext"/>
          </w:rPr>
          <w:t xml:space="preserve">, which should be </w:t>
        </w:r>
        <w:r w:rsidRPr="00DD77B1">
          <w:rPr>
            <w:rStyle w:val="ANGELBodytext"/>
          </w:rPr>
          <w:t xml:space="preserve">used when a single document has a unique style. You define internal styles in the head section of an HTML page, by using the </w:t>
        </w:r>
        <w:r w:rsidRPr="00CF596E">
          <w:rPr>
            <w:rStyle w:val="ANGELBodytext"/>
            <w:rFonts w:ascii="Courier New" w:hAnsi="Courier New" w:cs="Courier New"/>
          </w:rPr>
          <w:t>&lt;style&gt;</w:t>
        </w:r>
        <w:r w:rsidRPr="00DD77B1">
          <w:rPr>
            <w:rStyle w:val="ANGELBodytext"/>
          </w:rPr>
          <w:t xml:space="preserve"> tag, like this:</w:t>
        </w:r>
        <w:r>
          <w:rPr>
            <w:rStyle w:val="ANGELBodytext"/>
          </w:rPr>
          <w:br/>
        </w:r>
      </w:ins>
    </w:p>
    <w:p w14:paraId="26D145AA" w14:textId="77777777" w:rsidR="00767C47" w:rsidRPr="00CF596E" w:rsidRDefault="00767C47" w:rsidP="00767C47">
      <w:pPr>
        <w:ind w:left="1440"/>
        <w:rPr>
          <w:ins w:id="519" w:author="Darice Corey-Gilbert" w:date="2016-09-22T22:45:00Z"/>
          <w:rStyle w:val="ANGELBodytext"/>
          <w:rFonts w:ascii="Courier New" w:hAnsi="Courier New"/>
        </w:rPr>
      </w:pPr>
      <w:ins w:id="520" w:author="Darice Corey-Gilbert" w:date="2016-09-22T22:45:00Z">
        <w:r w:rsidRPr="00CF596E">
          <w:rPr>
            <w:rStyle w:val="ANGELBodytext"/>
            <w:rFonts w:ascii="Courier New" w:hAnsi="Courier New" w:cs="Courier New"/>
          </w:rPr>
          <w:t>&lt;head&gt;</w:t>
        </w:r>
        <w:r w:rsidRPr="00CF596E">
          <w:rPr>
            <w:rStyle w:val="ANGELBodytext"/>
            <w:rFonts w:ascii="Courier New" w:hAnsi="Courier New" w:cs="Courier New"/>
          </w:rPr>
          <w:br/>
          <w:t>&lt;style type="text/css"&gt;</w:t>
        </w:r>
        <w:r w:rsidRPr="00CF596E">
          <w:rPr>
            <w:rStyle w:val="ANGELBodytext"/>
            <w:rFonts w:ascii="Courier New" w:hAnsi="Courier New" w:cs="Courier New"/>
          </w:rPr>
          <w:br/>
          <w:t>hr {color:sienna;}</w:t>
        </w:r>
        <w:r w:rsidRPr="00CF596E">
          <w:rPr>
            <w:rStyle w:val="ANGELBodytext"/>
            <w:rFonts w:ascii="Courier New" w:hAnsi="Courier New" w:cs="Courier New"/>
          </w:rPr>
          <w:br/>
          <w:t>p {margin-left:20px;}</w:t>
        </w:r>
        <w:r w:rsidRPr="00CF596E">
          <w:rPr>
            <w:rStyle w:val="ANGELBodytext"/>
            <w:rFonts w:ascii="Courier New" w:hAnsi="Courier New" w:cs="Courier New"/>
          </w:rPr>
          <w:br/>
          <w:t>body {background-image:url("images/back40.gif");}</w:t>
        </w:r>
        <w:r w:rsidRPr="00CF596E">
          <w:rPr>
            <w:rStyle w:val="ANGELBodytext"/>
            <w:rFonts w:ascii="Courier New" w:hAnsi="Courier New" w:cs="Courier New"/>
          </w:rPr>
          <w:br/>
          <w:t>&lt;/style&gt;</w:t>
        </w:r>
        <w:r w:rsidRPr="00CF596E">
          <w:rPr>
            <w:rStyle w:val="ANGELBodytext"/>
            <w:rFonts w:ascii="Courier New" w:hAnsi="Courier New" w:cs="Courier New"/>
          </w:rPr>
          <w:br/>
          <w:t>&lt;/head&gt;</w:t>
        </w:r>
      </w:ins>
    </w:p>
    <w:p w14:paraId="456A61E6" w14:textId="77777777" w:rsidR="00767C47" w:rsidRPr="00CF596E" w:rsidRDefault="00767C47" w:rsidP="00767C47">
      <w:pPr>
        <w:pStyle w:val="ListParagraph"/>
        <w:numPr>
          <w:ilvl w:val="0"/>
          <w:numId w:val="33"/>
        </w:numPr>
        <w:rPr>
          <w:ins w:id="521" w:author="Darice Corey-Gilbert" w:date="2016-09-22T22:45:00Z"/>
          <w:rStyle w:val="ANGELBodytext"/>
        </w:rPr>
      </w:pPr>
      <w:ins w:id="522" w:author="Darice Corey-Gilbert" w:date="2016-09-22T22:45:00Z">
        <w:r w:rsidRPr="00CF596E">
          <w:rPr>
            <w:rStyle w:val="ANGELBodytext"/>
          </w:rPr>
          <w:t xml:space="preserve">To use </w:t>
        </w:r>
        <w:r w:rsidRPr="00CF596E">
          <w:rPr>
            <w:rStyle w:val="ANGELBodytext"/>
            <w:b/>
          </w:rPr>
          <w:t>inline styles</w:t>
        </w:r>
        <w:r w:rsidRPr="00CF596E">
          <w:rPr>
            <w:rStyle w:val="ANGELBodytext"/>
          </w:rPr>
          <w:t xml:space="preserve"> you use the style attribute in the relevant tag. The style attribute can contain any CSS property. The example shows how to change the color and the left margin of a paragraph:</w:t>
        </w:r>
      </w:ins>
    </w:p>
    <w:p w14:paraId="1D3A97E9" w14:textId="77777777" w:rsidR="00767C47" w:rsidRPr="00CF596E" w:rsidRDefault="00767C47" w:rsidP="00767C47">
      <w:pPr>
        <w:ind w:left="720"/>
        <w:rPr>
          <w:ins w:id="523" w:author="Darice Corey-Gilbert" w:date="2016-09-22T22:45:00Z"/>
          <w:rStyle w:val="ANGELBodytext"/>
          <w:rFonts w:ascii="Courier New" w:hAnsi="Courier New" w:cs="Courier New"/>
        </w:rPr>
      </w:pPr>
      <w:ins w:id="524" w:author="Darice Corey-Gilbert" w:date="2016-09-22T22:45:00Z">
        <w:r w:rsidRPr="00CF596E">
          <w:rPr>
            <w:rStyle w:val="ANGELBodytext"/>
            <w:rFonts w:ascii="Courier New" w:hAnsi="Courier New" w:cs="Courier New"/>
          </w:rPr>
          <w:tab/>
          <w:t>&lt;p style="color:sienna;margin-left:20px"&gt;This is a paragraph.&lt;/p&gt;</w:t>
        </w:r>
      </w:ins>
    </w:p>
    <w:p w14:paraId="6BE299F0" w14:textId="77777777" w:rsidR="00767C47" w:rsidRPr="00DD77B1" w:rsidRDefault="00767C47" w:rsidP="00767C47">
      <w:pPr>
        <w:ind w:left="720"/>
        <w:rPr>
          <w:ins w:id="525" w:author="Darice Corey-Gilbert" w:date="2016-09-22T22:45:00Z"/>
          <w:rStyle w:val="ANGELBodytext"/>
        </w:rPr>
      </w:pPr>
      <w:ins w:id="526" w:author="Darice Corey-Gilbert" w:date="2016-09-22T22:45:00Z">
        <w:r w:rsidRPr="00CF596E">
          <w:rPr>
            <w:rStyle w:val="ANGELBodytext"/>
            <w:u w:val="single"/>
          </w:rPr>
          <w:t>Use</w:t>
        </w:r>
        <w:r>
          <w:rPr>
            <w:rStyle w:val="ANGELBodytext"/>
            <w:u w:val="single"/>
          </w:rPr>
          <w:t xml:space="preserve"> inline styles sparingly, because it loses many of the advantages of style sheets by mixing content with presentation.</w:t>
        </w:r>
      </w:ins>
    </w:p>
    <w:p w14:paraId="4683AC39" w14:textId="4AEA0D2C" w:rsidR="00767C47" w:rsidRPr="00824AF1" w:rsidRDefault="00767C47" w:rsidP="004E4D10">
      <w:pPr>
        <w:rPr>
          <w:ins w:id="527" w:author="Darice Corey-Gilbert" w:date="2016-09-22T22:45:00Z"/>
          <w:rFonts w:ascii="Verdana" w:hAnsi="Verdana"/>
          <w:sz w:val="20"/>
          <w:rPrChange w:id="528" w:author="Corey-Gilbert, Darice" w:date="2016-10-06T14:16:00Z">
            <w:rPr>
              <w:ins w:id="529" w:author="Darice Corey-Gilbert" w:date="2016-09-22T22:45:00Z"/>
              <w:rFonts w:ascii="Verdana" w:hAnsi="Verdana"/>
            </w:rPr>
          </w:rPrChange>
        </w:rPr>
      </w:pPr>
    </w:p>
    <w:p w14:paraId="76925C91" w14:textId="0B368A8C" w:rsidR="00767C47" w:rsidRPr="00824AF1" w:rsidRDefault="00767C47" w:rsidP="004E4D10">
      <w:pPr>
        <w:rPr>
          <w:ins w:id="530" w:author="Darice Corey-Gilbert" w:date="2016-09-22T22:45:00Z"/>
          <w:rStyle w:val="ANGELHeader"/>
          <w:rPrChange w:id="531" w:author="Corey-Gilbert, Darice" w:date="2016-10-06T14:16:00Z">
            <w:rPr>
              <w:ins w:id="532" w:author="Darice Corey-Gilbert" w:date="2016-09-22T22:45:00Z"/>
              <w:rFonts w:ascii="Verdana" w:hAnsi="Verdana"/>
            </w:rPr>
          </w:rPrChange>
        </w:rPr>
      </w:pPr>
      <w:ins w:id="533" w:author="Darice Corey-Gilbert" w:date="2016-09-22T22:45:00Z">
        <w:r w:rsidRPr="00824AF1">
          <w:rPr>
            <w:rStyle w:val="ANGELHeader"/>
            <w:rPrChange w:id="534" w:author="Corey-Gilbert, Darice" w:date="2016-10-06T14:16:00Z">
              <w:rPr>
                <w:rFonts w:ascii="Verdana" w:hAnsi="Verdana"/>
              </w:rPr>
            </w:rPrChange>
          </w:rPr>
          <w:t>Additional Resources</w:t>
        </w:r>
      </w:ins>
    </w:p>
    <w:p w14:paraId="7198AC35" w14:textId="36A57BAD" w:rsidR="00824AF1" w:rsidRPr="00824AF1" w:rsidRDefault="008B2B23" w:rsidP="004E4D10">
      <w:pPr>
        <w:rPr>
          <w:ins w:id="535" w:author="Corey-Gilbert, Darice" w:date="2016-10-06T14:15:00Z"/>
          <w:rFonts w:ascii="Verdana" w:hAnsi="Verdana"/>
          <w:sz w:val="20"/>
          <w:rPrChange w:id="536" w:author="Corey-Gilbert, Darice" w:date="2016-10-06T14:16:00Z">
            <w:rPr>
              <w:ins w:id="537" w:author="Corey-Gilbert, Darice" w:date="2016-10-06T14:15:00Z"/>
              <w:rFonts w:ascii="Verdana" w:hAnsi="Verdana"/>
            </w:rPr>
          </w:rPrChange>
        </w:rPr>
      </w:pPr>
      <w:ins w:id="538" w:author="Darice Corey-Gilbert" w:date="2016-09-23T00:00:00Z">
        <w:r w:rsidRPr="00824AF1">
          <w:rPr>
            <w:rFonts w:ascii="Verdana" w:hAnsi="Verdana"/>
            <w:sz w:val="20"/>
            <w:rPrChange w:id="539" w:author="Corey-Gilbert, Darice" w:date="2016-10-06T14:16:00Z">
              <w:rPr>
                <w:rFonts w:ascii="Verdana" w:hAnsi="Verdana"/>
              </w:rPr>
            </w:rPrChange>
          </w:rPr>
          <w:t xml:space="preserve">More on </w:t>
        </w:r>
      </w:ins>
      <w:ins w:id="540" w:author="Darice Corey-Gilbert" w:date="2016-09-22T22:46:00Z">
        <w:r w:rsidR="00767C47" w:rsidRPr="00824AF1">
          <w:rPr>
            <w:rFonts w:ascii="Verdana" w:hAnsi="Verdana"/>
            <w:sz w:val="20"/>
            <w:rPrChange w:id="541" w:author="Corey-Gilbert, Darice" w:date="2016-10-06T14:16:00Z">
              <w:rPr>
                <w:rFonts w:ascii="Verdana" w:hAnsi="Verdana"/>
              </w:rPr>
            </w:rPrChange>
          </w:rPr>
          <w:t>HTML</w:t>
        </w:r>
      </w:ins>
      <w:ins w:id="542" w:author="Corey-Gilbert, Darice" w:date="2016-10-06T14:15:00Z">
        <w:r w:rsidR="00824AF1" w:rsidRPr="00824AF1">
          <w:rPr>
            <w:rFonts w:ascii="Verdana" w:hAnsi="Verdana"/>
            <w:sz w:val="20"/>
            <w:rPrChange w:id="543" w:author="Corey-Gilbert, Darice" w:date="2016-10-06T14:16:00Z">
              <w:rPr>
                <w:rFonts w:ascii="Verdana" w:hAnsi="Verdana"/>
              </w:rPr>
            </w:rPrChange>
          </w:rPr>
          <w:t xml:space="preserve">: </w:t>
        </w:r>
        <w:r w:rsidR="00824AF1" w:rsidRPr="00824AF1">
          <w:rPr>
            <w:rFonts w:ascii="Verdana" w:hAnsi="Verdana"/>
            <w:sz w:val="20"/>
            <w:rPrChange w:id="544" w:author="Corey-Gilbert, Darice" w:date="2016-10-06T14:16:00Z">
              <w:rPr>
                <w:rFonts w:ascii="Verdana" w:hAnsi="Verdana"/>
              </w:rPr>
            </w:rPrChange>
          </w:rPr>
          <w:fldChar w:fldCharType="begin"/>
        </w:r>
        <w:r w:rsidR="00824AF1" w:rsidRPr="00824AF1">
          <w:rPr>
            <w:rFonts w:ascii="Verdana" w:hAnsi="Verdana"/>
            <w:sz w:val="20"/>
            <w:rPrChange w:id="545" w:author="Corey-Gilbert, Darice" w:date="2016-10-06T14:16:00Z">
              <w:rPr>
                <w:rFonts w:ascii="Verdana" w:hAnsi="Verdana"/>
              </w:rPr>
            </w:rPrChange>
          </w:rPr>
          <w:instrText xml:space="preserve"> HYPERLINK "http://www.w3schools.com/html/default.asp" </w:instrText>
        </w:r>
        <w:r w:rsidR="00824AF1" w:rsidRPr="00824AF1">
          <w:rPr>
            <w:rFonts w:ascii="Verdana" w:hAnsi="Verdana"/>
            <w:sz w:val="20"/>
            <w:rPrChange w:id="546" w:author="Corey-Gilbert, Darice" w:date="2016-10-06T14:16:00Z">
              <w:rPr>
                <w:rFonts w:ascii="Verdana" w:hAnsi="Verdana"/>
              </w:rPr>
            </w:rPrChange>
          </w:rPr>
          <w:fldChar w:fldCharType="separate"/>
        </w:r>
        <w:r w:rsidR="00824AF1" w:rsidRPr="00824AF1">
          <w:rPr>
            <w:rStyle w:val="Hyperlink"/>
            <w:rFonts w:ascii="Verdana" w:hAnsi="Verdana"/>
            <w:sz w:val="20"/>
            <w:rPrChange w:id="547" w:author="Corey-Gilbert, Darice" w:date="2016-10-06T14:16:00Z">
              <w:rPr>
                <w:rStyle w:val="Hyperlink"/>
                <w:rFonts w:ascii="Verdana" w:hAnsi="Verdana"/>
              </w:rPr>
            </w:rPrChange>
          </w:rPr>
          <w:t>http://www.w3schools.com/html/default.asp</w:t>
        </w:r>
        <w:r w:rsidR="00824AF1" w:rsidRPr="00824AF1">
          <w:rPr>
            <w:rFonts w:ascii="Verdana" w:hAnsi="Verdana"/>
            <w:sz w:val="20"/>
            <w:rPrChange w:id="548" w:author="Corey-Gilbert, Darice" w:date="2016-10-06T14:16:00Z">
              <w:rPr>
                <w:rFonts w:ascii="Verdana" w:hAnsi="Verdana"/>
              </w:rPr>
            </w:rPrChange>
          </w:rPr>
          <w:fldChar w:fldCharType="end"/>
        </w:r>
        <w:r w:rsidR="00824AF1" w:rsidRPr="00824AF1">
          <w:rPr>
            <w:rFonts w:ascii="Verdana" w:hAnsi="Verdana"/>
            <w:sz w:val="20"/>
            <w:rPrChange w:id="549" w:author="Corey-Gilbert, Darice" w:date="2016-10-06T14:16:00Z">
              <w:rPr>
                <w:rFonts w:ascii="Verdana" w:hAnsi="Verdana"/>
              </w:rPr>
            </w:rPrChange>
          </w:rPr>
          <w:t xml:space="preserve"> </w:t>
        </w:r>
      </w:ins>
    </w:p>
    <w:p w14:paraId="3FA22766" w14:textId="02AAF072" w:rsidR="00767C47" w:rsidRPr="00824AF1" w:rsidRDefault="00824AF1" w:rsidP="004E4D10">
      <w:pPr>
        <w:rPr>
          <w:rFonts w:ascii="Verdana" w:hAnsi="Verdana"/>
          <w:sz w:val="20"/>
          <w:rPrChange w:id="550" w:author="Corey-Gilbert, Darice" w:date="2016-10-06T14:16:00Z">
            <w:rPr>
              <w:rFonts w:ascii="Verdana" w:hAnsi="Verdana"/>
            </w:rPr>
          </w:rPrChange>
        </w:rPr>
      </w:pPr>
      <w:ins w:id="551" w:author="Corey-Gilbert, Darice" w:date="2016-10-06T14:15:00Z">
        <w:r w:rsidRPr="00824AF1">
          <w:rPr>
            <w:rFonts w:ascii="Verdana" w:hAnsi="Verdana"/>
            <w:sz w:val="20"/>
            <w:rPrChange w:id="552" w:author="Corey-Gilbert, Darice" w:date="2016-10-06T14:16:00Z">
              <w:rPr>
                <w:rFonts w:ascii="Verdana" w:hAnsi="Verdana"/>
              </w:rPr>
            </w:rPrChange>
          </w:rPr>
          <w:t xml:space="preserve">More on </w:t>
        </w:r>
      </w:ins>
      <w:ins w:id="553" w:author="Darice Corey-Gilbert" w:date="2016-09-22T22:46:00Z">
        <w:del w:id="554" w:author="Corey-Gilbert, Darice" w:date="2016-10-06T14:15:00Z">
          <w:r w:rsidR="00767C47" w:rsidRPr="00824AF1" w:rsidDel="00824AF1">
            <w:rPr>
              <w:rFonts w:ascii="Verdana" w:hAnsi="Verdana"/>
              <w:sz w:val="20"/>
              <w:rPrChange w:id="555" w:author="Corey-Gilbert, Darice" w:date="2016-10-06T14:16:00Z">
                <w:rPr>
                  <w:rFonts w:ascii="Verdana" w:hAnsi="Verdana"/>
                </w:rPr>
              </w:rPrChange>
            </w:rPr>
            <w:delText xml:space="preserve"> and </w:delText>
          </w:r>
        </w:del>
        <w:r w:rsidR="00767C47" w:rsidRPr="00824AF1">
          <w:rPr>
            <w:rFonts w:ascii="Verdana" w:hAnsi="Verdana"/>
            <w:sz w:val="20"/>
            <w:rPrChange w:id="556" w:author="Corey-Gilbert, Darice" w:date="2016-10-06T14:16:00Z">
              <w:rPr>
                <w:rFonts w:ascii="Verdana" w:hAnsi="Verdana"/>
              </w:rPr>
            </w:rPrChange>
          </w:rPr>
          <w:t>CSS</w:t>
        </w:r>
      </w:ins>
      <w:ins w:id="557" w:author="Corey-Gilbert, Darice" w:date="2016-10-06T14:15:00Z">
        <w:r w:rsidRPr="00824AF1">
          <w:rPr>
            <w:rFonts w:ascii="Verdana" w:hAnsi="Verdana"/>
            <w:sz w:val="20"/>
            <w:rPrChange w:id="558" w:author="Corey-Gilbert, Darice" w:date="2016-10-06T14:16:00Z">
              <w:rPr>
                <w:rFonts w:ascii="Verdana" w:hAnsi="Verdana"/>
              </w:rPr>
            </w:rPrChange>
          </w:rPr>
          <w:t>:</w:t>
        </w:r>
      </w:ins>
      <w:ins w:id="559" w:author="Corey-Gilbert, Darice" w:date="2016-10-06T14:16:00Z">
        <w:r w:rsidRPr="00824AF1">
          <w:rPr>
            <w:rFonts w:ascii="Verdana" w:hAnsi="Verdana"/>
            <w:sz w:val="20"/>
            <w:rPrChange w:id="560" w:author="Corey-Gilbert, Darice" w:date="2016-10-06T14:16:00Z">
              <w:rPr>
                <w:rFonts w:ascii="Verdana" w:hAnsi="Verdana"/>
              </w:rPr>
            </w:rPrChange>
          </w:rPr>
          <w:t xml:space="preserve"> </w:t>
        </w:r>
        <w:r w:rsidRPr="00824AF1">
          <w:rPr>
            <w:rFonts w:ascii="Verdana" w:hAnsi="Verdana"/>
            <w:sz w:val="20"/>
            <w:rPrChange w:id="561" w:author="Corey-Gilbert, Darice" w:date="2016-10-06T14:16:00Z">
              <w:rPr>
                <w:rFonts w:ascii="Verdana" w:hAnsi="Verdana"/>
              </w:rPr>
            </w:rPrChange>
          </w:rPr>
          <w:fldChar w:fldCharType="begin"/>
        </w:r>
        <w:r w:rsidRPr="00824AF1">
          <w:rPr>
            <w:rFonts w:ascii="Verdana" w:hAnsi="Verdana"/>
            <w:sz w:val="20"/>
            <w:rPrChange w:id="562" w:author="Corey-Gilbert, Darice" w:date="2016-10-06T14:16:00Z">
              <w:rPr>
                <w:rFonts w:ascii="Verdana" w:hAnsi="Verdana"/>
              </w:rPr>
            </w:rPrChange>
          </w:rPr>
          <w:instrText xml:space="preserve"> HYPERLINK "http://www.w3schools.com/css/default.asp" </w:instrText>
        </w:r>
        <w:r w:rsidRPr="00824AF1">
          <w:rPr>
            <w:rFonts w:ascii="Verdana" w:hAnsi="Verdana"/>
            <w:sz w:val="20"/>
            <w:rPrChange w:id="563" w:author="Corey-Gilbert, Darice" w:date="2016-10-06T14:16:00Z">
              <w:rPr>
                <w:rFonts w:ascii="Verdana" w:hAnsi="Verdana"/>
              </w:rPr>
            </w:rPrChange>
          </w:rPr>
          <w:fldChar w:fldCharType="separate"/>
        </w:r>
        <w:r w:rsidRPr="00824AF1">
          <w:rPr>
            <w:rStyle w:val="Hyperlink"/>
            <w:rFonts w:ascii="Verdana" w:hAnsi="Verdana"/>
            <w:sz w:val="20"/>
            <w:rPrChange w:id="564" w:author="Corey-Gilbert, Darice" w:date="2016-10-06T14:16:00Z">
              <w:rPr>
                <w:rStyle w:val="Hyperlink"/>
                <w:rFonts w:ascii="Verdana" w:hAnsi="Verdana"/>
              </w:rPr>
            </w:rPrChange>
          </w:rPr>
          <w:t>http://www.w3schools.com/css/default.asp</w:t>
        </w:r>
        <w:r w:rsidRPr="00824AF1">
          <w:rPr>
            <w:rFonts w:ascii="Verdana" w:hAnsi="Verdana"/>
            <w:sz w:val="20"/>
            <w:rPrChange w:id="565" w:author="Corey-Gilbert, Darice" w:date="2016-10-06T14:16:00Z">
              <w:rPr>
                <w:rFonts w:ascii="Verdana" w:hAnsi="Verdana"/>
              </w:rPr>
            </w:rPrChange>
          </w:rPr>
          <w:fldChar w:fldCharType="end"/>
        </w:r>
        <w:r w:rsidRPr="00824AF1">
          <w:rPr>
            <w:rFonts w:ascii="Verdana" w:hAnsi="Verdana"/>
            <w:sz w:val="20"/>
            <w:rPrChange w:id="566" w:author="Corey-Gilbert, Darice" w:date="2016-10-06T14:16:00Z">
              <w:rPr>
                <w:rFonts w:ascii="Verdana" w:hAnsi="Verdana"/>
              </w:rPr>
            </w:rPrChange>
          </w:rPr>
          <w:t xml:space="preserve"> </w:t>
        </w:r>
      </w:ins>
    </w:p>
    <w:p w14:paraId="1B8F5964" w14:textId="77777777" w:rsidR="00DE5356" w:rsidRDefault="00DE5356" w:rsidP="004E4D10">
      <w:pPr>
        <w:rPr>
          <w:rFonts w:ascii="Verdana" w:hAnsi="Verdana"/>
        </w:rPr>
      </w:pPr>
    </w:p>
    <w:p w14:paraId="6565021B" w14:textId="77777777" w:rsidR="00DE5356" w:rsidRDefault="00DE5356" w:rsidP="004E4D10">
      <w:pPr>
        <w:rPr>
          <w:rFonts w:ascii="Verdana" w:hAnsi="Verdana"/>
        </w:rPr>
      </w:pPr>
    </w:p>
    <w:p w14:paraId="6F0EA929" w14:textId="77777777" w:rsidR="00DE5356" w:rsidRDefault="00DE5356" w:rsidP="004E4D10">
      <w:pPr>
        <w:rPr>
          <w:rFonts w:ascii="Verdana" w:hAnsi="Verdana"/>
        </w:rPr>
      </w:pPr>
    </w:p>
    <w:p w14:paraId="207C848E" w14:textId="77777777" w:rsidR="00DE5356" w:rsidRDefault="00DE5356" w:rsidP="004E4D10">
      <w:pPr>
        <w:rPr>
          <w:rFonts w:ascii="Verdana" w:hAnsi="Verdana"/>
        </w:rPr>
      </w:pPr>
    </w:p>
    <w:p w14:paraId="220262C9" w14:textId="77777777" w:rsidR="00DE5356" w:rsidRDefault="00DE5356" w:rsidP="004E4D10">
      <w:pPr>
        <w:rPr>
          <w:rFonts w:ascii="Verdana" w:hAnsi="Verdana"/>
        </w:rPr>
      </w:pPr>
    </w:p>
    <w:p w14:paraId="62636B6F"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69EAAC1B" w14:textId="3E97D8C2"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6AD98563" w14:textId="445A1F38" w:rsidR="00DE5356" w:rsidRPr="004B4370" w:rsidRDefault="00DE5356" w:rsidP="00DE5356">
      <w:pPr>
        <w:spacing w:after="0"/>
        <w:rPr>
          <w:rFonts w:ascii="Verdana" w:hAnsi="Verdana"/>
          <w:color w:val="808080" w:themeColor="background1" w:themeShade="80"/>
        </w:rPr>
      </w:pPr>
      <w:r>
        <w:rPr>
          <w:rFonts w:ascii="Verdana" w:hAnsi="Verdana"/>
          <w:color w:val="808080" w:themeColor="background1" w:themeShade="80"/>
        </w:rPr>
        <w:t xml:space="preserve">Name: </w:t>
      </w:r>
      <w:commentRangeStart w:id="567"/>
      <w:del w:id="568" w:author="Darice Corey-Gilbert" w:date="2016-09-22T22:26:00Z">
        <w:r w:rsidDel="0019115D">
          <w:rPr>
            <w:rFonts w:ascii="Verdana" w:hAnsi="Verdana"/>
            <w:color w:val="808080" w:themeColor="background1" w:themeShade="80"/>
          </w:rPr>
          <w:delText xml:space="preserve">HTML </w:delText>
        </w:r>
      </w:del>
      <w:r>
        <w:rPr>
          <w:rFonts w:ascii="Verdana" w:hAnsi="Verdana"/>
          <w:color w:val="808080" w:themeColor="background1" w:themeShade="80"/>
        </w:rPr>
        <w:t>Introduction</w:t>
      </w:r>
      <w:ins w:id="569" w:author="Darice Corey-Gilbert" w:date="2016-09-22T22:26:00Z">
        <w:r w:rsidR="0019115D">
          <w:rPr>
            <w:rFonts w:ascii="Verdana" w:hAnsi="Verdana"/>
            <w:color w:val="808080" w:themeColor="background1" w:themeShade="80"/>
          </w:rPr>
          <w:t xml:space="preserve"> to JavaScript</w:t>
        </w:r>
      </w:ins>
    </w:p>
    <w:p w14:paraId="35DF114A" w14:textId="77777777"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49A71421" w14:textId="77777777"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commentRangeEnd w:id="567"/>
      <w:r>
        <w:rPr>
          <w:rStyle w:val="CommentReference"/>
        </w:rPr>
        <w:commentReference w:id="567"/>
      </w:r>
    </w:p>
    <w:p w14:paraId="40CDC02F" w14:textId="77777777" w:rsidR="00291C90" w:rsidRDefault="00291C90" w:rsidP="00291C90">
      <w:pPr>
        <w:rPr>
          <w:ins w:id="570" w:author="Darice Corey-Gilbert" w:date="2016-10-06T21:29:00Z"/>
          <w:rFonts w:ascii="Verdana" w:hAnsi="Verdana"/>
        </w:rPr>
      </w:pPr>
    </w:p>
    <w:p w14:paraId="3052B240" w14:textId="77777777" w:rsidR="00291C90" w:rsidRDefault="00291C90" w:rsidP="00291C90">
      <w:pPr>
        <w:rPr>
          <w:ins w:id="571" w:author="Darice Corey-Gilbert" w:date="2016-10-06T21:29:00Z"/>
          <w:rFonts w:ascii="Verdana" w:hAnsi="Verdana"/>
          <w:sz w:val="20"/>
        </w:rPr>
      </w:pPr>
      <w:commentRangeStart w:id="572"/>
      <w:ins w:id="573" w:author="Darice Corey-Gilbert" w:date="2016-10-06T21:29:00Z">
        <w:r>
          <w:rPr>
            <w:rFonts w:ascii="Verdana" w:hAnsi="Verdana"/>
            <w:noProof/>
            <w:sz w:val="20"/>
          </w:rPr>
          <w:drawing>
            <wp:anchor distT="0" distB="0" distL="114300" distR="114300" simplePos="0" relativeHeight="251693056" behindDoc="0" locked="0" layoutInCell="1" allowOverlap="1" wp14:anchorId="6F8D1FA8" wp14:editId="14046B24">
              <wp:simplePos x="0" y="0"/>
              <wp:positionH relativeFrom="margin">
                <wp:align>left</wp:align>
              </wp:positionH>
              <wp:positionV relativeFrom="paragraph">
                <wp:posOffset>1270</wp:posOffset>
              </wp:positionV>
              <wp:extent cx="467360" cy="46736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4643EE">
          <w:t>We will use sample HTML, CSS, and JavaScript files throughout the course. Make sure you download the zip file here</w:t>
        </w:r>
        <w:commentRangeEnd w:id="572"/>
        <w:r>
          <w:rPr>
            <w:rStyle w:val="CommentReference"/>
          </w:rPr>
          <w:commentReference w:id="572"/>
        </w:r>
        <w:r>
          <w:rPr>
            <w:rFonts w:ascii="Verdana" w:hAnsi="Verdana"/>
            <w:sz w:val="20"/>
          </w:rPr>
          <w:t>. This file is broken out by module to help you follow along week to week.</w:t>
        </w:r>
      </w:ins>
    </w:p>
    <w:p w14:paraId="5094721D" w14:textId="4ED2CECC" w:rsidR="00DE5356" w:rsidDel="00291C90" w:rsidRDefault="00DE5356" w:rsidP="004E4D10">
      <w:pPr>
        <w:rPr>
          <w:del w:id="574" w:author="Darice Corey-Gilbert" w:date="2016-10-06T21:29:00Z"/>
          <w:rFonts w:ascii="Verdana" w:hAnsi="Verdana"/>
        </w:rPr>
      </w:pPr>
    </w:p>
    <w:p w14:paraId="0F2137E9" w14:textId="77777777" w:rsidR="000E3A3A" w:rsidRPr="00337A01" w:rsidRDefault="000E3A3A" w:rsidP="000E3A3A">
      <w:pPr>
        <w:rPr>
          <w:ins w:id="575" w:author="Darice Corey-Gilbert" w:date="2016-09-22T23:01:00Z"/>
          <w:rStyle w:val="ANGELHeader"/>
        </w:rPr>
      </w:pPr>
      <w:ins w:id="576" w:author="Darice Corey-Gilbert" w:date="2016-09-22T23:01:00Z">
        <w:r w:rsidRPr="00337A01">
          <w:rPr>
            <w:rStyle w:val="ANGELHeader"/>
          </w:rPr>
          <w:t>JavaScript Introduction</w:t>
        </w:r>
      </w:ins>
    </w:p>
    <w:p w14:paraId="086A9348" w14:textId="77777777" w:rsidR="000E3A3A" w:rsidRPr="00337A01" w:rsidRDefault="000E3A3A" w:rsidP="000E3A3A">
      <w:pPr>
        <w:rPr>
          <w:ins w:id="577" w:author="Darice Corey-Gilbert" w:date="2016-09-22T23:01:00Z"/>
          <w:rStyle w:val="ANGELBodytext"/>
        </w:rPr>
      </w:pPr>
      <w:ins w:id="578" w:author="Darice Corey-Gilbert" w:date="2016-09-22T23:01:00Z">
        <w:r w:rsidRPr="00337A01">
          <w:rPr>
            <w:rStyle w:val="ANGELBodytext"/>
          </w:rPr>
          <w:t xml:space="preserve">A scripting language is a programming language that helps automate the execution of tasks. There are a number of scripting languages: ASP, JSP, PHP, Python, and JavaScript. </w:t>
        </w:r>
        <w:r w:rsidRPr="00BD6C49">
          <w:rPr>
            <w:rStyle w:val="ANGELBodytext"/>
          </w:rPr>
          <w:t>For</w:t>
        </w:r>
        <w:r w:rsidRPr="00337A01">
          <w:rPr>
            <w:rStyle w:val="ANGELBodytext"/>
          </w:rPr>
          <w:t xml:space="preserve"> this course, we will focus on JavaScript.</w:t>
        </w:r>
      </w:ins>
    </w:p>
    <w:p w14:paraId="7BA0D605" w14:textId="77777777" w:rsidR="000E3A3A" w:rsidRPr="00337A01" w:rsidRDefault="000E3A3A" w:rsidP="000E3A3A">
      <w:pPr>
        <w:rPr>
          <w:ins w:id="579" w:author="Darice Corey-Gilbert" w:date="2016-09-22T23:01:00Z"/>
          <w:rStyle w:val="ANGELBodytext"/>
        </w:rPr>
      </w:pPr>
      <w:ins w:id="580" w:author="Darice Corey-Gilbert" w:date="2016-09-22T23:01:00Z">
        <w:r w:rsidRPr="00337A01">
          <w:rPr>
            <w:rStyle w:val="ANGELBodytext"/>
          </w:rPr>
          <w:t>JavaScript is the most popular scripting language that was designed to add interactivity to HTML pages and is usually embedded directly into HTML pages. T</w:t>
        </w:r>
        <w:r>
          <w:rPr>
            <w:rStyle w:val="ANGELBodytext"/>
          </w:rPr>
          <w:t>h</w:t>
        </w:r>
        <w:r w:rsidRPr="00337A01">
          <w:rPr>
            <w:rStyle w:val="ANGELBodytext"/>
          </w:rPr>
          <w:t>is language works in all major browsers, such as Internet Explorer, Firefox, Chrome, Opera, and Safari.</w:t>
        </w:r>
      </w:ins>
    </w:p>
    <w:p w14:paraId="643F65BD" w14:textId="77777777" w:rsidR="000E3A3A" w:rsidRPr="00337A01" w:rsidRDefault="000E3A3A" w:rsidP="000E3A3A">
      <w:pPr>
        <w:rPr>
          <w:ins w:id="581" w:author="Darice Corey-Gilbert" w:date="2016-09-22T23:01:00Z"/>
          <w:rStyle w:val="ANGELBodytext"/>
        </w:rPr>
      </w:pPr>
      <w:ins w:id="582" w:author="Darice Corey-Gilbert" w:date="2016-09-22T23:01:00Z">
        <w:r w:rsidRPr="00337A01">
          <w:rPr>
            <w:rStyle w:val="ANGELBodytext"/>
          </w:rPr>
          <w:t>Here are some of JavaScript's key features:</w:t>
        </w:r>
      </w:ins>
    </w:p>
    <w:p w14:paraId="6F2F0176" w14:textId="77777777" w:rsidR="000E3A3A" w:rsidRPr="00337A01" w:rsidRDefault="000E3A3A" w:rsidP="000E3A3A">
      <w:pPr>
        <w:pStyle w:val="ListParagraph"/>
        <w:numPr>
          <w:ilvl w:val="0"/>
          <w:numId w:val="34"/>
        </w:numPr>
        <w:rPr>
          <w:ins w:id="583" w:author="Darice Corey-Gilbert" w:date="2016-09-22T23:01:00Z"/>
          <w:rStyle w:val="ANGELBodytext"/>
        </w:rPr>
      </w:pPr>
      <w:ins w:id="584" w:author="Darice Corey-Gilbert" w:date="2016-09-22T23:01:00Z">
        <w:r w:rsidRPr="00337A01">
          <w:rPr>
            <w:rStyle w:val="ANGELBodytext"/>
          </w:rPr>
          <w:t xml:space="preserve">JavaScript is an </w:t>
        </w:r>
        <w:r w:rsidRPr="00337A01">
          <w:rPr>
            <w:rStyle w:val="ANGELBodytext"/>
            <w:b/>
          </w:rPr>
          <w:t>interpreted language</w:t>
        </w:r>
        <w:r w:rsidRPr="00337A01">
          <w:rPr>
            <w:rStyle w:val="ANGELBodytext"/>
          </w:rPr>
          <w:t xml:space="preserve"> which means that scripts execute without having to compile them first. </w:t>
        </w:r>
        <w:r w:rsidRPr="00BD6C49">
          <w:rPr>
            <w:rStyle w:val="ANGELBodytext"/>
          </w:rPr>
          <w:t>JavaScript</w:t>
        </w:r>
        <w:r w:rsidRPr="00337A01">
          <w:rPr>
            <w:rStyle w:val="ANGELBodytext"/>
          </w:rPr>
          <w:t xml:space="preserve"> is available to use without purchasing a license.</w:t>
        </w:r>
      </w:ins>
    </w:p>
    <w:p w14:paraId="79580B18" w14:textId="77777777" w:rsidR="000E3A3A" w:rsidRPr="00337A01" w:rsidRDefault="000E3A3A" w:rsidP="000E3A3A">
      <w:pPr>
        <w:pStyle w:val="ListParagraph"/>
        <w:numPr>
          <w:ilvl w:val="0"/>
          <w:numId w:val="34"/>
        </w:numPr>
        <w:rPr>
          <w:ins w:id="585" w:author="Darice Corey-Gilbert" w:date="2016-09-22T23:01:00Z"/>
          <w:rStyle w:val="ANGELBodytext"/>
        </w:rPr>
      </w:pPr>
      <w:ins w:id="586" w:author="Darice Corey-Gilbert" w:date="2016-09-22T23:01:00Z">
        <w:r w:rsidRPr="00337A01">
          <w:rPr>
            <w:rStyle w:val="ANGELBodytext"/>
          </w:rPr>
          <w:t xml:space="preserve">HTML designers can use JavaScript as a </w:t>
        </w:r>
        <w:r w:rsidRPr="00337A01">
          <w:rPr>
            <w:rStyle w:val="ANGELBodytext"/>
            <w:b/>
          </w:rPr>
          <w:t>programming tool</w:t>
        </w:r>
        <w:r w:rsidRPr="00337A01">
          <w:rPr>
            <w:rStyle w:val="ANGELBodytext"/>
          </w:rPr>
          <w:t>. JavaScript uses a simple syntax that is easier for web designers (who are not always programmers) to borrow "snippets" of code and insert them into HTML.</w:t>
        </w:r>
      </w:ins>
    </w:p>
    <w:p w14:paraId="41AE820B" w14:textId="77777777" w:rsidR="000E3A3A" w:rsidRPr="00337A01" w:rsidRDefault="000E3A3A" w:rsidP="000E3A3A">
      <w:pPr>
        <w:pStyle w:val="ListParagraph"/>
        <w:numPr>
          <w:ilvl w:val="0"/>
          <w:numId w:val="34"/>
        </w:numPr>
        <w:rPr>
          <w:ins w:id="587" w:author="Darice Corey-Gilbert" w:date="2016-09-22T23:01:00Z"/>
          <w:rStyle w:val="ANGELBodytext"/>
        </w:rPr>
      </w:pPr>
      <w:ins w:id="588" w:author="Darice Corey-Gilbert" w:date="2016-09-22T23:01:00Z">
        <w:r w:rsidRPr="00337A01">
          <w:rPr>
            <w:rStyle w:val="ANGELBodytext"/>
          </w:rPr>
          <w:t xml:space="preserve">JavaScript can be used to add </w:t>
        </w:r>
        <w:r w:rsidRPr="00337A01">
          <w:rPr>
            <w:rStyle w:val="ANGELBodytext"/>
            <w:b/>
          </w:rPr>
          <w:t>dynamic text</w:t>
        </w:r>
        <w:r w:rsidRPr="00337A01">
          <w:rPr>
            <w:rStyle w:val="ANGELBodytext"/>
          </w:rPr>
          <w:t xml:space="preserve"> into an HTML page. For example:</w:t>
        </w:r>
      </w:ins>
    </w:p>
    <w:p w14:paraId="5EBFB03E" w14:textId="77777777" w:rsidR="000E3A3A" w:rsidRPr="00337A01" w:rsidRDefault="000E3A3A" w:rsidP="000E3A3A">
      <w:pPr>
        <w:pStyle w:val="ListParagraph"/>
        <w:numPr>
          <w:ilvl w:val="1"/>
          <w:numId w:val="34"/>
        </w:numPr>
        <w:rPr>
          <w:ins w:id="589" w:author="Darice Corey-Gilbert" w:date="2016-09-22T23:01:00Z"/>
          <w:rStyle w:val="ANGELBodytext"/>
        </w:rPr>
      </w:pPr>
      <w:ins w:id="590" w:author="Darice Corey-Gilbert" w:date="2016-09-22T23:01:00Z">
        <w:r w:rsidRPr="00337A01">
          <w:rPr>
            <w:rStyle w:val="ANGELBodytext"/>
          </w:rPr>
          <w:t>A JavaScript statement like this:</w:t>
        </w:r>
        <w:r>
          <w:rPr>
            <w:rStyle w:val="ANGELBodytext"/>
          </w:rPr>
          <w:br/>
        </w:r>
        <w:r>
          <w:rPr>
            <w:rStyle w:val="ANGELBodytext"/>
            <w:rFonts w:ascii="Courier New" w:hAnsi="Courier New" w:cs="Courier New"/>
          </w:rPr>
          <w:br/>
        </w:r>
        <w:r w:rsidRPr="00337A01">
          <w:rPr>
            <w:rStyle w:val="ANGELBodytext"/>
            <w:rFonts w:ascii="Courier New" w:hAnsi="Courier New" w:cs="Courier New"/>
          </w:rPr>
          <w:t>document.write("&lt;h1&gt;" + name + "&lt;/h1&gt;")</w:t>
        </w:r>
        <w:r w:rsidRPr="00337A01">
          <w:rPr>
            <w:rStyle w:val="ANGELBodytext"/>
          </w:rPr>
          <w:t xml:space="preserve"> </w:t>
        </w:r>
        <w:r>
          <w:rPr>
            <w:rStyle w:val="ANGELBodytext"/>
          </w:rPr>
          <w:br/>
        </w:r>
        <w:r>
          <w:rPr>
            <w:rStyle w:val="ANGELBodytext"/>
          </w:rPr>
          <w:br/>
        </w:r>
        <w:r w:rsidRPr="00337A01">
          <w:rPr>
            <w:rStyle w:val="ANGELBodytext"/>
          </w:rPr>
          <w:t>can write a variable text into an HTML page.</w:t>
        </w:r>
        <w:r>
          <w:rPr>
            <w:rStyle w:val="ANGELBodytext"/>
          </w:rPr>
          <w:br/>
        </w:r>
      </w:ins>
    </w:p>
    <w:p w14:paraId="7AD928F7" w14:textId="77777777" w:rsidR="000E3A3A" w:rsidRPr="00337A01" w:rsidRDefault="000E3A3A" w:rsidP="000E3A3A">
      <w:pPr>
        <w:pStyle w:val="ListParagraph"/>
        <w:numPr>
          <w:ilvl w:val="0"/>
          <w:numId w:val="34"/>
        </w:numPr>
        <w:rPr>
          <w:ins w:id="591" w:author="Darice Corey-Gilbert" w:date="2016-09-22T23:01:00Z"/>
          <w:rStyle w:val="ANGELBodytext"/>
        </w:rPr>
      </w:pPr>
      <w:ins w:id="592" w:author="Darice Corey-Gilbert" w:date="2016-09-22T23:01:00Z">
        <w:r w:rsidRPr="00337A01">
          <w:rPr>
            <w:rStyle w:val="ANGELBodytext"/>
          </w:rPr>
          <w:t xml:space="preserve">JavaScript can </w:t>
        </w:r>
        <w:r w:rsidRPr="00337A01">
          <w:rPr>
            <w:rStyle w:val="ANGELBodytext"/>
            <w:b/>
          </w:rPr>
          <w:t>react to events</w:t>
        </w:r>
        <w:r w:rsidRPr="00337A01">
          <w:rPr>
            <w:rStyle w:val="ANGELBodytext"/>
          </w:rPr>
          <w:t>. For example, when a user clicks on an element or when a page has finished loading, JavaScript can be set to execute something else.</w:t>
        </w:r>
      </w:ins>
    </w:p>
    <w:p w14:paraId="780581E4" w14:textId="77777777" w:rsidR="000E3A3A" w:rsidRPr="00337A01" w:rsidRDefault="000E3A3A" w:rsidP="000E3A3A">
      <w:pPr>
        <w:pStyle w:val="ListParagraph"/>
        <w:numPr>
          <w:ilvl w:val="0"/>
          <w:numId w:val="34"/>
        </w:numPr>
        <w:rPr>
          <w:ins w:id="593" w:author="Darice Corey-Gilbert" w:date="2016-09-22T23:01:00Z"/>
          <w:rStyle w:val="ANGELBodytext"/>
        </w:rPr>
      </w:pPr>
      <w:ins w:id="594" w:author="Darice Corey-Gilbert" w:date="2016-09-22T23:01:00Z">
        <w:r w:rsidRPr="00337A01">
          <w:rPr>
            <w:rStyle w:val="ANGELBodytext"/>
          </w:rPr>
          <w:t xml:space="preserve">JavaScript can </w:t>
        </w:r>
        <w:r w:rsidRPr="00337A01">
          <w:rPr>
            <w:rStyle w:val="ANGELBodytext"/>
            <w:b/>
          </w:rPr>
          <w:t>read and write HTML elements</w:t>
        </w:r>
        <w:r w:rsidRPr="00337A01">
          <w:rPr>
            <w:rStyle w:val="ANGELBodytext"/>
          </w:rPr>
          <w:t>, and can also read and change the content of an HTML element.</w:t>
        </w:r>
      </w:ins>
    </w:p>
    <w:p w14:paraId="0654F2E8" w14:textId="77777777" w:rsidR="000E3A3A" w:rsidRPr="00337A01" w:rsidRDefault="000E3A3A" w:rsidP="000E3A3A">
      <w:pPr>
        <w:pStyle w:val="ListParagraph"/>
        <w:numPr>
          <w:ilvl w:val="0"/>
          <w:numId w:val="34"/>
        </w:numPr>
        <w:rPr>
          <w:ins w:id="595" w:author="Darice Corey-Gilbert" w:date="2016-09-22T23:01:00Z"/>
          <w:rStyle w:val="ANGELBodytext"/>
        </w:rPr>
      </w:pPr>
      <w:ins w:id="596" w:author="Darice Corey-Gilbert" w:date="2016-09-22T23:01:00Z">
        <w:r w:rsidRPr="00337A01">
          <w:rPr>
            <w:rStyle w:val="ANGELBodytext"/>
          </w:rPr>
          <w:t xml:space="preserve">When collecting data, in a form, for example, JavaScript can be used to </w:t>
        </w:r>
        <w:r w:rsidRPr="00337A01">
          <w:rPr>
            <w:rStyle w:val="ANGELBodytext"/>
            <w:b/>
          </w:rPr>
          <w:t>validate it before it is submitted to a server</w:t>
        </w:r>
        <w:r w:rsidRPr="00337A01">
          <w:rPr>
            <w:rStyle w:val="ANGELBodytext"/>
          </w:rPr>
          <w:t>. This saves the server from extra processing and can also help to avoid data entry errors.</w:t>
        </w:r>
      </w:ins>
    </w:p>
    <w:p w14:paraId="03F75120" w14:textId="5106E5FE" w:rsidR="000E3A3A" w:rsidRPr="00337A01" w:rsidRDefault="000E3A3A" w:rsidP="000E3A3A">
      <w:pPr>
        <w:pStyle w:val="ListParagraph"/>
        <w:numPr>
          <w:ilvl w:val="0"/>
          <w:numId w:val="34"/>
        </w:numPr>
        <w:rPr>
          <w:ins w:id="597" w:author="Darice Corey-Gilbert" w:date="2016-09-22T23:01:00Z"/>
          <w:rStyle w:val="ANGELBodytext"/>
        </w:rPr>
      </w:pPr>
      <w:ins w:id="598" w:author="Darice Corey-Gilbert" w:date="2016-09-22T23:01:00Z">
        <w:r w:rsidRPr="00337A01">
          <w:rPr>
            <w:rStyle w:val="ANGELBodytext"/>
          </w:rPr>
          <w:t xml:space="preserve">JavaScript can be used to </w:t>
        </w:r>
        <w:r w:rsidRPr="00337A01">
          <w:rPr>
            <w:rStyle w:val="ANGELBodytext"/>
            <w:b/>
          </w:rPr>
          <w:t>detect the visitor's browser</w:t>
        </w:r>
        <w:r w:rsidRPr="00337A01">
          <w:rPr>
            <w:rStyle w:val="ANGELBodytext"/>
          </w:rPr>
          <w:t xml:space="preserve">. This is handy if a particular style or feature is being used on specific browsers. A great example of this is when browser plugins, such as </w:t>
        </w:r>
      </w:ins>
      <w:ins w:id="599" w:author="Corey-Gilbert, Darice" w:date="2016-10-06T14:17:00Z">
        <w:r w:rsidR="00A15541">
          <w:rPr>
            <w:rStyle w:val="ANGELLinks"/>
          </w:rPr>
          <w:fldChar w:fldCharType="begin"/>
        </w:r>
        <w:r w:rsidR="00A15541">
          <w:rPr>
            <w:rStyle w:val="ANGELLinks"/>
          </w:rPr>
          <w:instrText xml:space="preserve"> HYPERLINK "https://chrome.google.com/webstore/category/extensions" </w:instrText>
        </w:r>
        <w:r w:rsidR="00A15541">
          <w:rPr>
            <w:rStyle w:val="ANGELLinks"/>
          </w:rPr>
          <w:fldChar w:fldCharType="separate"/>
        </w:r>
        <w:r w:rsidRPr="00A15541">
          <w:rPr>
            <w:rStyle w:val="Hyperlink"/>
            <w:rFonts w:ascii="Verdana" w:hAnsi="Verdana"/>
            <w:sz w:val="20"/>
          </w:rPr>
          <w:t>Chrome Extensions</w:t>
        </w:r>
        <w:r w:rsidR="00A15541">
          <w:rPr>
            <w:rStyle w:val="ANGELLinks"/>
          </w:rPr>
          <w:fldChar w:fldCharType="end"/>
        </w:r>
      </w:ins>
      <w:ins w:id="600" w:author="Darice Corey-Gilbert" w:date="2016-09-22T23:01:00Z">
        <w:r w:rsidRPr="00337A01">
          <w:rPr>
            <w:rStyle w:val="ANGELBodytext"/>
          </w:rPr>
          <w:t xml:space="preserve"> </w:t>
        </w:r>
        <w:del w:id="601" w:author="Corey-Gilbert, Darice" w:date="2016-10-06T14:17:00Z">
          <w:r w:rsidDel="00A15541">
            <w:rPr>
              <w:rStyle w:val="ANGELProductionNote"/>
            </w:rPr>
            <w:delText xml:space="preserve">&lt;link to </w:delText>
          </w:r>
          <w:r w:rsidDel="00A15541">
            <w:fldChar w:fldCharType="begin"/>
          </w:r>
          <w:r w:rsidDel="00A15541">
            <w:delInstrText xml:space="preserve"> HYPERLINK "https://chrome.google.com/webstore/category/extensions" </w:delInstrText>
          </w:r>
          <w:r w:rsidDel="00A15541">
            <w:fldChar w:fldCharType="separate"/>
          </w:r>
          <w:r w:rsidRPr="00337A01" w:rsidDel="00A15541">
            <w:rPr>
              <w:rStyle w:val="Hyperlink"/>
              <w:sz w:val="20"/>
            </w:rPr>
            <w:delText>https://chrome.google.com/webstore/category/extensions</w:delText>
          </w:r>
          <w:r w:rsidDel="00A15541">
            <w:rPr>
              <w:rStyle w:val="Hyperlink"/>
              <w:sz w:val="20"/>
            </w:rPr>
            <w:fldChar w:fldCharType="end"/>
          </w:r>
          <w:r w:rsidDel="00A15541">
            <w:rPr>
              <w:rStyle w:val="ANGELProductionNote"/>
            </w:rPr>
            <w:delText>&gt;</w:delText>
          </w:r>
          <w:r w:rsidRPr="00337A01" w:rsidDel="00A15541">
            <w:rPr>
              <w:rStyle w:val="ANGELBodytext"/>
            </w:rPr>
            <w:delText xml:space="preserve">, </w:delText>
          </w:r>
        </w:del>
        <w:r w:rsidRPr="00337A01">
          <w:rPr>
            <w:rStyle w:val="ANGELBodytext"/>
          </w:rPr>
          <w:t>are installed. Before using a Chrome Extension, it must first detect the type of browser the page is loaded on and confirm that you are indeed using a Chrome browser.</w:t>
        </w:r>
      </w:ins>
    </w:p>
    <w:p w14:paraId="41EFFDDC" w14:textId="77777777" w:rsidR="000E3A3A" w:rsidRPr="00337A01" w:rsidRDefault="000E3A3A" w:rsidP="000E3A3A">
      <w:pPr>
        <w:pStyle w:val="ListParagraph"/>
        <w:numPr>
          <w:ilvl w:val="0"/>
          <w:numId w:val="34"/>
        </w:numPr>
        <w:rPr>
          <w:ins w:id="602" w:author="Darice Corey-Gilbert" w:date="2016-09-22T23:01:00Z"/>
          <w:rStyle w:val="ANGELBodytext"/>
        </w:rPr>
      </w:pPr>
      <w:ins w:id="603" w:author="Darice Corey-Gilbert" w:date="2016-09-22T23:01:00Z">
        <w:r w:rsidRPr="00337A01">
          <w:rPr>
            <w:rStyle w:val="ANGELBodytext"/>
          </w:rPr>
          <w:t xml:space="preserve">JavaScript can be used to create </w:t>
        </w:r>
        <w:r w:rsidRPr="00337A01">
          <w:rPr>
            <w:rStyle w:val="ANGELBodytext"/>
            <w:b/>
          </w:rPr>
          <w:t>cookies</w:t>
        </w:r>
        <w:r w:rsidRPr="00337A01">
          <w:rPr>
            <w:rStyle w:val="ANGELBodytext"/>
          </w:rPr>
          <w:t>, which are used to store and retrieve information on the visitor's computer. Cookies are text files that contain various information regarding the website visit, such as specific settings, whether you've visited the page in the past, or information you've entered into a web form.</w:t>
        </w:r>
      </w:ins>
    </w:p>
    <w:p w14:paraId="2EEAB478" w14:textId="77777777" w:rsidR="000E3A3A" w:rsidRPr="00337A01" w:rsidRDefault="000E3A3A" w:rsidP="000E3A3A">
      <w:pPr>
        <w:rPr>
          <w:ins w:id="604" w:author="Darice Corey-Gilbert" w:date="2016-09-22T23:01:00Z"/>
          <w:rStyle w:val="ANGELSubheader"/>
        </w:rPr>
      </w:pPr>
      <w:ins w:id="605" w:author="Darice Corey-Gilbert" w:date="2016-09-22T23:01:00Z">
        <w:r w:rsidRPr="00337A01">
          <w:rPr>
            <w:rStyle w:val="ANGELSubheader"/>
          </w:rPr>
          <w:t>Inserting JavaScript into an HTML document</w:t>
        </w:r>
      </w:ins>
    </w:p>
    <w:p w14:paraId="7D1A275F" w14:textId="77777777" w:rsidR="000E3A3A" w:rsidRPr="00AC013C" w:rsidRDefault="000E3A3A" w:rsidP="000E3A3A">
      <w:pPr>
        <w:rPr>
          <w:ins w:id="606" w:author="Darice Corey-Gilbert" w:date="2016-09-22T23:01:00Z"/>
          <w:rStyle w:val="ANGELBodytext"/>
        </w:rPr>
      </w:pPr>
      <w:ins w:id="607" w:author="Darice Corey-Gilbert" w:date="2016-09-22T23:01:00Z">
        <w:r w:rsidRPr="00BD6C49">
          <w:rPr>
            <w:rStyle w:val="ANGELBodytext"/>
          </w:rPr>
          <w:t xml:space="preserve">The HTML </w:t>
        </w:r>
        <w:r w:rsidRPr="00337A01">
          <w:rPr>
            <w:rStyle w:val="ANGELBodytext"/>
            <w:rFonts w:ascii="Courier New" w:hAnsi="Courier New" w:cs="Courier New"/>
          </w:rPr>
          <w:t>&lt;script&gt;</w:t>
        </w:r>
        <w:r w:rsidRPr="00BD6C49">
          <w:rPr>
            <w:rStyle w:val="ANGELBodytext"/>
          </w:rPr>
          <w:t xml:space="preserve"> tag is used to insert a JavaScript into an HTML document.</w:t>
        </w:r>
        <w:r>
          <w:rPr>
            <w:rStyle w:val="ANGELBodytext"/>
          </w:rPr>
          <w:t xml:space="preserve"> </w:t>
        </w:r>
        <w:r w:rsidRPr="00AC013C">
          <w:rPr>
            <w:rStyle w:val="ANGELBodytext"/>
          </w:rPr>
          <w:t xml:space="preserve">Inside the </w:t>
        </w:r>
        <w:r w:rsidRPr="00337A01">
          <w:rPr>
            <w:rStyle w:val="ANGELBodytext"/>
            <w:rFonts w:ascii="Courier New" w:hAnsi="Courier New" w:cs="Courier New"/>
          </w:rPr>
          <w:t>&lt;script&gt;</w:t>
        </w:r>
        <w:r w:rsidRPr="00AC013C">
          <w:rPr>
            <w:rStyle w:val="ANGELBodytext"/>
          </w:rPr>
          <w:t xml:space="preserve"> tag, you need to use the type attribute to define the scripting language.</w:t>
        </w:r>
        <w:r>
          <w:rPr>
            <w:rStyle w:val="ANGELBodytext"/>
          </w:rPr>
          <w:t xml:space="preserve"> </w:t>
        </w:r>
        <w:r w:rsidRPr="00AC013C">
          <w:rPr>
            <w:rStyle w:val="ANGELBodytext"/>
          </w:rPr>
          <w:t xml:space="preserve">In the example below, the </w:t>
        </w:r>
        <w:r w:rsidRPr="00337A01">
          <w:rPr>
            <w:rStyle w:val="ANGELBodytext"/>
            <w:rFonts w:ascii="Courier New" w:hAnsi="Courier New" w:cs="Courier New"/>
          </w:rPr>
          <w:t>&lt;script type="text/javascript"&gt;</w:t>
        </w:r>
        <w:r w:rsidRPr="00AC013C">
          <w:rPr>
            <w:rStyle w:val="ANGELBodytext"/>
          </w:rPr>
          <w:t xml:space="preserve"> and </w:t>
        </w:r>
        <w:r w:rsidRPr="00337A01">
          <w:rPr>
            <w:rStyle w:val="ANGELBodytext"/>
            <w:rFonts w:ascii="Courier New" w:hAnsi="Courier New" w:cs="Courier New"/>
          </w:rPr>
          <w:t>&lt;/script&gt;</w:t>
        </w:r>
        <w:r w:rsidRPr="00AC013C">
          <w:rPr>
            <w:rStyle w:val="ANGELBodytext"/>
          </w:rPr>
          <w:t xml:space="preserve"> tells where the JavaScript begins and ends.</w:t>
        </w:r>
      </w:ins>
    </w:p>
    <w:p w14:paraId="6F656829" w14:textId="77777777" w:rsidR="000E3A3A" w:rsidRPr="00337A01" w:rsidRDefault="000E3A3A" w:rsidP="000E3A3A">
      <w:pPr>
        <w:ind w:left="720"/>
        <w:rPr>
          <w:ins w:id="608" w:author="Darice Corey-Gilbert" w:date="2016-09-22T23:01:00Z"/>
          <w:rStyle w:val="ANGELBodytext"/>
          <w:rFonts w:ascii="Courier New" w:hAnsi="Courier New" w:cs="Courier New"/>
        </w:rPr>
      </w:pPr>
      <w:ins w:id="609" w:author="Darice Corey-Gilbert" w:date="2016-09-22T23:01:00Z">
        <w:r w:rsidRPr="00337A01">
          <w:rPr>
            <w:rStyle w:val="ANGELBodytext"/>
            <w:rFonts w:ascii="Courier New" w:hAnsi="Courier New" w:cs="Courier New"/>
          </w:rPr>
          <w:t>&lt;html&gt;</w:t>
        </w:r>
        <w:r w:rsidRPr="00337A01">
          <w:rPr>
            <w:rStyle w:val="ANGELBodytext"/>
            <w:rFonts w:ascii="Courier New" w:hAnsi="Courier New" w:cs="Courier New"/>
          </w:rPr>
          <w:br/>
          <w:t>&lt;body&gt;</w:t>
        </w:r>
        <w:r w:rsidRPr="00337A01">
          <w:rPr>
            <w:rStyle w:val="ANGELBodytext"/>
            <w:rFonts w:ascii="Courier New" w:hAnsi="Courier New" w:cs="Courier New"/>
          </w:rPr>
          <w:br/>
          <w:t>&lt;script type="text/javascript"&gt;</w:t>
        </w:r>
        <w:r w:rsidRPr="00337A01">
          <w:rPr>
            <w:rStyle w:val="ANGELBodytext"/>
            <w:rFonts w:ascii="Courier New" w:hAnsi="Courier New" w:cs="Courier New"/>
          </w:rPr>
          <w:br/>
          <w:t>...</w:t>
        </w:r>
        <w:r w:rsidRPr="00337A01">
          <w:rPr>
            <w:rStyle w:val="ANGELBodytext"/>
            <w:rFonts w:ascii="Courier New" w:hAnsi="Courier New" w:cs="Courier New"/>
          </w:rPr>
          <w:br/>
          <w:t>&lt;/script&gt;</w:t>
        </w:r>
        <w:r w:rsidRPr="00337A01">
          <w:rPr>
            <w:rStyle w:val="ANGELBodytext"/>
            <w:rFonts w:ascii="Courier New" w:hAnsi="Courier New" w:cs="Courier New"/>
          </w:rPr>
          <w:br/>
          <w:t>&lt;/body&gt;</w:t>
        </w:r>
        <w:r w:rsidRPr="00337A01">
          <w:rPr>
            <w:rStyle w:val="ANGELBodytext"/>
            <w:rFonts w:ascii="Courier New" w:hAnsi="Courier New" w:cs="Courier New"/>
          </w:rPr>
          <w:br/>
          <w:t>&lt;/html&gt;</w:t>
        </w:r>
      </w:ins>
    </w:p>
    <w:p w14:paraId="2059E874" w14:textId="36DBA510" w:rsidR="000E3A3A" w:rsidRPr="00A15541" w:rsidRDefault="00A15541" w:rsidP="000E3A3A">
      <w:pPr>
        <w:rPr>
          <w:ins w:id="610" w:author="Corey-Gilbert, Darice" w:date="2016-10-06T14:17:00Z"/>
          <w:rStyle w:val="Hyperlink"/>
          <w:rFonts w:ascii="Verdana" w:hAnsi="Verdana"/>
          <w:sz w:val="20"/>
        </w:rPr>
      </w:pPr>
      <w:ins w:id="611" w:author="Corey-Gilbert, Darice" w:date="2016-10-06T14:17:00Z">
        <w:r>
          <w:rPr>
            <w:rFonts w:ascii="Verdana" w:hAnsi="Verdana"/>
            <w:sz w:val="20"/>
          </w:rPr>
          <w:fldChar w:fldCharType="begin"/>
        </w:r>
      </w:ins>
      <w:ins w:id="612" w:author="Corey-Gilbert, Darice" w:date="2016-10-06T14:21:00Z">
        <w:r w:rsidR="004F5724">
          <w:rPr>
            <w:rFonts w:ascii="Verdana" w:hAnsi="Verdana"/>
            <w:sz w:val="20"/>
          </w:rPr>
          <w:instrText>HYPERLINK "C:\\Users\\dlc59\\Google Drive\\Rasmussen\\Computer Science SME\\1_CEN1400 - Mobile Application Development\\Module 1\\JavaScript\\jsintro1.html"</w:instrText>
        </w:r>
      </w:ins>
      <w:ins w:id="613" w:author="Corey-Gilbert, Darice" w:date="2016-10-06T14:17:00Z">
        <w:r>
          <w:rPr>
            <w:rFonts w:ascii="Verdana" w:hAnsi="Verdana"/>
            <w:sz w:val="20"/>
          </w:rPr>
          <w:fldChar w:fldCharType="separate"/>
        </w:r>
        <w:r w:rsidR="000E3A3A" w:rsidRPr="00A15541">
          <w:rPr>
            <w:rStyle w:val="Hyperlink"/>
            <w:rFonts w:ascii="Verdana" w:hAnsi="Verdana"/>
            <w:sz w:val="20"/>
          </w:rPr>
          <w:t>Example (Filename: jsintro1.html)</w:t>
        </w:r>
        <w:r w:rsidR="000E3A3A" w:rsidRPr="00A15541">
          <w:rPr>
            <w:rStyle w:val="Hyperlink"/>
            <w:rFonts w:ascii="Verdana" w:hAnsi="Verdana"/>
            <w:sz w:val="20"/>
            <w:rPrChange w:id="614" w:author="Corey-Gilbert, Darice" w:date="2016-10-06T14:17:00Z">
              <w:rPr>
                <w:rStyle w:val="Hyperlink"/>
                <w:rFonts w:ascii="Verdana" w:hAnsi="Verdana"/>
                <w:color w:val="auto"/>
                <w:sz w:val="20"/>
                <w:u w:val="none"/>
              </w:rPr>
            </w:rPrChange>
          </w:rPr>
          <w:t>:</w:t>
        </w:r>
      </w:ins>
    </w:p>
    <w:p w14:paraId="343771D9" w14:textId="4C4CA6CA" w:rsidR="000E3A3A" w:rsidRPr="00337A01" w:rsidRDefault="00A15541" w:rsidP="000E3A3A">
      <w:pPr>
        <w:ind w:left="720"/>
        <w:rPr>
          <w:ins w:id="615" w:author="Darice Corey-Gilbert" w:date="2016-09-22T23:01:00Z"/>
          <w:rStyle w:val="ANGELBodytext"/>
          <w:rFonts w:ascii="Courier New" w:hAnsi="Courier New" w:cs="Courier New"/>
        </w:rPr>
      </w:pPr>
      <w:ins w:id="616" w:author="Corey-Gilbert, Darice" w:date="2016-10-06T14:17:00Z">
        <w:r>
          <w:rPr>
            <w:rFonts w:ascii="Verdana" w:hAnsi="Verdana"/>
            <w:sz w:val="20"/>
          </w:rPr>
          <w:fldChar w:fldCharType="end"/>
        </w:r>
      </w:ins>
      <w:ins w:id="617" w:author="Darice Corey-Gilbert" w:date="2016-09-22T23:01:00Z">
        <w:r w:rsidR="000E3A3A" w:rsidRPr="00337A01">
          <w:rPr>
            <w:rStyle w:val="ANGELBodytext"/>
            <w:rFonts w:ascii="Courier New" w:hAnsi="Courier New" w:cs="Courier New"/>
          </w:rPr>
          <w:t>&lt;html&gt;</w:t>
        </w:r>
        <w:r w:rsidR="000E3A3A" w:rsidRPr="00337A01">
          <w:rPr>
            <w:rStyle w:val="ANGELBodytext"/>
            <w:rFonts w:ascii="Courier New" w:hAnsi="Courier New" w:cs="Courier New"/>
          </w:rPr>
          <w:br/>
          <w:t>&lt;body&gt;</w:t>
        </w:r>
        <w:r w:rsidR="000E3A3A" w:rsidRPr="00337A01">
          <w:rPr>
            <w:rStyle w:val="ANGELBodytext"/>
            <w:rFonts w:ascii="Courier New" w:hAnsi="Courier New" w:cs="Courier New"/>
          </w:rPr>
          <w:br/>
          <w:t>&lt;script type="text/javascript"&gt;</w:t>
        </w:r>
        <w:r w:rsidR="000E3A3A" w:rsidRPr="00337A01">
          <w:rPr>
            <w:rStyle w:val="ANGELBodytext"/>
            <w:rFonts w:ascii="Courier New" w:hAnsi="Courier New" w:cs="Courier New"/>
          </w:rPr>
          <w:br/>
          <w:t>document.write("Hello World!");</w:t>
        </w:r>
        <w:r w:rsidR="000E3A3A" w:rsidRPr="00337A01">
          <w:rPr>
            <w:rStyle w:val="ANGELBodytext"/>
            <w:rFonts w:ascii="Courier New" w:hAnsi="Courier New" w:cs="Courier New"/>
          </w:rPr>
          <w:br/>
          <w:t>&lt;/script&gt;</w:t>
        </w:r>
        <w:r w:rsidR="000E3A3A" w:rsidRPr="00337A01">
          <w:rPr>
            <w:rStyle w:val="ANGELBodytext"/>
            <w:rFonts w:ascii="Courier New" w:hAnsi="Courier New" w:cs="Courier New"/>
          </w:rPr>
          <w:br/>
          <w:t>&lt;/body&gt;</w:t>
        </w:r>
        <w:r w:rsidR="000E3A3A" w:rsidRPr="00337A01">
          <w:rPr>
            <w:rStyle w:val="ANGELBodytext"/>
            <w:rFonts w:ascii="Courier New" w:hAnsi="Courier New" w:cs="Courier New"/>
          </w:rPr>
          <w:br/>
          <w:t xml:space="preserve">&lt;/html&gt; </w:t>
        </w:r>
      </w:ins>
    </w:p>
    <w:p w14:paraId="4E176527" w14:textId="77777777" w:rsidR="000E3A3A" w:rsidRDefault="000E3A3A" w:rsidP="000E3A3A">
      <w:pPr>
        <w:rPr>
          <w:ins w:id="618" w:author="Darice Corey-Gilbert" w:date="2016-09-22T23:01:00Z"/>
          <w:rStyle w:val="ANGELBodytext"/>
        </w:rPr>
      </w:pPr>
      <w:ins w:id="619" w:author="Darice Corey-Gilbert" w:date="2016-09-22T23:01:00Z">
        <w:r>
          <w:rPr>
            <w:rStyle w:val="ANGELBodytext"/>
          </w:rPr>
          <w:t>Here’s how it appears in a browser:</w:t>
        </w:r>
      </w:ins>
    </w:p>
    <w:p w14:paraId="72906268" w14:textId="77777777" w:rsidR="000E3A3A" w:rsidRPr="00BD6C49" w:rsidRDefault="000E3A3A" w:rsidP="000E3A3A">
      <w:pPr>
        <w:ind w:left="720"/>
        <w:rPr>
          <w:ins w:id="620" w:author="Darice Corey-Gilbert" w:date="2016-09-22T23:01:00Z"/>
          <w:rStyle w:val="ANGELBodytext"/>
        </w:rPr>
      </w:pPr>
      <w:ins w:id="621" w:author="Darice Corey-Gilbert" w:date="2016-09-22T23:01:00Z">
        <w:r>
          <w:rPr>
            <w:noProof/>
          </w:rPr>
          <w:drawing>
            <wp:inline distT="0" distB="0" distL="0" distR="0" wp14:anchorId="29186A46" wp14:editId="28B1B681">
              <wp:extent cx="1219048" cy="438095"/>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048" cy="438095"/>
                      </a:xfrm>
                      <a:prstGeom prst="rect">
                        <a:avLst/>
                      </a:prstGeom>
                    </pic:spPr>
                  </pic:pic>
                </a:graphicData>
              </a:graphic>
            </wp:inline>
          </w:drawing>
        </w:r>
      </w:ins>
    </w:p>
    <w:p w14:paraId="281C166F" w14:textId="77777777" w:rsidR="000E3A3A" w:rsidRPr="00BD6C49" w:rsidRDefault="000E3A3A" w:rsidP="000E3A3A">
      <w:pPr>
        <w:rPr>
          <w:ins w:id="622" w:author="Darice Corey-Gilbert" w:date="2016-09-22T23:01:00Z"/>
          <w:rStyle w:val="ANGELBodytext"/>
        </w:rPr>
      </w:pPr>
      <w:ins w:id="623" w:author="Darice Corey-Gilbert" w:date="2016-09-22T23:01:00Z">
        <w:r w:rsidRPr="00BD6C49">
          <w:rPr>
            <w:rStyle w:val="ANGELBodytext"/>
          </w:rPr>
          <w:t>The example below shows how to add HTML tags to the JavaScript:</w:t>
        </w:r>
      </w:ins>
    </w:p>
    <w:p w14:paraId="58957478" w14:textId="28574B59" w:rsidR="000E3A3A" w:rsidRPr="00A15541" w:rsidRDefault="00A15541" w:rsidP="000E3A3A">
      <w:pPr>
        <w:rPr>
          <w:ins w:id="624" w:author="Corey-Gilbert, Darice" w:date="2016-10-06T14:18:00Z"/>
          <w:rStyle w:val="Hyperlink"/>
          <w:rFonts w:ascii="Verdana" w:hAnsi="Verdana"/>
          <w:sz w:val="20"/>
        </w:rPr>
      </w:pPr>
      <w:ins w:id="625" w:author="Corey-Gilbert, Darice" w:date="2016-10-06T14:18:00Z">
        <w:r>
          <w:rPr>
            <w:rFonts w:ascii="Verdana" w:hAnsi="Verdana"/>
            <w:sz w:val="20"/>
          </w:rPr>
          <w:fldChar w:fldCharType="begin"/>
        </w:r>
      </w:ins>
      <w:ins w:id="626" w:author="Corey-Gilbert, Darice" w:date="2016-10-06T14:21:00Z">
        <w:r w:rsidR="004F5724">
          <w:rPr>
            <w:rFonts w:ascii="Verdana" w:hAnsi="Verdana"/>
            <w:sz w:val="20"/>
          </w:rPr>
          <w:instrText>HYPERLINK "C:\\Users\\dlc59\\Google Drive\\Rasmussen\\Computer Science SME\\1_CEN1400 - Mobile Application Development\\Module 1\\JavaScript\\jsintro2.html"</w:instrText>
        </w:r>
      </w:ins>
      <w:ins w:id="627" w:author="Corey-Gilbert, Darice" w:date="2016-10-06T14:18:00Z">
        <w:r>
          <w:rPr>
            <w:rFonts w:ascii="Verdana" w:hAnsi="Verdana"/>
            <w:sz w:val="20"/>
          </w:rPr>
          <w:fldChar w:fldCharType="separate"/>
        </w:r>
        <w:r w:rsidR="000E3A3A" w:rsidRPr="00A15541">
          <w:rPr>
            <w:rStyle w:val="Hyperlink"/>
            <w:rFonts w:ascii="Verdana" w:hAnsi="Verdana"/>
            <w:sz w:val="20"/>
          </w:rPr>
          <w:t>Example (Filename: jsintro2.html)</w:t>
        </w:r>
        <w:del w:id="628" w:author="Corey-Gilbert, Darice" w:date="2016-10-06T14:18:00Z">
          <w:r w:rsidR="000E3A3A" w:rsidRPr="00A15541" w:rsidDel="00A15541">
            <w:rPr>
              <w:rStyle w:val="Hyperlink"/>
              <w:rFonts w:ascii="Verdana" w:hAnsi="Verdana"/>
              <w:sz w:val="20"/>
            </w:rPr>
            <w:delText xml:space="preserve"> &lt;link to jsintro2.html in the media folder&gt;</w:delText>
          </w:r>
        </w:del>
        <w:r w:rsidR="000E3A3A" w:rsidRPr="00A15541">
          <w:rPr>
            <w:rStyle w:val="Hyperlink"/>
            <w:rFonts w:ascii="Verdana" w:hAnsi="Verdana"/>
            <w:sz w:val="20"/>
            <w:rPrChange w:id="629" w:author="Corey-Gilbert, Darice" w:date="2016-10-06T14:18:00Z">
              <w:rPr>
                <w:rStyle w:val="Hyperlink"/>
                <w:rFonts w:ascii="Verdana" w:hAnsi="Verdana"/>
                <w:color w:val="auto"/>
                <w:sz w:val="20"/>
                <w:u w:val="none"/>
              </w:rPr>
            </w:rPrChange>
          </w:rPr>
          <w:t>:</w:t>
        </w:r>
      </w:ins>
    </w:p>
    <w:p w14:paraId="78A1F8C1" w14:textId="7C1E613A" w:rsidR="000E3A3A" w:rsidRPr="00337A01" w:rsidRDefault="00A15541" w:rsidP="000E3A3A">
      <w:pPr>
        <w:ind w:left="720"/>
        <w:rPr>
          <w:ins w:id="630" w:author="Darice Corey-Gilbert" w:date="2016-09-22T23:01:00Z"/>
          <w:rStyle w:val="ANGELBodytext"/>
          <w:rFonts w:ascii="Courier New" w:hAnsi="Courier New" w:cs="Courier New"/>
        </w:rPr>
      </w:pPr>
      <w:ins w:id="631" w:author="Corey-Gilbert, Darice" w:date="2016-10-06T14:18:00Z">
        <w:r>
          <w:rPr>
            <w:rFonts w:ascii="Verdana" w:hAnsi="Verdana"/>
            <w:sz w:val="20"/>
          </w:rPr>
          <w:fldChar w:fldCharType="end"/>
        </w:r>
      </w:ins>
      <w:ins w:id="632" w:author="Darice Corey-Gilbert" w:date="2016-09-22T23:01:00Z">
        <w:r w:rsidR="000E3A3A" w:rsidRPr="00337A01">
          <w:rPr>
            <w:rStyle w:val="ANGELBodytext"/>
            <w:rFonts w:ascii="Courier New" w:hAnsi="Courier New" w:cs="Courier New"/>
          </w:rPr>
          <w:t>&lt;html&gt;</w:t>
        </w:r>
        <w:r w:rsidR="000E3A3A" w:rsidRPr="00337A01">
          <w:rPr>
            <w:rStyle w:val="ANGELBodytext"/>
            <w:rFonts w:ascii="Courier New" w:hAnsi="Courier New" w:cs="Courier New"/>
          </w:rPr>
          <w:br/>
          <w:t>&lt;body&gt;</w:t>
        </w:r>
        <w:r w:rsidR="000E3A3A" w:rsidRPr="00337A01">
          <w:rPr>
            <w:rStyle w:val="ANGELBodytext"/>
            <w:rFonts w:ascii="Courier New" w:hAnsi="Courier New" w:cs="Courier New"/>
          </w:rPr>
          <w:br/>
          <w:t>&lt;script type="text/javascript"&gt;</w:t>
        </w:r>
        <w:r w:rsidR="000E3A3A" w:rsidRPr="00337A01">
          <w:rPr>
            <w:rStyle w:val="ANGELBodytext"/>
            <w:rFonts w:ascii="Courier New" w:hAnsi="Courier New" w:cs="Courier New"/>
          </w:rPr>
          <w:br/>
          <w:t>document.write("&lt;h1&gt;Hello World!&lt;/h1&gt;");</w:t>
        </w:r>
        <w:r w:rsidR="000E3A3A" w:rsidRPr="00337A01">
          <w:rPr>
            <w:rStyle w:val="ANGELBodytext"/>
            <w:rFonts w:ascii="Courier New" w:hAnsi="Courier New" w:cs="Courier New"/>
          </w:rPr>
          <w:br/>
          <w:t>&lt;/script&gt;</w:t>
        </w:r>
        <w:r w:rsidR="000E3A3A" w:rsidRPr="00337A01">
          <w:rPr>
            <w:rStyle w:val="ANGELBodytext"/>
            <w:rFonts w:ascii="Courier New" w:hAnsi="Courier New" w:cs="Courier New"/>
          </w:rPr>
          <w:br/>
          <w:t>&lt;/body&gt;</w:t>
        </w:r>
        <w:r w:rsidR="000E3A3A" w:rsidRPr="00337A01">
          <w:rPr>
            <w:rStyle w:val="ANGELBodytext"/>
            <w:rFonts w:ascii="Courier New" w:hAnsi="Courier New" w:cs="Courier New"/>
          </w:rPr>
          <w:br/>
          <w:t xml:space="preserve">&lt;/html&gt; </w:t>
        </w:r>
      </w:ins>
    </w:p>
    <w:p w14:paraId="78D10A28" w14:textId="77777777" w:rsidR="000E3A3A" w:rsidRDefault="000E3A3A" w:rsidP="000E3A3A">
      <w:pPr>
        <w:rPr>
          <w:ins w:id="633" w:author="Darice Corey-Gilbert" w:date="2016-09-22T23:01:00Z"/>
          <w:rStyle w:val="ANGELBodytext"/>
        </w:rPr>
      </w:pPr>
      <w:ins w:id="634" w:author="Darice Corey-Gilbert" w:date="2016-09-22T23:01:00Z">
        <w:r>
          <w:rPr>
            <w:rStyle w:val="ANGELBodytext"/>
          </w:rPr>
          <w:t>Here’s how it appears in a browser:</w:t>
        </w:r>
      </w:ins>
    </w:p>
    <w:p w14:paraId="067F9F17" w14:textId="77777777" w:rsidR="000E3A3A" w:rsidRDefault="000E3A3A" w:rsidP="000E3A3A">
      <w:pPr>
        <w:ind w:left="720"/>
        <w:rPr>
          <w:ins w:id="635" w:author="Darice Corey-Gilbert" w:date="2016-09-22T23:01:00Z"/>
          <w:rStyle w:val="ANGELBodytext"/>
        </w:rPr>
      </w:pPr>
      <w:ins w:id="636" w:author="Darice Corey-Gilbert" w:date="2016-09-22T23:01:00Z">
        <w:r>
          <w:rPr>
            <w:noProof/>
          </w:rPr>
          <w:drawing>
            <wp:inline distT="0" distB="0" distL="0" distR="0" wp14:anchorId="44B339BF" wp14:editId="2ABB27C9">
              <wp:extent cx="2057143" cy="933333"/>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143" cy="933333"/>
                      </a:xfrm>
                      <a:prstGeom prst="rect">
                        <a:avLst/>
                      </a:prstGeom>
                    </pic:spPr>
                  </pic:pic>
                </a:graphicData>
              </a:graphic>
            </wp:inline>
          </w:drawing>
        </w:r>
      </w:ins>
    </w:p>
    <w:p w14:paraId="6906E0E3" w14:textId="77777777" w:rsidR="000E3A3A" w:rsidRPr="00337A01" w:rsidRDefault="000E3A3A" w:rsidP="000E3A3A">
      <w:pPr>
        <w:rPr>
          <w:ins w:id="637" w:author="Darice Corey-Gilbert" w:date="2016-09-22T23:01:00Z"/>
          <w:rStyle w:val="ANGELSubheader"/>
        </w:rPr>
      </w:pPr>
      <w:ins w:id="638" w:author="Darice Corey-Gilbert" w:date="2016-09-22T23:01:00Z">
        <w:r w:rsidRPr="00337A01">
          <w:rPr>
            <w:rStyle w:val="ANGELSubheader"/>
          </w:rPr>
          <w:t>Document.Write Command</w:t>
        </w:r>
      </w:ins>
    </w:p>
    <w:p w14:paraId="47EE52C2" w14:textId="77777777" w:rsidR="000E3A3A" w:rsidRPr="00AC013C" w:rsidRDefault="000E3A3A" w:rsidP="000E3A3A">
      <w:pPr>
        <w:rPr>
          <w:ins w:id="639" w:author="Darice Corey-Gilbert" w:date="2016-09-22T23:01:00Z"/>
          <w:rStyle w:val="ANGELBodytext"/>
        </w:rPr>
      </w:pPr>
      <w:ins w:id="640" w:author="Darice Corey-Gilbert" w:date="2016-09-22T23:01:00Z">
        <w:r w:rsidRPr="00AC013C">
          <w:rPr>
            <w:rStyle w:val="ANGELBodytext"/>
          </w:rPr>
          <w:t xml:space="preserve">The </w:t>
        </w:r>
        <w:r w:rsidRPr="00337A01">
          <w:rPr>
            <w:rStyle w:val="ANGELBodytext"/>
            <w:rFonts w:ascii="Courier New" w:hAnsi="Courier New" w:cs="Courier New"/>
          </w:rPr>
          <w:t>document.write</w:t>
        </w:r>
        <w:r w:rsidRPr="00AC013C">
          <w:rPr>
            <w:rStyle w:val="ANGELBodytext"/>
          </w:rPr>
          <w:t xml:space="preserve"> command is a standard JavaScript command for writing output to a page.</w:t>
        </w:r>
        <w:r>
          <w:rPr>
            <w:rStyle w:val="ANGELBodytext"/>
          </w:rPr>
          <w:t xml:space="preserve"> </w:t>
        </w:r>
        <w:r w:rsidRPr="00AC013C">
          <w:rPr>
            <w:rStyle w:val="ANGELBodytext"/>
          </w:rPr>
          <w:t xml:space="preserve">By entering the </w:t>
        </w:r>
        <w:r w:rsidRPr="00337A01">
          <w:rPr>
            <w:rStyle w:val="ANGELBodytext"/>
            <w:rFonts w:ascii="Courier New" w:hAnsi="Courier New" w:cs="Courier New"/>
          </w:rPr>
          <w:t>document.write</w:t>
        </w:r>
        <w:r w:rsidRPr="00AC013C">
          <w:rPr>
            <w:rStyle w:val="ANGELBodytext"/>
          </w:rPr>
          <w:t xml:space="preserve"> command between the &lt;script&gt; and &lt;/script&gt; tags, the browser will recognize it as a JavaScript command and</w:t>
        </w:r>
        <w:r>
          <w:rPr>
            <w:rStyle w:val="ANGELBodytext"/>
          </w:rPr>
          <w:t xml:space="preserve"> execute the code line. In the example below, </w:t>
        </w:r>
        <w:r w:rsidRPr="00AC013C">
          <w:rPr>
            <w:rStyle w:val="ANGELBodytext"/>
          </w:rPr>
          <w:t>the browser will write Hello World! to the page:</w:t>
        </w:r>
      </w:ins>
    </w:p>
    <w:p w14:paraId="1CE9C4B4" w14:textId="77777777" w:rsidR="000E3A3A" w:rsidRPr="00337A01" w:rsidRDefault="000E3A3A" w:rsidP="000E3A3A">
      <w:pPr>
        <w:ind w:left="720"/>
        <w:rPr>
          <w:ins w:id="641" w:author="Darice Corey-Gilbert" w:date="2016-09-22T23:01:00Z"/>
          <w:rStyle w:val="ANGELBodytext"/>
          <w:rFonts w:ascii="Courier New" w:hAnsi="Courier New" w:cs="Courier New"/>
        </w:rPr>
      </w:pPr>
      <w:ins w:id="642" w:author="Darice Corey-Gilbert" w:date="2016-09-22T23:01:00Z">
        <w:r w:rsidRPr="00337A01">
          <w:rPr>
            <w:rStyle w:val="ANGELBodytext"/>
            <w:rFonts w:ascii="Courier New" w:hAnsi="Courier New" w:cs="Courier New"/>
          </w:rPr>
          <w:t>&lt;html&gt;</w:t>
        </w:r>
        <w:r w:rsidRPr="00337A01">
          <w:rPr>
            <w:rStyle w:val="ANGELBodytext"/>
            <w:rFonts w:ascii="Courier New" w:hAnsi="Courier New" w:cs="Courier New"/>
          </w:rPr>
          <w:br/>
          <w:t>&lt;body&gt;</w:t>
        </w:r>
        <w:r w:rsidRPr="00337A01">
          <w:rPr>
            <w:rStyle w:val="ANGELBodytext"/>
            <w:rFonts w:ascii="Courier New" w:hAnsi="Courier New" w:cs="Courier New"/>
          </w:rPr>
          <w:br/>
          <w:t>&lt;script type="text/javascript"&gt;</w:t>
        </w:r>
        <w:r w:rsidRPr="00337A01">
          <w:rPr>
            <w:rStyle w:val="ANGELBodytext"/>
            <w:rFonts w:ascii="Courier New" w:hAnsi="Courier New" w:cs="Courier New"/>
          </w:rPr>
          <w:br/>
          <w:t>document.write("Hello World!");</w:t>
        </w:r>
        <w:r w:rsidRPr="00337A01">
          <w:rPr>
            <w:rStyle w:val="ANGELBodytext"/>
            <w:rFonts w:ascii="Courier New" w:hAnsi="Courier New" w:cs="Courier New"/>
          </w:rPr>
          <w:br/>
          <w:t>&lt;/script&gt;</w:t>
        </w:r>
        <w:r w:rsidRPr="00337A01">
          <w:rPr>
            <w:rStyle w:val="ANGELBodytext"/>
            <w:rFonts w:ascii="Courier New" w:hAnsi="Courier New" w:cs="Courier New"/>
          </w:rPr>
          <w:br/>
          <w:t>&lt;/body&gt;</w:t>
        </w:r>
        <w:r w:rsidRPr="00337A01">
          <w:rPr>
            <w:rStyle w:val="ANGELBodytext"/>
            <w:rFonts w:ascii="Courier New" w:hAnsi="Courier New" w:cs="Courier New"/>
          </w:rPr>
          <w:br/>
          <w:t xml:space="preserve">&lt;/html&gt; </w:t>
        </w:r>
      </w:ins>
    </w:p>
    <w:p w14:paraId="4F2BFA44" w14:textId="77777777" w:rsidR="000E3A3A" w:rsidRPr="00AC013C" w:rsidRDefault="000E3A3A" w:rsidP="000E3A3A">
      <w:pPr>
        <w:rPr>
          <w:ins w:id="643" w:author="Darice Corey-Gilbert" w:date="2016-09-22T23:01:00Z"/>
          <w:rStyle w:val="ANGELBodytext"/>
        </w:rPr>
      </w:pPr>
    </w:p>
    <w:p w14:paraId="652CEA7A" w14:textId="333435A3" w:rsidR="000E3A3A" w:rsidRPr="00BD6C49" w:rsidRDefault="000E3A3A" w:rsidP="000E3A3A">
      <w:pPr>
        <w:rPr>
          <w:ins w:id="644" w:author="Darice Corey-Gilbert" w:date="2016-09-22T23:01:00Z"/>
          <w:rStyle w:val="ANGELBodytext"/>
        </w:rPr>
      </w:pPr>
      <w:ins w:id="645" w:author="Darice Corey-Gilbert" w:date="2016-09-22T23:01:00Z">
        <w:r w:rsidRPr="00AC013C">
          <w:rPr>
            <w:rStyle w:val="ANGELBodytext"/>
          </w:rPr>
          <w:t xml:space="preserve">If you do not use the &lt;script&gt; tag, the browser would have treated the </w:t>
        </w:r>
        <w:r w:rsidRPr="00337A01">
          <w:rPr>
            <w:rStyle w:val="ANGELBodytext"/>
            <w:rFonts w:ascii="Courier New" w:hAnsi="Courier New" w:cs="Courier New"/>
          </w:rPr>
          <w:t xml:space="preserve">document.write("Hello World!") </w:t>
        </w:r>
        <w:r w:rsidRPr="00AC013C">
          <w:rPr>
            <w:rStyle w:val="ANGELBodytext"/>
          </w:rPr>
          <w:t xml:space="preserve">command as pure text, and just write the entire line on the page. Here's an </w:t>
        </w:r>
        <w:r>
          <w:fldChar w:fldCharType="begin"/>
        </w:r>
      </w:ins>
      <w:ins w:id="646" w:author="Corey-Gilbert, Darice" w:date="2016-10-06T14:21:00Z">
        <w:r w:rsidR="004F5724">
          <w:instrText>HYPERLINK "C:\\Users\\dlc59\\Google Drive\\Rasmussen\\Computer Science SME\\1_CEN1400 - Mobile Application Development\\Module 1\\JavaScript\\jsintro3.html"</w:instrText>
        </w:r>
      </w:ins>
      <w:ins w:id="647" w:author="Darice Corey-Gilbert" w:date="2016-09-22T23:01:00Z">
        <w:del w:id="648" w:author="Corey-Gilbert, Darice" w:date="2016-10-06T14:18:00Z">
          <w:r w:rsidDel="00A15541">
            <w:delInstrText xml:space="preserve"> HYPERLINK "file:///C:\\Users\\joan.saliskas\\Documents\\CGS1820c\\Send%20to%20Joan%20-%20mods%203-4-5\\Send%20to%20Joan%20-%20mods%203-4-5\\Module%205\\jsintro3.html" </w:delInstrText>
          </w:r>
        </w:del>
        <w:r>
          <w:fldChar w:fldCharType="separate"/>
        </w:r>
        <w:r w:rsidRPr="00AC013C">
          <w:rPr>
            <w:rStyle w:val="Hyperlink"/>
            <w:rFonts w:ascii="Verdana" w:hAnsi="Verdana"/>
            <w:sz w:val="20"/>
          </w:rPr>
          <w:t>example (Filename: jsintro3.html)</w:t>
        </w:r>
        <w:del w:id="649" w:author="Corey-Gilbert, Darice" w:date="2016-10-06T14:18:00Z">
          <w:r w:rsidDel="00A15541">
            <w:rPr>
              <w:rStyle w:val="ANGELBodytext"/>
            </w:rPr>
            <w:delText xml:space="preserve"> </w:delText>
          </w:r>
          <w:r w:rsidDel="00A15541">
            <w:rPr>
              <w:rStyle w:val="ANGELProductionNote"/>
            </w:rPr>
            <w:delText>&lt;link to jsintro3.html in the media folder&gt;</w:delText>
          </w:r>
        </w:del>
        <w:r w:rsidRPr="00C85A52">
          <w:rPr>
            <w:rStyle w:val="Hyperlink"/>
            <w:rFonts w:ascii="Verdana" w:hAnsi="Verdana"/>
            <w:color w:val="auto"/>
            <w:sz w:val="20"/>
            <w:u w:val="none"/>
          </w:rPr>
          <w:t>.</w:t>
        </w:r>
        <w:r>
          <w:rPr>
            <w:rStyle w:val="Hyperlink"/>
            <w:rFonts w:ascii="Verdana" w:hAnsi="Verdana"/>
            <w:color w:val="auto"/>
            <w:sz w:val="20"/>
            <w:u w:val="none"/>
          </w:rPr>
          <w:fldChar w:fldCharType="end"/>
        </w:r>
      </w:ins>
    </w:p>
    <w:p w14:paraId="072C3A1E" w14:textId="77777777" w:rsidR="000E3A3A" w:rsidRPr="00337A01" w:rsidRDefault="000E3A3A" w:rsidP="000E3A3A">
      <w:pPr>
        <w:rPr>
          <w:ins w:id="650" w:author="Darice Corey-Gilbert" w:date="2016-09-22T23:01:00Z"/>
          <w:rStyle w:val="ANGELSubheader"/>
        </w:rPr>
      </w:pPr>
      <w:ins w:id="651" w:author="Darice Corey-Gilbert" w:date="2016-09-22T23:01:00Z">
        <w:r w:rsidRPr="00337A01">
          <w:rPr>
            <w:rStyle w:val="ANGELSubheader"/>
          </w:rPr>
          <w:t>JavaScript</w:t>
        </w:r>
        <w:r>
          <w:rPr>
            <w:rStyle w:val="ANGELSubheader"/>
          </w:rPr>
          <w:t xml:space="preserve"> Placement</w:t>
        </w:r>
      </w:ins>
    </w:p>
    <w:p w14:paraId="46BE44AC" w14:textId="77777777" w:rsidR="000E3A3A" w:rsidRPr="00CB09D5" w:rsidRDefault="000E3A3A" w:rsidP="000E3A3A">
      <w:pPr>
        <w:rPr>
          <w:ins w:id="652" w:author="Darice Corey-Gilbert" w:date="2016-09-22T23:01:00Z"/>
          <w:rStyle w:val="ANGELBodytext"/>
        </w:rPr>
      </w:pPr>
      <w:ins w:id="653" w:author="Darice Corey-Gilbert" w:date="2016-09-22T23:01:00Z">
        <w:r w:rsidRPr="00CB09D5">
          <w:rPr>
            <w:rStyle w:val="ANGELBodytext"/>
          </w:rPr>
          <w:t xml:space="preserve">JavaScripts can be </w:t>
        </w:r>
        <w:r>
          <w:rPr>
            <w:rStyle w:val="ANGELBodytext"/>
          </w:rPr>
          <w:t>inserted</w:t>
        </w:r>
        <w:r w:rsidRPr="00CB09D5">
          <w:rPr>
            <w:rStyle w:val="ANGELBodytext"/>
          </w:rPr>
          <w:t xml:space="preserve"> in the body and in the head sections of an HTML page. JavaScripts in a page will be executed immediately while the page loads into the browser. This is not always intended. Sometimes you may want to execute a script when a page loads, or at a later event, such as when a user clicks a button.</w:t>
        </w:r>
      </w:ins>
    </w:p>
    <w:p w14:paraId="0C5D6808" w14:textId="77777777" w:rsidR="000E3A3A" w:rsidRPr="00CB09D5" w:rsidRDefault="000E3A3A" w:rsidP="000E3A3A">
      <w:pPr>
        <w:rPr>
          <w:ins w:id="654" w:author="Darice Corey-Gilbert" w:date="2016-09-22T23:01:00Z"/>
          <w:rStyle w:val="ANGELBodytext"/>
        </w:rPr>
      </w:pPr>
      <w:ins w:id="655" w:author="Darice Corey-Gilbert" w:date="2016-09-22T23:01:00Z">
        <w:r w:rsidRPr="00CB09D5">
          <w:rPr>
            <w:rStyle w:val="ANGELBodytext"/>
          </w:rPr>
          <w:t>When this is the case, you should put the script inside a function, you will learn about functions in a future lesson.</w:t>
        </w:r>
      </w:ins>
    </w:p>
    <w:p w14:paraId="766CC3CF" w14:textId="77777777" w:rsidR="000E3A3A" w:rsidRPr="00337A01" w:rsidRDefault="000E3A3A" w:rsidP="000E3A3A">
      <w:pPr>
        <w:rPr>
          <w:ins w:id="656" w:author="Darice Corey-Gilbert" w:date="2016-09-22T23:01:00Z"/>
          <w:rStyle w:val="ANGELBodytext"/>
          <w:b/>
        </w:rPr>
      </w:pPr>
      <w:ins w:id="657" w:author="Darice Corey-Gilbert" w:date="2016-09-22T23:01:00Z">
        <w:r w:rsidRPr="00337A01">
          <w:rPr>
            <w:rStyle w:val="ANGELBodytext"/>
            <w:b/>
          </w:rPr>
          <w:t>Scripts in &lt;head&gt;</w:t>
        </w:r>
      </w:ins>
    </w:p>
    <w:p w14:paraId="45A0D249" w14:textId="77777777" w:rsidR="000E3A3A" w:rsidRPr="00CB09D5" w:rsidRDefault="000E3A3A" w:rsidP="000E3A3A">
      <w:pPr>
        <w:rPr>
          <w:ins w:id="658" w:author="Darice Corey-Gilbert" w:date="2016-09-22T23:01:00Z"/>
          <w:rStyle w:val="ANGELBodytext"/>
        </w:rPr>
      </w:pPr>
      <w:ins w:id="659" w:author="Darice Corey-Gilbert" w:date="2016-09-22T23:01:00Z">
        <w:r w:rsidRPr="00CB09D5">
          <w:rPr>
            <w:rStyle w:val="ANGELBodytext"/>
          </w:rPr>
          <w:t>Scripts to be executed when they are called, or when an event is triggered, are placed in functions.</w:t>
        </w:r>
        <w:r>
          <w:rPr>
            <w:rStyle w:val="ANGELBodytext"/>
          </w:rPr>
          <w:t xml:space="preserve"> You should p</w:t>
        </w:r>
        <w:r w:rsidRPr="00CB09D5">
          <w:rPr>
            <w:rStyle w:val="ANGELBodytext"/>
          </w:rPr>
          <w:t>ut your functions in the head section, this way they are all in one place, and they do not interfere with page content.</w:t>
        </w:r>
      </w:ins>
    </w:p>
    <w:p w14:paraId="45B01E8C" w14:textId="1C96B139" w:rsidR="000E3A3A" w:rsidRPr="00C85A52" w:rsidRDefault="00A15541" w:rsidP="000E3A3A">
      <w:pPr>
        <w:rPr>
          <w:ins w:id="660" w:author="Darice Corey-Gilbert" w:date="2016-09-22T23:01:00Z"/>
          <w:rStyle w:val="ANGELProductionNote"/>
        </w:rPr>
      </w:pPr>
      <w:ins w:id="661" w:author="Corey-Gilbert, Darice" w:date="2016-10-06T14:18:00Z">
        <w:r>
          <w:rPr>
            <w:rFonts w:ascii="Verdana" w:hAnsi="Verdana"/>
            <w:sz w:val="20"/>
          </w:rPr>
          <w:fldChar w:fldCharType="begin"/>
        </w:r>
      </w:ins>
      <w:ins w:id="662" w:author="Corey-Gilbert, Darice" w:date="2016-10-06T14:21:00Z">
        <w:r w:rsidR="004F5724">
          <w:rPr>
            <w:rFonts w:ascii="Verdana" w:hAnsi="Verdana"/>
            <w:sz w:val="20"/>
          </w:rPr>
          <w:instrText>HYPERLINK "C:\\Users\\dlc59\\Google Drive\\Rasmussen\\Computer Science SME\\1_CEN1400 - Mobile Application Development\\Module 1\\JavaScript\\jsintro4.html"</w:instrText>
        </w:r>
      </w:ins>
      <w:ins w:id="663" w:author="Corey-Gilbert, Darice" w:date="2016-10-06T14:18:00Z">
        <w:r>
          <w:rPr>
            <w:rFonts w:ascii="Verdana" w:hAnsi="Verdana"/>
            <w:sz w:val="20"/>
          </w:rPr>
          <w:fldChar w:fldCharType="separate"/>
        </w:r>
        <w:r w:rsidR="000E3A3A" w:rsidRPr="00A15541">
          <w:rPr>
            <w:rStyle w:val="Hyperlink"/>
            <w:rFonts w:ascii="Verdana" w:hAnsi="Verdana"/>
            <w:sz w:val="20"/>
          </w:rPr>
          <w:t>Example (Filename: jsintro4.html)</w:t>
        </w:r>
        <w:r>
          <w:rPr>
            <w:rFonts w:ascii="Verdana" w:hAnsi="Verdana"/>
            <w:sz w:val="20"/>
          </w:rPr>
          <w:fldChar w:fldCharType="end"/>
        </w:r>
      </w:ins>
      <w:ins w:id="664" w:author="Darice Corey-Gilbert" w:date="2016-09-22T23:01:00Z">
        <w:r w:rsidR="000E3A3A">
          <w:rPr>
            <w:rStyle w:val="ANGELBodytext"/>
          </w:rPr>
          <w:t xml:space="preserve"> </w:t>
        </w:r>
        <w:del w:id="665" w:author="Corey-Gilbert, Darice" w:date="2016-10-06T14:18:00Z">
          <w:r w:rsidR="000E3A3A" w:rsidDel="00A15541">
            <w:rPr>
              <w:rStyle w:val="ANGELProductionNote"/>
            </w:rPr>
            <w:delText>&lt;link to jsintro4.html in the media folder&gt;</w:delText>
          </w:r>
        </w:del>
      </w:ins>
    </w:p>
    <w:p w14:paraId="1090CD82" w14:textId="77777777" w:rsidR="000E3A3A" w:rsidRPr="00337A01" w:rsidRDefault="000E3A3A" w:rsidP="000E3A3A">
      <w:pPr>
        <w:ind w:left="720"/>
        <w:rPr>
          <w:ins w:id="666" w:author="Darice Corey-Gilbert" w:date="2016-09-22T23:01:00Z"/>
          <w:rStyle w:val="ANGELBodytext"/>
          <w:rFonts w:ascii="Courier New" w:hAnsi="Courier New" w:cs="Courier New"/>
        </w:rPr>
      </w:pPr>
      <w:ins w:id="667" w:author="Darice Corey-Gilbert" w:date="2016-09-22T23:01:00Z">
        <w:r w:rsidRPr="00337A01">
          <w:rPr>
            <w:rStyle w:val="ANGELBodytext"/>
            <w:rFonts w:ascii="Courier New" w:hAnsi="Courier New" w:cs="Courier New"/>
          </w:rPr>
          <w:t>&lt;html&gt;</w:t>
        </w:r>
        <w:r w:rsidRPr="00337A01">
          <w:rPr>
            <w:rStyle w:val="ANGELBodytext"/>
            <w:rFonts w:ascii="Courier New" w:hAnsi="Courier New" w:cs="Courier New"/>
          </w:rPr>
          <w:br/>
          <w:t>&lt;head&gt;</w:t>
        </w:r>
        <w:r w:rsidRPr="00337A01">
          <w:rPr>
            <w:rStyle w:val="ANGELBodytext"/>
            <w:rFonts w:ascii="Courier New" w:hAnsi="Courier New" w:cs="Courier New"/>
          </w:rPr>
          <w:br/>
          <w:t>&lt;script type="text/javascript"&gt;</w:t>
        </w:r>
        <w:r w:rsidRPr="00337A01">
          <w:rPr>
            <w:rStyle w:val="ANGELBodytext"/>
            <w:rFonts w:ascii="Courier New" w:hAnsi="Courier New" w:cs="Courier New"/>
          </w:rPr>
          <w:br/>
          <w:t>function message()</w:t>
        </w:r>
        <w:r w:rsidRPr="00337A01">
          <w:rPr>
            <w:rStyle w:val="ANGELBodytext"/>
            <w:rFonts w:ascii="Courier New" w:hAnsi="Courier New" w:cs="Courier New"/>
          </w:rPr>
          <w:br/>
          <w:t>{</w:t>
        </w:r>
        <w:r w:rsidRPr="00337A01">
          <w:rPr>
            <w:rStyle w:val="ANGELBodytext"/>
            <w:rFonts w:ascii="Courier New" w:hAnsi="Courier New" w:cs="Courier New"/>
          </w:rPr>
          <w:br/>
          <w:t>alert("This alert box was called with the onload event");</w:t>
        </w:r>
        <w:r w:rsidRPr="00337A01">
          <w:rPr>
            <w:rStyle w:val="ANGELBodytext"/>
            <w:rFonts w:ascii="Courier New" w:hAnsi="Courier New" w:cs="Courier New"/>
          </w:rPr>
          <w:br/>
          <w:t>}</w:t>
        </w:r>
        <w:r w:rsidRPr="00337A01">
          <w:rPr>
            <w:rStyle w:val="ANGELBodytext"/>
            <w:rFonts w:ascii="Courier New" w:hAnsi="Courier New" w:cs="Courier New"/>
          </w:rPr>
          <w:br/>
          <w:t>&lt;/script&gt;</w:t>
        </w:r>
        <w:r w:rsidRPr="00337A01">
          <w:rPr>
            <w:rStyle w:val="ANGELBodytext"/>
            <w:rFonts w:ascii="Courier New" w:hAnsi="Courier New" w:cs="Courier New"/>
          </w:rPr>
          <w:br/>
          <w:t>&lt;/head&gt;</w:t>
        </w:r>
        <w:r w:rsidRPr="00337A01">
          <w:rPr>
            <w:rStyle w:val="ANGELBodytext"/>
            <w:rFonts w:ascii="Courier New" w:hAnsi="Courier New" w:cs="Courier New"/>
          </w:rPr>
          <w:br/>
        </w:r>
        <w:r w:rsidRPr="00337A01">
          <w:rPr>
            <w:rStyle w:val="ANGELBodytext"/>
            <w:rFonts w:ascii="Courier New" w:hAnsi="Courier New" w:cs="Courier New"/>
          </w:rPr>
          <w:br/>
          <w:t>&lt;body onload="message()"&gt;</w:t>
        </w:r>
        <w:r w:rsidRPr="00337A01">
          <w:rPr>
            <w:rStyle w:val="ANGELBodytext"/>
            <w:rFonts w:ascii="Courier New" w:hAnsi="Courier New" w:cs="Courier New"/>
          </w:rPr>
          <w:br/>
          <w:t>&lt;/body&gt;</w:t>
        </w:r>
        <w:r w:rsidRPr="00337A01">
          <w:rPr>
            <w:rStyle w:val="ANGELBodytext"/>
            <w:rFonts w:ascii="Courier New" w:hAnsi="Courier New" w:cs="Courier New"/>
          </w:rPr>
          <w:br/>
          <w:t>&lt;/html&gt;</w:t>
        </w:r>
      </w:ins>
    </w:p>
    <w:p w14:paraId="1E28B63E" w14:textId="77777777" w:rsidR="000E3A3A" w:rsidRDefault="000E3A3A" w:rsidP="000E3A3A">
      <w:pPr>
        <w:ind w:left="720"/>
        <w:rPr>
          <w:ins w:id="668" w:author="Darice Corey-Gilbert" w:date="2016-09-22T23:01:00Z"/>
          <w:rStyle w:val="ANGELBodytext"/>
          <w:b/>
        </w:rPr>
      </w:pPr>
      <w:ins w:id="669" w:author="Darice Corey-Gilbert" w:date="2016-09-22T23:01:00Z">
        <w:r>
          <w:rPr>
            <w:noProof/>
          </w:rPr>
          <w:drawing>
            <wp:inline distT="0" distB="0" distL="0" distR="0" wp14:anchorId="68F203DD" wp14:editId="278B17D1">
              <wp:extent cx="2904762" cy="1466667"/>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4762" cy="1466667"/>
                      </a:xfrm>
                      <a:prstGeom prst="rect">
                        <a:avLst/>
                      </a:prstGeom>
                    </pic:spPr>
                  </pic:pic>
                </a:graphicData>
              </a:graphic>
            </wp:inline>
          </w:drawing>
        </w:r>
      </w:ins>
    </w:p>
    <w:p w14:paraId="1AE41CFA" w14:textId="77777777" w:rsidR="000E3A3A" w:rsidRPr="00337A01" w:rsidRDefault="000E3A3A" w:rsidP="000E3A3A">
      <w:pPr>
        <w:rPr>
          <w:ins w:id="670" w:author="Darice Corey-Gilbert" w:date="2016-09-22T23:01:00Z"/>
          <w:rStyle w:val="ANGELSubheader"/>
        </w:rPr>
      </w:pPr>
      <w:ins w:id="671" w:author="Darice Corey-Gilbert" w:date="2016-09-22T23:01:00Z">
        <w:r w:rsidRPr="00337A01">
          <w:rPr>
            <w:rStyle w:val="ANGELSubheader"/>
          </w:rPr>
          <w:t>Scripts in &lt;body&gt;</w:t>
        </w:r>
      </w:ins>
    </w:p>
    <w:p w14:paraId="3C385BFE" w14:textId="77777777" w:rsidR="000E3A3A" w:rsidRPr="00CB09D5" w:rsidRDefault="000E3A3A" w:rsidP="000E3A3A">
      <w:pPr>
        <w:rPr>
          <w:ins w:id="672" w:author="Darice Corey-Gilbert" w:date="2016-09-22T23:01:00Z"/>
          <w:rStyle w:val="ANGELBodytext"/>
        </w:rPr>
      </w:pPr>
      <w:ins w:id="673" w:author="Darice Corey-Gilbert" w:date="2016-09-22T23:01:00Z">
        <w:r w:rsidRPr="00CB09D5">
          <w:rPr>
            <w:rStyle w:val="ANGELBodytext"/>
          </w:rPr>
          <w:t>If you don't want your script to be placed inside a function, or if your script should write page content, it should be placed in the body section.</w:t>
        </w:r>
      </w:ins>
    </w:p>
    <w:p w14:paraId="592DE974" w14:textId="492B9538" w:rsidR="000E3A3A" w:rsidRPr="00183699" w:rsidRDefault="000E3A3A" w:rsidP="000E3A3A">
      <w:pPr>
        <w:rPr>
          <w:ins w:id="674" w:author="Darice Corey-Gilbert" w:date="2016-09-22T23:01:00Z"/>
          <w:rStyle w:val="ANGELProductionNote"/>
        </w:rPr>
      </w:pPr>
      <w:ins w:id="675" w:author="Darice Corey-Gilbert" w:date="2016-09-22T23:01:00Z">
        <w:r>
          <w:fldChar w:fldCharType="begin"/>
        </w:r>
      </w:ins>
      <w:ins w:id="676" w:author="Corey-Gilbert, Darice" w:date="2016-10-06T14:21:00Z">
        <w:r w:rsidR="004F5724">
          <w:instrText>HYPERLINK "C:\\Users\\dlc59\\Google Drive\\Rasmussen\\Computer Science SME\\1_CEN1400 - Mobile Application Development\\Module 1\\JavaScript\\jsintro5.html"</w:instrText>
        </w:r>
      </w:ins>
      <w:ins w:id="677" w:author="Darice Corey-Gilbert" w:date="2016-09-22T23:01:00Z">
        <w:del w:id="678" w:author="Corey-Gilbert, Darice" w:date="2016-10-06T14:19:00Z">
          <w:r w:rsidDel="00A15541">
            <w:delInstrText xml:space="preserve"> HYPERLINK "file:///C:\\Users\\joan.saliskas\\Documents\\CGS1820c\\Send%20to%20Joan%20-%20mods%203-4-5\\Send%20to%20Joan%20-%20mods%203-4-5\\Module%205\\jsintro5.html" </w:delInstrText>
          </w:r>
        </w:del>
        <w:r>
          <w:fldChar w:fldCharType="separate"/>
        </w:r>
        <w:r w:rsidRPr="00CB09D5">
          <w:rPr>
            <w:rStyle w:val="Hyperlink"/>
            <w:rFonts w:ascii="Verdana" w:hAnsi="Verdana"/>
            <w:sz w:val="20"/>
          </w:rPr>
          <w:t>Example (Filename: jsintro5.html)</w:t>
        </w:r>
        <w:r>
          <w:rPr>
            <w:rStyle w:val="Hyperlink"/>
            <w:rFonts w:ascii="Verdana" w:hAnsi="Verdana"/>
            <w:sz w:val="20"/>
          </w:rPr>
          <w:fldChar w:fldCharType="end"/>
        </w:r>
        <w:r>
          <w:rPr>
            <w:rStyle w:val="ANGELBodytext"/>
          </w:rPr>
          <w:t xml:space="preserve"> </w:t>
        </w:r>
        <w:del w:id="679" w:author="Corey-Gilbert, Darice" w:date="2016-10-06T14:18:00Z">
          <w:r w:rsidDel="00A15541">
            <w:rPr>
              <w:rStyle w:val="ANGELProductionNote"/>
            </w:rPr>
            <w:delText>&lt;link to jsintro5.html in the media folder&gt;</w:delText>
          </w:r>
        </w:del>
      </w:ins>
    </w:p>
    <w:p w14:paraId="5161DA3C" w14:textId="77777777" w:rsidR="000E3A3A" w:rsidRPr="00337A01" w:rsidRDefault="000E3A3A" w:rsidP="000E3A3A">
      <w:pPr>
        <w:ind w:left="720"/>
        <w:rPr>
          <w:ins w:id="680" w:author="Darice Corey-Gilbert" w:date="2016-09-22T23:01:00Z"/>
          <w:rStyle w:val="ANGELBodytext"/>
          <w:rFonts w:ascii="Courier New" w:hAnsi="Courier New" w:cs="Courier New"/>
        </w:rPr>
      </w:pPr>
      <w:ins w:id="681" w:author="Darice Corey-Gilbert" w:date="2016-09-22T23:01:00Z">
        <w:r w:rsidRPr="00337A01">
          <w:rPr>
            <w:rStyle w:val="ANGELBodytext"/>
            <w:rFonts w:ascii="Courier New" w:hAnsi="Courier New" w:cs="Courier New"/>
          </w:rPr>
          <w:t>&lt;html&gt;</w:t>
        </w:r>
        <w:r w:rsidRPr="00337A01">
          <w:rPr>
            <w:rStyle w:val="ANGELBodytext"/>
            <w:rFonts w:ascii="Courier New" w:hAnsi="Courier New" w:cs="Courier New"/>
          </w:rPr>
          <w:br/>
          <w:t>&lt;head&gt;</w:t>
        </w:r>
        <w:r w:rsidRPr="00337A01">
          <w:rPr>
            <w:rStyle w:val="ANGELBodytext"/>
            <w:rFonts w:ascii="Courier New" w:hAnsi="Courier New" w:cs="Courier New"/>
          </w:rPr>
          <w:br/>
          <w:t>&lt;/head&gt;</w:t>
        </w:r>
        <w:r w:rsidRPr="00337A01">
          <w:rPr>
            <w:rStyle w:val="ANGELBodytext"/>
            <w:rFonts w:ascii="Courier New" w:hAnsi="Courier New" w:cs="Courier New"/>
          </w:rPr>
          <w:br/>
        </w:r>
        <w:r w:rsidRPr="00337A01">
          <w:rPr>
            <w:rStyle w:val="ANGELBodytext"/>
            <w:rFonts w:ascii="Courier New" w:hAnsi="Courier New" w:cs="Courier New"/>
          </w:rPr>
          <w:br/>
          <w:t>&lt;body&gt;</w:t>
        </w:r>
        <w:r w:rsidRPr="00337A01">
          <w:rPr>
            <w:rStyle w:val="ANGELBodytext"/>
            <w:rFonts w:ascii="Courier New" w:hAnsi="Courier New" w:cs="Courier New"/>
          </w:rPr>
          <w:br/>
          <w:t>&lt;script type="text/javascript"&gt;</w:t>
        </w:r>
        <w:r w:rsidRPr="00337A01">
          <w:rPr>
            <w:rStyle w:val="ANGELBodytext"/>
            <w:rFonts w:ascii="Courier New" w:hAnsi="Courier New" w:cs="Courier New"/>
          </w:rPr>
          <w:br/>
          <w:t>document.write("This message is written by JavaScript");</w:t>
        </w:r>
        <w:r w:rsidRPr="00337A01">
          <w:rPr>
            <w:rStyle w:val="ANGELBodytext"/>
            <w:rFonts w:ascii="Courier New" w:hAnsi="Courier New" w:cs="Courier New"/>
          </w:rPr>
          <w:br/>
          <w:t>&lt;/script&gt;</w:t>
        </w:r>
        <w:r w:rsidRPr="00337A01">
          <w:rPr>
            <w:rStyle w:val="ANGELBodytext"/>
            <w:rFonts w:ascii="Courier New" w:hAnsi="Courier New" w:cs="Courier New"/>
          </w:rPr>
          <w:br/>
          <w:t>&lt;/body&gt;</w:t>
        </w:r>
        <w:r w:rsidRPr="00337A01">
          <w:rPr>
            <w:rStyle w:val="ANGELBodytext"/>
            <w:rFonts w:ascii="Courier New" w:hAnsi="Courier New" w:cs="Courier New"/>
          </w:rPr>
          <w:br/>
        </w:r>
        <w:r w:rsidRPr="00337A01">
          <w:rPr>
            <w:rStyle w:val="ANGELBodytext"/>
            <w:rFonts w:ascii="Courier New" w:hAnsi="Courier New" w:cs="Courier New"/>
          </w:rPr>
          <w:br/>
          <w:t>&lt;/html&gt;</w:t>
        </w:r>
      </w:ins>
    </w:p>
    <w:p w14:paraId="31FE1A7F" w14:textId="77777777" w:rsidR="000E3A3A" w:rsidRPr="00337A01" w:rsidRDefault="000E3A3A" w:rsidP="000E3A3A">
      <w:pPr>
        <w:rPr>
          <w:ins w:id="682" w:author="Darice Corey-Gilbert" w:date="2016-09-22T23:01:00Z"/>
          <w:rStyle w:val="ANGELSubheader"/>
        </w:rPr>
      </w:pPr>
      <w:ins w:id="683" w:author="Darice Corey-Gilbert" w:date="2016-09-22T23:01:00Z">
        <w:r w:rsidRPr="00337A01">
          <w:rPr>
            <w:rStyle w:val="ANGELSubheader"/>
          </w:rPr>
          <w:t>Scripts in &lt;head&gt; and &lt;body&gt;</w:t>
        </w:r>
      </w:ins>
    </w:p>
    <w:p w14:paraId="7C4B46C9" w14:textId="77777777" w:rsidR="000E3A3A" w:rsidRPr="00CB09D5" w:rsidRDefault="000E3A3A" w:rsidP="000E3A3A">
      <w:pPr>
        <w:rPr>
          <w:ins w:id="684" w:author="Darice Corey-Gilbert" w:date="2016-09-22T23:01:00Z"/>
          <w:rStyle w:val="ANGELBodytext"/>
        </w:rPr>
      </w:pPr>
      <w:ins w:id="685" w:author="Darice Corey-Gilbert" w:date="2016-09-22T23:01:00Z">
        <w:r w:rsidRPr="00CB09D5">
          <w:rPr>
            <w:rStyle w:val="ANGELBodytext"/>
          </w:rPr>
          <w:t>You can place an unlimited number of scripts in your document. Therefore, you can have scripts in both the body and the head section.</w:t>
        </w:r>
      </w:ins>
    </w:p>
    <w:p w14:paraId="6EE78640" w14:textId="52F39F52" w:rsidR="000E3A3A" w:rsidRPr="00183699" w:rsidRDefault="000E3A3A" w:rsidP="000E3A3A">
      <w:pPr>
        <w:rPr>
          <w:ins w:id="686" w:author="Darice Corey-Gilbert" w:date="2016-09-22T23:01:00Z"/>
          <w:rStyle w:val="ANGELProductionNote"/>
        </w:rPr>
      </w:pPr>
      <w:ins w:id="687" w:author="Darice Corey-Gilbert" w:date="2016-09-22T23:01:00Z">
        <w:r>
          <w:fldChar w:fldCharType="begin"/>
        </w:r>
      </w:ins>
      <w:ins w:id="688" w:author="Corey-Gilbert, Darice" w:date="2016-10-06T14:21:00Z">
        <w:r w:rsidR="004F5724">
          <w:instrText>HYPERLINK "C:\\Users\\dlc59\\Google Drive\\Rasmussen\\Computer Science SME\\1_CEN1400 - Mobile Application Development\\Module 1\\JavaScript\\jsintro6.html"</w:instrText>
        </w:r>
      </w:ins>
      <w:ins w:id="689" w:author="Darice Corey-Gilbert" w:date="2016-09-22T23:01:00Z">
        <w:del w:id="690" w:author="Corey-Gilbert, Darice" w:date="2016-10-06T14:19:00Z">
          <w:r w:rsidDel="00A15541">
            <w:delInstrText xml:space="preserve"> HYPERLINK "file:///C:\\Users\\joan.saliskas\\Documents\\CGS1820c\\Send%20to%20Joan%20-%20mods%203-4-5\\Send%20to%20Joan%20-%20mods%203-4-5\\Module%205\\jsintro6.html" </w:delInstrText>
          </w:r>
        </w:del>
        <w:r>
          <w:fldChar w:fldCharType="separate"/>
        </w:r>
        <w:r w:rsidRPr="00CB09D5">
          <w:rPr>
            <w:rStyle w:val="Hyperlink"/>
            <w:rFonts w:ascii="Verdana" w:hAnsi="Verdana"/>
            <w:sz w:val="20"/>
          </w:rPr>
          <w:t>Example (Filename: jsintro6.html)</w:t>
        </w:r>
        <w:r>
          <w:rPr>
            <w:rStyle w:val="Hyperlink"/>
            <w:rFonts w:ascii="Verdana" w:hAnsi="Verdana"/>
            <w:sz w:val="20"/>
          </w:rPr>
          <w:fldChar w:fldCharType="end"/>
        </w:r>
        <w:r>
          <w:rPr>
            <w:rStyle w:val="ANGELBodytext"/>
          </w:rPr>
          <w:t xml:space="preserve"> </w:t>
        </w:r>
        <w:del w:id="691" w:author="Corey-Gilbert, Darice" w:date="2016-10-06T14:19:00Z">
          <w:r w:rsidDel="00A15541">
            <w:rPr>
              <w:rStyle w:val="ANGELProductionNote"/>
            </w:rPr>
            <w:delText>&lt;link to jsintro6.html in the media folder&gt;</w:delText>
          </w:r>
        </w:del>
      </w:ins>
    </w:p>
    <w:p w14:paraId="4316418E" w14:textId="77777777" w:rsidR="000E3A3A" w:rsidRPr="00337A01" w:rsidRDefault="000E3A3A" w:rsidP="000E3A3A">
      <w:pPr>
        <w:ind w:left="720"/>
        <w:rPr>
          <w:ins w:id="692" w:author="Darice Corey-Gilbert" w:date="2016-09-22T23:01:00Z"/>
          <w:rStyle w:val="ANGELBodytext"/>
          <w:rFonts w:ascii="Courier New" w:hAnsi="Courier New" w:cs="Courier New"/>
        </w:rPr>
      </w:pPr>
      <w:ins w:id="693" w:author="Darice Corey-Gilbert" w:date="2016-09-22T23:01:00Z">
        <w:r w:rsidRPr="00337A01">
          <w:rPr>
            <w:rStyle w:val="ANGELBodytext"/>
            <w:rFonts w:ascii="Courier New" w:hAnsi="Courier New" w:cs="Courier New"/>
          </w:rPr>
          <w:t>&lt;html&gt;</w:t>
        </w:r>
        <w:r w:rsidRPr="00337A01">
          <w:rPr>
            <w:rStyle w:val="ANGELBodytext"/>
            <w:rFonts w:ascii="Courier New" w:hAnsi="Courier New" w:cs="Courier New"/>
          </w:rPr>
          <w:br/>
          <w:t>&lt;head&gt;</w:t>
        </w:r>
        <w:r w:rsidRPr="00337A01">
          <w:rPr>
            <w:rStyle w:val="ANGELBodytext"/>
            <w:rFonts w:ascii="Courier New" w:hAnsi="Courier New" w:cs="Courier New"/>
          </w:rPr>
          <w:br/>
          <w:t>&lt;script type="text/javascript"&gt;</w:t>
        </w:r>
        <w:r w:rsidRPr="00337A01">
          <w:rPr>
            <w:rStyle w:val="ANGELBodytext"/>
            <w:rFonts w:ascii="Courier New" w:hAnsi="Courier New" w:cs="Courier New"/>
          </w:rPr>
          <w:br/>
          <w:t>function message()</w:t>
        </w:r>
        <w:r w:rsidRPr="00337A01">
          <w:rPr>
            <w:rStyle w:val="ANGELBodytext"/>
            <w:rFonts w:ascii="Courier New" w:hAnsi="Courier New" w:cs="Courier New"/>
          </w:rPr>
          <w:br/>
          <w:t>{</w:t>
        </w:r>
        <w:r w:rsidRPr="00337A01">
          <w:rPr>
            <w:rStyle w:val="ANGELBodytext"/>
            <w:rFonts w:ascii="Courier New" w:hAnsi="Courier New" w:cs="Courier New"/>
          </w:rPr>
          <w:br/>
          <w:t>alert("This alert box was called with the onload event");</w:t>
        </w:r>
        <w:r w:rsidRPr="00337A01">
          <w:rPr>
            <w:rStyle w:val="ANGELBodytext"/>
            <w:rFonts w:ascii="Courier New" w:hAnsi="Courier New" w:cs="Courier New"/>
          </w:rPr>
          <w:br/>
          <w:t>}</w:t>
        </w:r>
        <w:r w:rsidRPr="00337A01">
          <w:rPr>
            <w:rStyle w:val="ANGELBodytext"/>
            <w:rFonts w:ascii="Courier New" w:hAnsi="Courier New" w:cs="Courier New"/>
          </w:rPr>
          <w:br/>
          <w:t>&lt;/script&gt;</w:t>
        </w:r>
        <w:r w:rsidRPr="00337A01">
          <w:rPr>
            <w:rStyle w:val="ANGELBodytext"/>
            <w:rFonts w:ascii="Courier New" w:hAnsi="Courier New" w:cs="Courier New"/>
          </w:rPr>
          <w:br/>
          <w:t>&lt;/head&gt;</w:t>
        </w:r>
        <w:r w:rsidRPr="00337A01">
          <w:rPr>
            <w:rStyle w:val="ANGELBodytext"/>
            <w:rFonts w:ascii="Courier New" w:hAnsi="Courier New" w:cs="Courier New"/>
          </w:rPr>
          <w:br/>
        </w:r>
        <w:r w:rsidRPr="00337A01">
          <w:rPr>
            <w:rStyle w:val="ANGELBodytext"/>
            <w:rFonts w:ascii="Courier New" w:hAnsi="Courier New" w:cs="Courier New"/>
          </w:rPr>
          <w:br/>
          <w:t>&lt;body onload="message()"&gt;</w:t>
        </w:r>
        <w:r w:rsidRPr="00337A01">
          <w:rPr>
            <w:rStyle w:val="ANGELBodytext"/>
            <w:rFonts w:ascii="Courier New" w:hAnsi="Courier New" w:cs="Courier New"/>
          </w:rPr>
          <w:br/>
          <w:t>&lt;script type="text/javascript"&gt;</w:t>
        </w:r>
        <w:r w:rsidRPr="00337A01">
          <w:rPr>
            <w:rStyle w:val="ANGELBodytext"/>
            <w:rFonts w:ascii="Courier New" w:hAnsi="Courier New" w:cs="Courier New"/>
          </w:rPr>
          <w:br/>
          <w:t>document.write("This message is written by JavaScript");</w:t>
        </w:r>
        <w:r w:rsidRPr="00337A01">
          <w:rPr>
            <w:rStyle w:val="ANGELBodytext"/>
            <w:rFonts w:ascii="Courier New" w:hAnsi="Courier New" w:cs="Courier New"/>
          </w:rPr>
          <w:br/>
          <w:t>&lt;/script&gt;</w:t>
        </w:r>
        <w:r w:rsidRPr="00337A01">
          <w:rPr>
            <w:rStyle w:val="ANGELBodytext"/>
            <w:rFonts w:ascii="Courier New" w:hAnsi="Courier New" w:cs="Courier New"/>
          </w:rPr>
          <w:br/>
          <w:t>&lt;/body&gt;</w:t>
        </w:r>
        <w:r w:rsidRPr="00337A01">
          <w:rPr>
            <w:rStyle w:val="ANGELBodytext"/>
            <w:rFonts w:ascii="Courier New" w:hAnsi="Courier New" w:cs="Courier New"/>
          </w:rPr>
          <w:br/>
          <w:t>&lt;/html&gt;</w:t>
        </w:r>
      </w:ins>
    </w:p>
    <w:p w14:paraId="47DDCB9D" w14:textId="77777777" w:rsidR="000E3A3A" w:rsidRPr="00337A01" w:rsidRDefault="000E3A3A" w:rsidP="000E3A3A">
      <w:pPr>
        <w:rPr>
          <w:ins w:id="694" w:author="Darice Corey-Gilbert" w:date="2016-09-22T23:01:00Z"/>
          <w:rStyle w:val="ANGELSubheader"/>
        </w:rPr>
      </w:pPr>
      <w:ins w:id="695" w:author="Darice Corey-Gilbert" w:date="2016-09-22T23:01:00Z">
        <w:r w:rsidRPr="00337A01">
          <w:rPr>
            <w:rStyle w:val="ANGELSubheader"/>
          </w:rPr>
          <w:t>Using an External JavaScript</w:t>
        </w:r>
      </w:ins>
    </w:p>
    <w:p w14:paraId="22D91683" w14:textId="77777777" w:rsidR="000E3A3A" w:rsidRPr="00DB2977" w:rsidRDefault="000E3A3A" w:rsidP="000E3A3A">
      <w:pPr>
        <w:rPr>
          <w:ins w:id="696" w:author="Darice Corey-Gilbert" w:date="2016-09-22T23:01:00Z"/>
          <w:rStyle w:val="ANGELBodytext"/>
        </w:rPr>
      </w:pPr>
      <w:ins w:id="697" w:author="Darice Corey-Gilbert" w:date="2016-09-22T23:01:00Z">
        <w:r w:rsidRPr="00DB2977">
          <w:rPr>
            <w:rStyle w:val="ANGELBodytext"/>
          </w:rPr>
          <w:t>If you want to run the same JavaScript on several pages, without having to write the same script on every page, you can write a JavaScript in an external file.</w:t>
        </w:r>
      </w:ins>
    </w:p>
    <w:p w14:paraId="7D415636" w14:textId="77777777" w:rsidR="000E3A3A" w:rsidRPr="00DB2977" w:rsidRDefault="000E3A3A" w:rsidP="000E3A3A">
      <w:pPr>
        <w:rPr>
          <w:ins w:id="698" w:author="Darice Corey-Gilbert" w:date="2016-09-22T23:01:00Z"/>
          <w:rStyle w:val="ANGELBodytext"/>
        </w:rPr>
      </w:pPr>
      <w:ins w:id="699" w:author="Darice Corey-Gilbert" w:date="2016-09-22T23:01:00Z">
        <w:r w:rsidRPr="00DB2977">
          <w:rPr>
            <w:rStyle w:val="ANGELBodytext"/>
          </w:rPr>
          <w:t>Save the external JavaScript file with a .js file extension.</w:t>
        </w:r>
      </w:ins>
    </w:p>
    <w:p w14:paraId="4E953F6A" w14:textId="77777777" w:rsidR="000E3A3A" w:rsidRPr="00DB2977" w:rsidRDefault="000E3A3A" w:rsidP="000E3A3A">
      <w:pPr>
        <w:rPr>
          <w:ins w:id="700" w:author="Darice Corey-Gilbert" w:date="2016-09-22T23:01:00Z"/>
          <w:rStyle w:val="ANGELBodytext"/>
        </w:rPr>
      </w:pPr>
      <w:ins w:id="701" w:author="Darice Corey-Gilbert" w:date="2016-09-22T23:01:00Z">
        <w:r w:rsidRPr="00DB2977">
          <w:rPr>
            <w:rStyle w:val="ANGELBodytext"/>
          </w:rPr>
          <w:t xml:space="preserve">Note: The external script cannot contain the </w:t>
        </w:r>
        <w:r w:rsidRPr="00337A01">
          <w:rPr>
            <w:rStyle w:val="ANGELBodytext"/>
            <w:rFonts w:ascii="Courier New" w:hAnsi="Courier New" w:cs="Courier New"/>
          </w:rPr>
          <w:t>&lt;script&gt;&lt;/script&gt;</w:t>
        </w:r>
        <w:r w:rsidRPr="00DB2977">
          <w:rPr>
            <w:rStyle w:val="ANGELBodytext"/>
          </w:rPr>
          <w:t xml:space="preserve"> tags</w:t>
        </w:r>
        <w:r>
          <w:rPr>
            <w:rStyle w:val="ANGELBodytext"/>
          </w:rPr>
          <w:t>.</w:t>
        </w:r>
      </w:ins>
    </w:p>
    <w:p w14:paraId="4EAEB1A1" w14:textId="77777777" w:rsidR="000E3A3A" w:rsidRPr="00DB2977" w:rsidRDefault="000E3A3A" w:rsidP="000E3A3A">
      <w:pPr>
        <w:rPr>
          <w:ins w:id="702" w:author="Darice Corey-Gilbert" w:date="2016-09-22T23:01:00Z"/>
          <w:rStyle w:val="ANGELBodytext"/>
        </w:rPr>
      </w:pPr>
      <w:ins w:id="703" w:author="Darice Corey-Gilbert" w:date="2016-09-22T23:01:00Z">
        <w:r w:rsidRPr="00DB2977">
          <w:rPr>
            <w:rStyle w:val="ANGELBodytext"/>
          </w:rPr>
          <w:t>To use the external script, point to the .js file in the "src" attribute of the &lt;script&gt; tag:</w:t>
        </w:r>
      </w:ins>
    </w:p>
    <w:p w14:paraId="1EE14B73" w14:textId="0C5BDF15" w:rsidR="000E3A3A" w:rsidRPr="004F5E5F" w:rsidRDefault="000E3A3A" w:rsidP="000E3A3A">
      <w:pPr>
        <w:rPr>
          <w:ins w:id="704" w:author="Darice Corey-Gilbert" w:date="2016-09-22T23:01:00Z"/>
          <w:rStyle w:val="ANGELProductionNote"/>
        </w:rPr>
      </w:pPr>
      <w:ins w:id="705" w:author="Darice Corey-Gilbert" w:date="2016-09-22T23:01:00Z">
        <w:r>
          <w:fldChar w:fldCharType="begin"/>
        </w:r>
      </w:ins>
      <w:ins w:id="706" w:author="Corey-Gilbert, Darice" w:date="2016-10-06T14:21:00Z">
        <w:r w:rsidR="004F5724">
          <w:instrText>HYPERLINK "C:\\Users\\dlc59\\Google Drive\\Rasmussen\\Computer Science SME\\1_CEN1400 - Mobile Application Development\\Module 1\\JavaScript\\jsintro7.html"</w:instrText>
        </w:r>
      </w:ins>
      <w:ins w:id="707" w:author="Darice Corey-Gilbert" w:date="2016-09-22T23:01:00Z">
        <w:del w:id="708" w:author="Corey-Gilbert, Darice" w:date="2016-10-06T14:19:00Z">
          <w:r w:rsidDel="00A15541">
            <w:delInstrText xml:space="preserve"> HYPERLINK "file:///C:\\Users\\joan.saliskas\\Documents\\CGS1820c\\Send%20to%20Joan%20-%20mods%203-4-5\\Send%20to%20Joan%20-%20mods%203-4-5\\Module%205\\jsintro7.html" </w:delInstrText>
          </w:r>
        </w:del>
        <w:r>
          <w:fldChar w:fldCharType="separate"/>
        </w:r>
        <w:r>
          <w:rPr>
            <w:rStyle w:val="Hyperlink"/>
            <w:rFonts w:ascii="Verdana" w:hAnsi="Verdana"/>
            <w:sz w:val="20"/>
          </w:rPr>
          <w:t xml:space="preserve">Example </w:t>
        </w:r>
        <w:r w:rsidRPr="00DB2977">
          <w:rPr>
            <w:rStyle w:val="Hyperlink"/>
            <w:rFonts w:ascii="Verdana" w:hAnsi="Verdana"/>
            <w:sz w:val="20"/>
          </w:rPr>
          <w:t>(Filename: jsintro7.html)</w:t>
        </w:r>
        <w:r>
          <w:rPr>
            <w:rStyle w:val="Hyperlink"/>
            <w:rFonts w:ascii="Verdana" w:hAnsi="Verdana"/>
            <w:sz w:val="20"/>
          </w:rPr>
          <w:fldChar w:fldCharType="end"/>
        </w:r>
        <w:r>
          <w:rPr>
            <w:rStyle w:val="ANGELBodytext"/>
          </w:rPr>
          <w:t xml:space="preserve"> </w:t>
        </w:r>
        <w:del w:id="709" w:author="Corey-Gilbert, Darice" w:date="2016-10-06T14:19:00Z">
          <w:r w:rsidDel="00A15541">
            <w:rPr>
              <w:rStyle w:val="ANGELProductionNote"/>
            </w:rPr>
            <w:delText>&lt;link to jsintro7.html in the media folder&gt;</w:delText>
          </w:r>
        </w:del>
      </w:ins>
    </w:p>
    <w:p w14:paraId="44184C13" w14:textId="77777777" w:rsidR="000E3A3A" w:rsidRPr="00337A01" w:rsidRDefault="000E3A3A" w:rsidP="000E3A3A">
      <w:pPr>
        <w:ind w:left="720"/>
        <w:rPr>
          <w:ins w:id="710" w:author="Darice Corey-Gilbert" w:date="2016-09-22T23:01:00Z"/>
          <w:rStyle w:val="ANGELBodytext"/>
          <w:rFonts w:ascii="Courier New" w:hAnsi="Courier New" w:cs="Courier New"/>
        </w:rPr>
      </w:pPr>
      <w:ins w:id="711" w:author="Darice Corey-Gilbert" w:date="2016-09-22T23:01:00Z">
        <w:r w:rsidRPr="00337A01">
          <w:rPr>
            <w:rStyle w:val="ANGELBodytext"/>
            <w:rFonts w:ascii="Courier New" w:hAnsi="Courier New" w:cs="Courier New"/>
          </w:rPr>
          <w:t>&lt;html&gt;</w:t>
        </w:r>
        <w:r w:rsidRPr="00337A01">
          <w:rPr>
            <w:rStyle w:val="ANGELBodytext"/>
            <w:rFonts w:ascii="Courier New" w:hAnsi="Courier New" w:cs="Courier New"/>
          </w:rPr>
          <w:br/>
          <w:t>&lt;head&gt;</w:t>
        </w:r>
        <w:r w:rsidRPr="00337A01">
          <w:rPr>
            <w:rStyle w:val="ANGELBodytext"/>
            <w:rFonts w:ascii="Courier New" w:hAnsi="Courier New" w:cs="Courier New"/>
          </w:rPr>
          <w:br/>
          <w:t>&lt;script type="text/javascript" src="</w:t>
        </w:r>
        <w:r>
          <w:rPr>
            <w:rStyle w:val="ANGELBodytext"/>
            <w:rFonts w:ascii="Courier New" w:hAnsi="Courier New" w:cs="Courier New"/>
          </w:rPr>
          <w:t>rasmussen</w:t>
        </w:r>
        <w:r w:rsidRPr="00337A01">
          <w:rPr>
            <w:rStyle w:val="ANGELBodytext"/>
            <w:rFonts w:ascii="Courier New" w:hAnsi="Courier New" w:cs="Courier New"/>
          </w:rPr>
          <w:t>.js"&gt;&lt;/script&gt;</w:t>
        </w:r>
        <w:r w:rsidRPr="00337A01">
          <w:rPr>
            <w:rStyle w:val="ANGELBodytext"/>
            <w:rFonts w:ascii="Courier New" w:hAnsi="Courier New" w:cs="Courier New"/>
          </w:rPr>
          <w:br/>
          <w:t>&lt;/head&gt;</w:t>
        </w:r>
        <w:r w:rsidRPr="00337A01">
          <w:rPr>
            <w:rStyle w:val="ANGELBodytext"/>
            <w:rFonts w:ascii="Courier New" w:hAnsi="Courier New" w:cs="Courier New"/>
          </w:rPr>
          <w:br/>
          <w:t>&lt;body&gt;</w:t>
        </w:r>
        <w:r w:rsidRPr="00337A01">
          <w:rPr>
            <w:rStyle w:val="ANGELBodytext"/>
            <w:rFonts w:ascii="Courier New" w:hAnsi="Courier New" w:cs="Courier New"/>
          </w:rPr>
          <w:br/>
          <w:t>&lt;/body&gt;</w:t>
        </w:r>
        <w:r w:rsidRPr="00337A01">
          <w:rPr>
            <w:rStyle w:val="ANGELBodytext"/>
            <w:rFonts w:ascii="Courier New" w:hAnsi="Courier New" w:cs="Courier New"/>
          </w:rPr>
          <w:br/>
          <w:t>&lt;/html&gt;</w:t>
        </w:r>
      </w:ins>
    </w:p>
    <w:p w14:paraId="732B51D0" w14:textId="077C14EC" w:rsidR="000E3A3A" w:rsidRDefault="000E3A3A" w:rsidP="000E3A3A">
      <w:pPr>
        <w:rPr>
          <w:ins w:id="712" w:author="Darice Corey-Gilbert" w:date="2016-09-22T23:01:00Z"/>
          <w:rStyle w:val="ANGELBodytext"/>
        </w:rPr>
      </w:pPr>
      <w:ins w:id="713" w:author="Darice Corey-Gilbert" w:date="2016-09-22T23:01:00Z">
        <w:r>
          <w:rPr>
            <w:rStyle w:val="ANGELBodytext"/>
          </w:rPr>
          <w:t xml:space="preserve">Here is JavaScript used in the </w:t>
        </w:r>
        <w:r>
          <w:fldChar w:fldCharType="begin"/>
        </w:r>
      </w:ins>
      <w:ins w:id="714" w:author="Corey-Gilbert, Darice" w:date="2016-10-06T14:21:00Z">
        <w:r w:rsidR="004F5724">
          <w:instrText>HYPERLINK "C:\\Users\\dlc59\\Google Drive\\Rasmussen\\Computer Science SME\\1_CEN1400 - Mobile Application Development\\Module 1\\JavaScript\\rasmussen.js"</w:instrText>
        </w:r>
      </w:ins>
      <w:ins w:id="715" w:author="Darice Corey-Gilbert" w:date="2016-09-22T23:01:00Z">
        <w:del w:id="716" w:author="Corey-Gilbert, Darice" w:date="2016-10-06T14:20:00Z">
          <w:r w:rsidDel="00A15541">
            <w:delInstrText xml:space="preserve"> HYPERLINK "file:///C:\\Users\\joan.saliskas\\Documents\\CGS1820c\\Send%20to%20Joan%20-%20mods%203-4-5\\Send%20to%20Joan%20-%20mods%203-4-5\\Module%205\\rasmussen.js" </w:delInstrText>
          </w:r>
        </w:del>
        <w:r>
          <w:fldChar w:fldCharType="separate"/>
        </w:r>
        <w:r w:rsidRPr="00DB2977">
          <w:rPr>
            <w:rStyle w:val="Hyperlink"/>
            <w:rFonts w:ascii="Verdana" w:hAnsi="Verdana"/>
            <w:sz w:val="20"/>
          </w:rPr>
          <w:t>example (Filename: rasmussen.js)</w:t>
        </w:r>
        <w:r>
          <w:rPr>
            <w:rStyle w:val="ANGELBodytext"/>
          </w:rPr>
          <w:t xml:space="preserve"> </w:t>
        </w:r>
        <w:del w:id="717" w:author="Corey-Gilbert, Darice" w:date="2016-10-06T14:19:00Z">
          <w:r w:rsidDel="00A15541">
            <w:rPr>
              <w:rStyle w:val="ANGELProductionNote"/>
            </w:rPr>
            <w:delText>&lt;link to rasmussen.js in the media folder&gt;</w:delText>
          </w:r>
        </w:del>
        <w:r w:rsidRPr="004F5E5F">
          <w:rPr>
            <w:rStyle w:val="Hyperlink"/>
            <w:rFonts w:ascii="Verdana" w:hAnsi="Verdana"/>
            <w:color w:val="auto"/>
            <w:sz w:val="20"/>
            <w:u w:val="none"/>
          </w:rPr>
          <w:t>:</w:t>
        </w:r>
        <w:r>
          <w:rPr>
            <w:rStyle w:val="Hyperlink"/>
            <w:rFonts w:ascii="Verdana" w:hAnsi="Verdana"/>
            <w:color w:val="auto"/>
            <w:sz w:val="20"/>
            <w:u w:val="none"/>
          </w:rPr>
          <w:fldChar w:fldCharType="end"/>
        </w:r>
      </w:ins>
    </w:p>
    <w:p w14:paraId="5FEE7B64" w14:textId="77777777" w:rsidR="000E3A3A" w:rsidRPr="00337A01" w:rsidRDefault="000E3A3A" w:rsidP="000E3A3A">
      <w:pPr>
        <w:ind w:left="720"/>
        <w:rPr>
          <w:ins w:id="718" w:author="Darice Corey-Gilbert" w:date="2016-09-22T23:01:00Z"/>
          <w:rStyle w:val="ANGELBodytext"/>
          <w:rFonts w:ascii="Courier New" w:hAnsi="Courier New" w:cs="Courier New"/>
        </w:rPr>
      </w:pPr>
      <w:ins w:id="719" w:author="Darice Corey-Gilbert" w:date="2016-09-22T23:01:00Z">
        <w:r w:rsidRPr="00337A01">
          <w:rPr>
            <w:rStyle w:val="ANGELBodytext"/>
            <w:rFonts w:ascii="Courier New" w:hAnsi="Courier New" w:cs="Courier New"/>
          </w:rPr>
          <w:t>document.write("This text was written by an external script!")</w:t>
        </w:r>
      </w:ins>
    </w:p>
    <w:p w14:paraId="5B009BA5" w14:textId="77777777" w:rsidR="000E3A3A" w:rsidRPr="00337A01" w:rsidRDefault="000E3A3A" w:rsidP="000E3A3A">
      <w:pPr>
        <w:rPr>
          <w:ins w:id="720" w:author="Darice Corey-Gilbert" w:date="2016-09-22T23:01:00Z"/>
          <w:rStyle w:val="ANGELHeader"/>
        </w:rPr>
      </w:pPr>
      <w:ins w:id="721" w:author="Darice Corey-Gilbert" w:date="2016-09-22T23:01:00Z">
        <w:r w:rsidRPr="00337A01">
          <w:rPr>
            <w:rStyle w:val="ANGELHeader"/>
          </w:rPr>
          <w:t>Resources:</w:t>
        </w:r>
      </w:ins>
    </w:p>
    <w:p w14:paraId="415FED7F" w14:textId="29DFFA44" w:rsidR="000E3A3A" w:rsidRPr="004F5E5F" w:rsidRDefault="00291C90" w:rsidP="000E3A3A">
      <w:pPr>
        <w:rPr>
          <w:ins w:id="722" w:author="Darice Corey-Gilbert" w:date="2016-09-22T23:01:00Z"/>
          <w:rStyle w:val="ANGELProductionNote"/>
        </w:rPr>
      </w:pPr>
      <w:ins w:id="723" w:author="Darice Corey-Gilbert" w:date="2016-10-06T21:31:00Z">
        <w:r>
          <w:rPr>
            <w:rStyle w:val="ANGELLinks"/>
          </w:rPr>
          <w:t>JavaScript</w:t>
        </w:r>
      </w:ins>
      <w:ins w:id="724" w:author="Darice Corey-Gilbert" w:date="2016-10-06T21:30:00Z">
        <w:r>
          <w:rPr>
            <w:rStyle w:val="ANGELLinks"/>
          </w:rPr>
          <w:t>:</w:t>
        </w:r>
      </w:ins>
      <w:ins w:id="725" w:author="Darice Corey-Gilbert" w:date="2016-10-06T21:31:00Z">
        <w:r>
          <w:rPr>
            <w:rStyle w:val="ANGELLinks"/>
          </w:rPr>
          <w:t xml:space="preserve"> </w:t>
        </w:r>
      </w:ins>
      <w:ins w:id="726" w:author="Darice Corey-Gilbert" w:date="2016-10-06T21:30:00Z">
        <w:r w:rsidRPr="00291C90">
          <w:rPr>
            <w:rStyle w:val="ANGELLinks"/>
          </w:rPr>
          <w:t>https://www.javascript.com</w:t>
        </w:r>
      </w:ins>
    </w:p>
    <w:p w14:paraId="29BC246F" w14:textId="2DACF2C9" w:rsidR="00DE5356" w:rsidRDefault="000E3A3A" w:rsidP="000E3A3A">
      <w:pPr>
        <w:rPr>
          <w:rFonts w:ascii="Verdana" w:hAnsi="Verdana"/>
        </w:rPr>
      </w:pPr>
      <w:ins w:id="727" w:author="Darice Corey-Gilbert" w:date="2016-09-22T23:01:00Z">
        <w:r w:rsidRPr="004F5E5F">
          <w:rPr>
            <w:rStyle w:val="ANGELLinks"/>
          </w:rPr>
          <w:t>JavaScript Resources</w:t>
        </w:r>
        <w:r w:rsidR="00291C90">
          <w:rPr>
            <w:rStyle w:val="ANGELBodytext"/>
          </w:rPr>
          <w:t xml:space="preserve">: </w:t>
        </w:r>
      </w:ins>
      <w:ins w:id="728" w:author="Darice Corey-Gilbert" w:date="2016-10-06T21:31:00Z">
        <w:r w:rsidR="00291C90">
          <w:fldChar w:fldCharType="begin"/>
        </w:r>
        <w:r w:rsidR="00291C90">
          <w:instrText xml:space="preserve"> HYPERLINK "https://www.javascript.com/resources" </w:instrText>
        </w:r>
        <w:r w:rsidR="00291C90">
          <w:fldChar w:fldCharType="separate"/>
        </w:r>
        <w:r w:rsidR="00291C90" w:rsidRPr="004E1B0B">
          <w:rPr>
            <w:rStyle w:val="Hyperlink"/>
            <w:rFonts w:ascii="Verdana" w:hAnsi="Verdana"/>
            <w:sz w:val="20"/>
          </w:rPr>
          <w:t>https://www.javascript.com/resources</w:t>
        </w:r>
        <w:r w:rsidR="00291C90">
          <w:rPr>
            <w:rStyle w:val="Hyperlink"/>
            <w:rFonts w:ascii="Verdana" w:hAnsi="Verdana"/>
            <w:sz w:val="20"/>
          </w:rPr>
          <w:fldChar w:fldCharType="end"/>
        </w:r>
        <w:r w:rsidR="00291C90">
          <w:rPr>
            <w:rStyle w:val="Hyperlink"/>
            <w:rFonts w:ascii="Verdana" w:hAnsi="Verdana"/>
            <w:sz w:val="20"/>
          </w:rPr>
          <w:t xml:space="preserve"> </w:t>
        </w:r>
      </w:ins>
    </w:p>
    <w:p w14:paraId="37FD1CF0" w14:textId="77777777" w:rsidR="00356685" w:rsidRDefault="00356685" w:rsidP="004E4D10">
      <w:pPr>
        <w:rPr>
          <w:rFonts w:ascii="Verdana" w:hAnsi="Verdana"/>
        </w:rPr>
      </w:pPr>
    </w:p>
    <w:p w14:paraId="044C0187" w14:textId="77777777" w:rsidR="00356685" w:rsidRDefault="00356685" w:rsidP="004E4D10">
      <w:pPr>
        <w:rPr>
          <w:rFonts w:ascii="Verdana" w:hAnsi="Verdana"/>
        </w:rPr>
      </w:pPr>
    </w:p>
    <w:p w14:paraId="72E33F74" w14:textId="77777777" w:rsidR="00356685" w:rsidRDefault="00356685" w:rsidP="004E4D10">
      <w:pPr>
        <w:rPr>
          <w:rFonts w:ascii="Verdana" w:hAnsi="Verdana"/>
        </w:rPr>
      </w:pPr>
    </w:p>
    <w:p w14:paraId="130633D0" w14:textId="77777777" w:rsidR="00356685" w:rsidRDefault="00356685" w:rsidP="004E4D10">
      <w:pPr>
        <w:rPr>
          <w:rFonts w:ascii="Verdana" w:hAnsi="Verdana"/>
        </w:rPr>
      </w:pPr>
    </w:p>
    <w:p w14:paraId="6FFE70FA" w14:textId="77777777" w:rsidR="00356685" w:rsidRDefault="00356685" w:rsidP="004E4D10">
      <w:pPr>
        <w:rPr>
          <w:rFonts w:ascii="Verdana" w:hAnsi="Verdana"/>
        </w:rPr>
      </w:pPr>
    </w:p>
    <w:p w14:paraId="31CE8620" w14:textId="77777777" w:rsidR="00DE5356" w:rsidRDefault="00DE5356" w:rsidP="004E4D10">
      <w:pPr>
        <w:rPr>
          <w:rFonts w:ascii="Verdana" w:hAnsi="Verdana"/>
        </w:rPr>
      </w:pPr>
    </w:p>
    <w:p w14:paraId="5AFC3E42" w14:textId="77777777" w:rsidR="00DE5356" w:rsidRDefault="00DE5356" w:rsidP="004E4D10">
      <w:pPr>
        <w:rPr>
          <w:rFonts w:ascii="Verdana" w:hAnsi="Verdana"/>
        </w:rPr>
      </w:pPr>
    </w:p>
    <w:p w14:paraId="507E6915"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4082E140" w14:textId="1B1D5CD0"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78082B8A" w14:textId="3F9C7115" w:rsidR="00DE5356" w:rsidRPr="004B4370" w:rsidRDefault="00DE5356" w:rsidP="00DE5356">
      <w:pPr>
        <w:spacing w:after="0"/>
        <w:rPr>
          <w:rFonts w:ascii="Verdana" w:hAnsi="Verdana"/>
          <w:color w:val="808080" w:themeColor="background1" w:themeShade="80"/>
        </w:rPr>
      </w:pPr>
      <w:r>
        <w:rPr>
          <w:rFonts w:ascii="Verdana" w:hAnsi="Verdana"/>
          <w:color w:val="808080" w:themeColor="background1" w:themeShade="80"/>
        </w:rPr>
        <w:t xml:space="preserve">Name: </w:t>
      </w:r>
      <w:commentRangeStart w:id="729"/>
      <w:del w:id="730" w:author="Darice Corey-Gilbert" w:date="2016-09-22T22:27:00Z">
        <w:r w:rsidR="00356685" w:rsidDel="0019115D">
          <w:rPr>
            <w:rFonts w:ascii="Verdana" w:hAnsi="Verdana"/>
            <w:color w:val="808080" w:themeColor="background1" w:themeShade="80"/>
          </w:rPr>
          <w:delText>HTML Elements and HTML Attributes</w:delText>
        </w:r>
      </w:del>
      <w:ins w:id="731" w:author="Darice Corey-Gilbert" w:date="2016-09-22T22:27:00Z">
        <w:r w:rsidR="0019115D">
          <w:rPr>
            <w:rFonts w:ascii="Verdana" w:hAnsi="Verdana"/>
            <w:color w:val="808080" w:themeColor="background1" w:themeShade="80"/>
          </w:rPr>
          <w:t>Introduction to jQuery Mobile</w:t>
        </w:r>
      </w:ins>
    </w:p>
    <w:p w14:paraId="6C7B3E6C" w14:textId="77777777"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4F16A7A6" w14:textId="77777777"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commentRangeEnd w:id="729"/>
      <w:r w:rsidR="00356685">
        <w:rPr>
          <w:rStyle w:val="CommentReference"/>
        </w:rPr>
        <w:commentReference w:id="729"/>
      </w:r>
    </w:p>
    <w:p w14:paraId="11192360" w14:textId="77777777" w:rsidR="000E3A3A" w:rsidRDefault="000E3A3A" w:rsidP="000E3A3A">
      <w:pPr>
        <w:spacing w:after="0" w:line="240" w:lineRule="auto"/>
        <w:rPr>
          <w:ins w:id="732" w:author="Darice Corey-Gilbert" w:date="2016-09-22T23:51:00Z"/>
          <w:rStyle w:val="ANGELHeader"/>
        </w:rPr>
      </w:pPr>
    </w:p>
    <w:p w14:paraId="6BDC2FB7" w14:textId="0F7B87E5" w:rsidR="000E3A3A" w:rsidRPr="0035662A" w:rsidRDefault="000E3A3A" w:rsidP="000E3A3A">
      <w:pPr>
        <w:spacing w:after="0" w:line="240" w:lineRule="auto"/>
        <w:rPr>
          <w:ins w:id="733" w:author="Darice Corey-Gilbert" w:date="2016-09-22T23:51:00Z"/>
          <w:rStyle w:val="ANGELHeader"/>
        </w:rPr>
      </w:pPr>
      <w:ins w:id="734" w:author="Darice Corey-Gilbert" w:date="2016-09-22T23:51:00Z">
        <w:r w:rsidRPr="0035662A">
          <w:rPr>
            <w:rStyle w:val="ANGELHeader"/>
          </w:rPr>
          <w:t>jQuery Mobile Framework</w:t>
        </w:r>
      </w:ins>
    </w:p>
    <w:p w14:paraId="7EFAA205" w14:textId="77777777" w:rsidR="00291C90" w:rsidRDefault="00291C90" w:rsidP="00291C90">
      <w:pPr>
        <w:rPr>
          <w:ins w:id="735" w:author="Darice Corey-Gilbert" w:date="2016-10-06T21:32:00Z"/>
          <w:rFonts w:ascii="Verdana" w:hAnsi="Verdana"/>
        </w:rPr>
      </w:pPr>
    </w:p>
    <w:p w14:paraId="70268F60" w14:textId="77777777" w:rsidR="00291C90" w:rsidRDefault="00291C90" w:rsidP="00291C90">
      <w:pPr>
        <w:rPr>
          <w:ins w:id="736" w:author="Darice Corey-Gilbert" w:date="2016-10-06T21:32:00Z"/>
          <w:rFonts w:ascii="Verdana" w:hAnsi="Verdana"/>
          <w:sz w:val="20"/>
        </w:rPr>
      </w:pPr>
      <w:commentRangeStart w:id="737"/>
      <w:ins w:id="738" w:author="Darice Corey-Gilbert" w:date="2016-10-06T21:32:00Z">
        <w:r>
          <w:rPr>
            <w:rFonts w:ascii="Verdana" w:hAnsi="Verdana"/>
            <w:noProof/>
            <w:sz w:val="20"/>
          </w:rPr>
          <w:drawing>
            <wp:anchor distT="0" distB="0" distL="114300" distR="114300" simplePos="0" relativeHeight="251695104" behindDoc="0" locked="0" layoutInCell="1" allowOverlap="1" wp14:anchorId="125755EE" wp14:editId="3B884F46">
              <wp:simplePos x="0" y="0"/>
              <wp:positionH relativeFrom="margin">
                <wp:align>left</wp:align>
              </wp:positionH>
              <wp:positionV relativeFrom="paragraph">
                <wp:posOffset>1270</wp:posOffset>
              </wp:positionV>
              <wp:extent cx="467360" cy="46736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4643EE">
          <w:t>We will use sample HTML, CSS, and JavaScript files throughout the course. Make sure you download the zip file here</w:t>
        </w:r>
        <w:commentRangeEnd w:id="737"/>
        <w:r>
          <w:rPr>
            <w:rStyle w:val="CommentReference"/>
          </w:rPr>
          <w:commentReference w:id="737"/>
        </w:r>
        <w:r>
          <w:rPr>
            <w:rFonts w:ascii="Verdana" w:hAnsi="Verdana"/>
            <w:sz w:val="20"/>
          </w:rPr>
          <w:t>. This file is broken out by module to help you follow along week to week.</w:t>
        </w:r>
      </w:ins>
    </w:p>
    <w:p w14:paraId="19ED5281" w14:textId="6305A880" w:rsidR="00DE5356" w:rsidDel="0062166E" w:rsidRDefault="000E3A3A" w:rsidP="00767C47">
      <w:pPr>
        <w:rPr>
          <w:del w:id="739" w:author="Corey-Gilbert, Darice" w:date="2016-10-06T14:35:00Z"/>
          <w:rFonts w:ascii="Verdana" w:hAnsi="Verdana"/>
          <w:sz w:val="20"/>
        </w:rPr>
      </w:pPr>
      <w:ins w:id="740" w:author="Darice Corey-Gilbert" w:date="2016-09-22T23:51:00Z">
        <w:r w:rsidRPr="0035662A">
          <w:rPr>
            <w:rStyle w:val="ANGELBodytext"/>
          </w:rPr>
          <w:t>The sample app is built using the jQuery mobile framework</w:t>
        </w:r>
        <w:r>
          <w:rPr>
            <w:rStyle w:val="ANGELBodytext"/>
          </w:rPr>
          <w:t xml:space="preserve"> (</w:t>
        </w:r>
        <w:r w:rsidRPr="000E3A3A">
          <w:rPr>
            <w:rFonts w:ascii="Verdana" w:eastAsia="Times New Roman" w:hAnsi="Verdana" w:cs="Times New Roman"/>
            <w:color w:val="0000FF"/>
            <w:sz w:val="20"/>
            <w:szCs w:val="24"/>
            <w:u w:val="single"/>
          </w:rPr>
          <w:t xml:space="preserve">jQuery Mobile </w:t>
        </w:r>
        <w:r w:rsidRPr="000E3A3A">
          <w:rPr>
            <w:rFonts w:ascii="Verdana" w:eastAsia="Times New Roman" w:hAnsi="Verdana" w:cs="Times New Roman"/>
            <w:b/>
            <w:bCs/>
            <w:color w:val="FF0000"/>
            <w:sz w:val="20"/>
            <w:szCs w:val="24"/>
          </w:rPr>
          <w:t xml:space="preserve">&lt;link to </w:t>
        </w:r>
        <w:r w:rsidRPr="000E3A3A">
          <w:rPr>
            <w:rFonts w:ascii="Verdana" w:eastAsia="Times New Roman" w:hAnsi="Verdana" w:cs="Times New Roman"/>
            <w:sz w:val="20"/>
            <w:szCs w:val="24"/>
          </w:rPr>
          <w:fldChar w:fldCharType="begin"/>
        </w:r>
        <w:r w:rsidRPr="000E3A3A">
          <w:rPr>
            <w:rFonts w:ascii="Verdana" w:eastAsia="Times New Roman" w:hAnsi="Verdana" w:cs="Times New Roman"/>
            <w:sz w:val="20"/>
            <w:szCs w:val="24"/>
          </w:rPr>
          <w:instrText xml:space="preserve"> HYPERLINK "http://jquerymobile.com/" </w:instrText>
        </w:r>
        <w:r w:rsidRPr="000E3A3A">
          <w:rPr>
            <w:rFonts w:ascii="Verdana" w:eastAsia="Times New Roman" w:hAnsi="Verdana" w:cs="Times New Roman"/>
            <w:sz w:val="20"/>
            <w:szCs w:val="24"/>
          </w:rPr>
          <w:fldChar w:fldCharType="separate"/>
        </w:r>
        <w:r w:rsidRPr="000E3A3A">
          <w:rPr>
            <w:rFonts w:ascii="Verdana" w:eastAsia="Times New Roman" w:hAnsi="Verdana" w:cs="Times New Roman"/>
            <w:b/>
            <w:bCs/>
            <w:color w:val="FF0000"/>
            <w:sz w:val="20"/>
            <w:szCs w:val="24"/>
          </w:rPr>
          <w:t>http://jquerymobile.com/</w:t>
        </w:r>
        <w:r w:rsidRPr="000E3A3A">
          <w:rPr>
            <w:rFonts w:ascii="Verdana" w:eastAsia="Times New Roman" w:hAnsi="Verdana" w:cs="Times New Roman"/>
            <w:sz w:val="20"/>
            <w:szCs w:val="24"/>
          </w:rPr>
          <w:fldChar w:fldCharType="end"/>
        </w:r>
        <w:r w:rsidRPr="000E3A3A">
          <w:rPr>
            <w:rFonts w:ascii="Verdana" w:eastAsia="Times New Roman" w:hAnsi="Verdana" w:cs="Times New Roman"/>
            <w:b/>
            <w:bCs/>
            <w:color w:val="FF0000"/>
            <w:sz w:val="20"/>
            <w:szCs w:val="24"/>
          </w:rPr>
          <w:t>&gt;</w:t>
        </w:r>
        <w:r>
          <w:rPr>
            <w:rFonts w:ascii="Verdana" w:eastAsia="Times New Roman" w:hAnsi="Verdana" w:cs="Times New Roman"/>
            <w:b/>
            <w:bCs/>
            <w:color w:val="FF0000"/>
            <w:sz w:val="20"/>
            <w:szCs w:val="24"/>
          </w:rPr>
          <w:t>)</w:t>
        </w:r>
        <w:r w:rsidRPr="0035662A">
          <w:rPr>
            <w:rStyle w:val="ANGELBodytext"/>
          </w:rPr>
          <w:t xml:space="preserve">. The jQuery Mobile framework is a touch optimized, JavaScript library. The framework provides a collection of various touch components, such as buttons or lists. It also contains many common mobile design elements, like headers, footers, and tab navigation bars. </w:t>
        </w:r>
      </w:ins>
    </w:p>
    <w:p w14:paraId="14F32338" w14:textId="77777777" w:rsidR="0062166E" w:rsidRDefault="0062166E" w:rsidP="004E4D10">
      <w:pPr>
        <w:rPr>
          <w:ins w:id="741" w:author="Corey-Gilbert, Darice" w:date="2016-10-06T14:35:00Z"/>
          <w:rFonts w:ascii="Verdana" w:hAnsi="Verdana"/>
        </w:rPr>
      </w:pPr>
    </w:p>
    <w:p w14:paraId="211E9604" w14:textId="4C74DD70" w:rsidR="0062166E" w:rsidRPr="00896828" w:rsidRDefault="0062166E" w:rsidP="00767C47">
      <w:pPr>
        <w:rPr>
          <w:ins w:id="742" w:author="Corey-Gilbert, Darice" w:date="2016-10-06T14:35:00Z"/>
          <w:rStyle w:val="ANGELSubheader"/>
          <w:rPrChange w:id="743" w:author="Corey-Gilbert, Darice" w:date="2016-10-06T16:22:00Z">
            <w:rPr>
              <w:ins w:id="744" w:author="Corey-Gilbert, Darice" w:date="2016-10-06T14:35:00Z"/>
              <w:rFonts w:ascii="Verdana" w:hAnsi="Verdana"/>
              <w:sz w:val="20"/>
            </w:rPr>
          </w:rPrChange>
        </w:rPr>
      </w:pPr>
      <w:ins w:id="745" w:author="Corey-Gilbert, Darice" w:date="2016-10-06T14:35:00Z">
        <w:r w:rsidRPr="00896828">
          <w:rPr>
            <w:rStyle w:val="ANGELSubheader"/>
            <w:rPrChange w:id="746" w:author="Corey-Gilbert, Darice" w:date="2016-10-06T16:22:00Z">
              <w:rPr>
                <w:rFonts w:ascii="Verdana" w:hAnsi="Verdana"/>
                <w:sz w:val="20"/>
              </w:rPr>
            </w:rPrChange>
          </w:rPr>
          <w:t>jQuery Mobile CDN</w:t>
        </w:r>
      </w:ins>
    </w:p>
    <w:p w14:paraId="478805B1" w14:textId="1A955A06" w:rsidR="0062166E" w:rsidRDefault="00767C47" w:rsidP="00767C47">
      <w:pPr>
        <w:rPr>
          <w:ins w:id="747" w:author="Corey-Gilbert, Darice" w:date="2016-10-06T16:19:00Z"/>
          <w:rFonts w:ascii="Verdana" w:hAnsi="Verdana"/>
          <w:sz w:val="20"/>
        </w:rPr>
      </w:pPr>
      <w:ins w:id="748" w:author="Darice Corey-Gilbert" w:date="2016-09-22T22:42:00Z">
        <w:del w:id="749" w:author="Corey-Gilbert, Darice" w:date="2016-10-06T14:35:00Z">
          <w:r w:rsidDel="0062166E">
            <w:rPr>
              <w:rFonts w:ascii="Verdana" w:hAnsi="Verdana"/>
              <w:noProof/>
              <w:sz w:val="20"/>
            </w:rPr>
            <w:drawing>
              <wp:anchor distT="0" distB="0" distL="114300" distR="114300" simplePos="0" relativeHeight="251668480" behindDoc="0" locked="0" layoutInCell="1" allowOverlap="1" wp14:anchorId="608D8F6B" wp14:editId="4FBF279A">
                <wp:simplePos x="0" y="0"/>
                <wp:positionH relativeFrom="margin">
                  <wp:align>left</wp:align>
                </wp:positionH>
                <wp:positionV relativeFrom="paragraph">
                  <wp:posOffset>1270</wp:posOffset>
                </wp:positionV>
                <wp:extent cx="467360" cy="467360"/>
                <wp:effectExtent l="0" t="0" r="889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del>
      </w:ins>
      <w:ins w:id="750" w:author="Corey-Gilbert, Darice" w:date="2016-10-06T14:35:00Z">
        <w:r w:rsidR="0062166E">
          <w:rPr>
            <w:rFonts w:ascii="Verdana" w:hAnsi="Verdana"/>
            <w:sz w:val="20"/>
          </w:rPr>
          <w:t>jQuery Mobile has what is called a CDN or Content Delivery Network. This site is used to distribute the most recent builds of the framework. It also helps speed up download time for the end user.</w:t>
        </w:r>
      </w:ins>
    </w:p>
    <w:p w14:paraId="3F569D1D" w14:textId="77777777" w:rsidR="00896828" w:rsidRDefault="00896828" w:rsidP="00896828">
      <w:pPr>
        <w:rPr>
          <w:ins w:id="751" w:author="Corey-Gilbert, Darice" w:date="2016-10-06T16:19:00Z"/>
          <w:rFonts w:ascii="Verdana" w:hAnsi="Verdana"/>
          <w:sz w:val="20"/>
        </w:rPr>
      </w:pPr>
      <w:ins w:id="752" w:author="Corey-Gilbert, Darice" w:date="2016-10-06T16:19:00Z">
        <w:r>
          <w:rPr>
            <w:rFonts w:ascii="Verdana" w:hAnsi="Verdana"/>
            <w:noProof/>
            <w:sz w:val="20"/>
          </w:rPr>
          <w:drawing>
            <wp:anchor distT="0" distB="0" distL="114300" distR="114300" simplePos="0" relativeHeight="251682816" behindDoc="0" locked="0" layoutInCell="1" allowOverlap="1" wp14:anchorId="78D63860" wp14:editId="4D3DA8B8">
              <wp:simplePos x="0" y="0"/>
              <wp:positionH relativeFrom="column">
                <wp:posOffset>0</wp:posOffset>
              </wp:positionH>
              <wp:positionV relativeFrom="paragraph">
                <wp:posOffset>3175</wp:posOffset>
              </wp:positionV>
              <wp:extent cx="466344" cy="466344"/>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344" cy="466344"/>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sz w:val="20"/>
          </w:rPr>
          <w:t xml:space="preserve">Always make sure you download the latest stable build from the jQuery Mobile site. The latest stable build contains ALL features and code to use all available jQuery Mobile features. The jQuery Mobile website maintains an up to date list of CDNs containing *.css and *.js here: </w:t>
        </w:r>
        <w:r>
          <w:rPr>
            <w:rFonts w:ascii="Verdana" w:hAnsi="Verdana"/>
            <w:sz w:val="20"/>
          </w:rPr>
          <w:fldChar w:fldCharType="begin"/>
        </w:r>
        <w:r>
          <w:rPr>
            <w:rFonts w:ascii="Verdana" w:hAnsi="Verdana"/>
            <w:sz w:val="20"/>
          </w:rPr>
          <w:instrText xml:space="preserve"> HYPERLINK "</w:instrText>
        </w:r>
        <w:r w:rsidRPr="0062166E">
          <w:rPr>
            <w:rFonts w:ascii="Verdana" w:hAnsi="Verdana"/>
            <w:sz w:val="20"/>
          </w:rPr>
          <w:instrText>https://jquerymobile.com/download/</w:instrText>
        </w:r>
        <w:r>
          <w:rPr>
            <w:rFonts w:ascii="Verdana" w:hAnsi="Verdana"/>
            <w:sz w:val="20"/>
          </w:rPr>
          <w:instrText xml:space="preserve">" </w:instrText>
        </w:r>
        <w:r>
          <w:rPr>
            <w:rFonts w:ascii="Verdana" w:hAnsi="Verdana"/>
            <w:sz w:val="20"/>
          </w:rPr>
          <w:fldChar w:fldCharType="separate"/>
        </w:r>
        <w:r w:rsidRPr="004369D1">
          <w:rPr>
            <w:rStyle w:val="Hyperlink"/>
            <w:rFonts w:ascii="Verdana" w:hAnsi="Verdana"/>
            <w:sz w:val="20"/>
          </w:rPr>
          <w:t>https://jquerymobile.com/download/</w:t>
        </w:r>
        <w:r>
          <w:rPr>
            <w:rFonts w:ascii="Verdana" w:hAnsi="Verdana"/>
            <w:sz w:val="20"/>
          </w:rPr>
          <w:fldChar w:fldCharType="end"/>
        </w:r>
        <w:r>
          <w:rPr>
            <w:rFonts w:ascii="Verdana" w:hAnsi="Verdana"/>
            <w:sz w:val="20"/>
          </w:rPr>
          <w:t xml:space="preserve"> . The most recent stable versions are listed under the heading, “Latest stable version”.</w:t>
        </w:r>
      </w:ins>
    </w:p>
    <w:p w14:paraId="6EAB5E89" w14:textId="518E64E5" w:rsidR="00896828" w:rsidRDefault="00896828" w:rsidP="00767C47">
      <w:pPr>
        <w:rPr>
          <w:ins w:id="753" w:author="Corey-Gilbert, Darice" w:date="2016-10-06T14:35:00Z"/>
          <w:rFonts w:ascii="Verdana" w:hAnsi="Verdana"/>
          <w:sz w:val="20"/>
        </w:rPr>
      </w:pPr>
      <w:ins w:id="754" w:author="Corey-Gilbert, Darice" w:date="2016-10-06T16:20:00Z">
        <w:r>
          <w:rPr>
            <w:noProof/>
          </w:rPr>
          <w:drawing>
            <wp:inline distT="0" distB="0" distL="0" distR="0" wp14:anchorId="5EC18253" wp14:editId="1F0E4078">
              <wp:extent cx="5943600" cy="1988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820"/>
                      </a:xfrm>
                      <a:prstGeom prst="rect">
                        <a:avLst/>
                      </a:prstGeom>
                    </pic:spPr>
                  </pic:pic>
                </a:graphicData>
              </a:graphic>
            </wp:inline>
          </w:drawing>
        </w:r>
      </w:ins>
    </w:p>
    <w:p w14:paraId="1DF64344" w14:textId="0ADDA3F8" w:rsidR="00896828" w:rsidRPr="00896828" w:rsidDel="00432967" w:rsidRDefault="00896828" w:rsidP="00767C47">
      <w:pPr>
        <w:rPr>
          <w:ins w:id="755" w:author="Corey-Gilbert, Darice" w:date="2016-10-06T16:20:00Z"/>
          <w:del w:id="756" w:author="Darice Corey-Gilbert" w:date="2016-10-06T21:53:00Z"/>
          <w:rStyle w:val="ANGELSubheader"/>
          <w:rPrChange w:id="757" w:author="Corey-Gilbert, Darice" w:date="2016-10-06T16:22:00Z">
            <w:rPr>
              <w:ins w:id="758" w:author="Corey-Gilbert, Darice" w:date="2016-10-06T16:20:00Z"/>
              <w:del w:id="759" w:author="Darice Corey-Gilbert" w:date="2016-10-06T21:53:00Z"/>
              <w:rFonts w:ascii="Verdana" w:hAnsi="Verdana"/>
              <w:sz w:val="20"/>
            </w:rPr>
          </w:rPrChange>
        </w:rPr>
      </w:pPr>
      <w:ins w:id="760" w:author="Corey-Gilbert, Darice" w:date="2016-10-06T16:20:00Z">
        <w:del w:id="761" w:author="Darice Corey-Gilbert" w:date="2016-10-06T21:53:00Z">
          <w:r w:rsidRPr="00896828" w:rsidDel="00432967">
            <w:rPr>
              <w:rStyle w:val="ANGELSubheader"/>
              <w:rPrChange w:id="762" w:author="Corey-Gilbert, Darice" w:date="2016-10-06T16:22:00Z">
                <w:rPr>
                  <w:rFonts w:ascii="Verdana" w:eastAsia="Times New Roman" w:hAnsi="Verdana" w:cs="Times New Roman"/>
                  <w:b/>
                  <w:bCs/>
                  <w:color w:val="FF6600"/>
                  <w:szCs w:val="24"/>
                </w:rPr>
              </w:rPrChange>
            </w:rPr>
            <w:delText>Setting up a jQuery Mobile Page</w:delText>
          </w:r>
        </w:del>
      </w:ins>
    </w:p>
    <w:p w14:paraId="6F772275" w14:textId="6AD772A7" w:rsidR="0062166E" w:rsidDel="00432967" w:rsidRDefault="0062166E" w:rsidP="00767C47">
      <w:pPr>
        <w:rPr>
          <w:ins w:id="763" w:author="Corey-Gilbert, Darice" w:date="2016-10-06T14:38:00Z"/>
          <w:del w:id="764" w:author="Darice Corey-Gilbert" w:date="2016-10-06T21:53:00Z"/>
          <w:rFonts w:ascii="Verdana" w:hAnsi="Verdana"/>
          <w:sz w:val="20"/>
        </w:rPr>
      </w:pPr>
      <w:ins w:id="765" w:author="Corey-Gilbert, Darice" w:date="2016-10-06T14:36:00Z">
        <w:del w:id="766" w:author="Darice Corey-Gilbert" w:date="2016-10-06T21:53:00Z">
          <w:r w:rsidDel="00432967">
            <w:rPr>
              <w:rFonts w:ascii="Verdana" w:hAnsi="Verdana"/>
              <w:sz w:val="20"/>
            </w:rPr>
            <w:delText>To setup a jQuery</w:delText>
          </w:r>
        </w:del>
      </w:ins>
      <w:ins w:id="767" w:author="Corey-Gilbert, Darice" w:date="2016-10-06T16:20:00Z">
        <w:del w:id="768" w:author="Darice Corey-Gilbert" w:date="2016-10-06T21:53:00Z">
          <w:r w:rsidR="00896828" w:rsidDel="00432967">
            <w:rPr>
              <w:rFonts w:ascii="Verdana" w:hAnsi="Verdana"/>
              <w:sz w:val="20"/>
            </w:rPr>
            <w:delText xml:space="preserve"> Mobile</w:delText>
          </w:r>
        </w:del>
      </w:ins>
      <w:ins w:id="769" w:author="Corey-Gilbert, Darice" w:date="2016-10-06T14:36:00Z">
        <w:del w:id="770" w:author="Darice Corey-Gilbert" w:date="2016-10-06T21:53:00Z">
          <w:r w:rsidDel="00432967">
            <w:rPr>
              <w:rFonts w:ascii="Verdana" w:hAnsi="Verdana"/>
              <w:sz w:val="20"/>
            </w:rPr>
            <w:delText xml:space="preserve"> page, you don’t need to download anything to your computer. You just need to reference the jQuery stylesheets (*.css) and JavaScript libraries (*.js) in the head section of an HTML page in order to use the framework</w:delText>
          </w:r>
        </w:del>
      </w:ins>
      <w:ins w:id="771" w:author="Corey-Gilbert, Darice" w:date="2016-10-06T16:20:00Z">
        <w:del w:id="772" w:author="Darice Corey-Gilbert" w:date="2016-10-06T21:53:00Z">
          <w:r w:rsidR="00896828" w:rsidDel="00432967">
            <w:rPr>
              <w:rFonts w:ascii="Verdana" w:hAnsi="Verdana"/>
              <w:sz w:val="20"/>
            </w:rPr>
            <w:delText xml:space="preserve"> using the </w:delText>
          </w:r>
        </w:del>
      </w:ins>
      <w:ins w:id="773" w:author="Corey-Gilbert, Darice" w:date="2016-10-06T16:21:00Z">
        <w:del w:id="774" w:author="Darice Corey-Gilbert" w:date="2016-10-06T21:53:00Z">
          <w:r w:rsidR="00896828" w:rsidRPr="00896828" w:rsidDel="00432967">
            <w:rPr>
              <w:rFonts w:ascii="Courier New" w:hAnsi="Courier New" w:cs="Courier New"/>
              <w:sz w:val="20"/>
              <w:rPrChange w:id="775" w:author="Corey-Gilbert, Darice" w:date="2016-10-06T16:21:00Z">
                <w:rPr>
                  <w:rFonts w:ascii="Verdana" w:hAnsi="Verdana"/>
                  <w:sz w:val="20"/>
                </w:rPr>
              </w:rPrChange>
            </w:rPr>
            <w:delText>‘</w:delText>
          </w:r>
        </w:del>
      </w:ins>
      <w:ins w:id="776" w:author="Corey-Gilbert, Darice" w:date="2016-10-06T16:22:00Z">
        <w:del w:id="777" w:author="Darice Corey-Gilbert" w:date="2016-10-06T21:53:00Z">
          <w:r w:rsidR="00896828" w:rsidDel="00432967">
            <w:rPr>
              <w:rFonts w:ascii="Courier New" w:hAnsi="Courier New" w:cs="Courier New"/>
              <w:sz w:val="20"/>
            </w:rPr>
            <w:delText>&lt;</w:delText>
          </w:r>
        </w:del>
      </w:ins>
      <w:ins w:id="778" w:author="Corey-Gilbert, Darice" w:date="2016-10-06T16:21:00Z">
        <w:del w:id="779" w:author="Darice Corey-Gilbert" w:date="2016-10-06T21:53:00Z">
          <w:r w:rsidR="00896828" w:rsidRPr="00896828" w:rsidDel="00432967">
            <w:rPr>
              <w:rFonts w:ascii="Courier New" w:hAnsi="Courier New" w:cs="Courier New"/>
              <w:sz w:val="20"/>
              <w:rPrChange w:id="780" w:author="Corey-Gilbert, Darice" w:date="2016-10-06T16:21:00Z">
                <w:rPr>
                  <w:rFonts w:ascii="Verdana" w:hAnsi="Verdana"/>
                  <w:sz w:val="20"/>
                </w:rPr>
              </w:rPrChange>
            </w:rPr>
            <w:delText>script</w:delText>
          </w:r>
        </w:del>
      </w:ins>
      <w:ins w:id="781" w:author="Corey-Gilbert, Darice" w:date="2016-10-06T16:22:00Z">
        <w:del w:id="782" w:author="Darice Corey-Gilbert" w:date="2016-10-06T21:53:00Z">
          <w:r w:rsidR="00896828" w:rsidDel="00432967">
            <w:rPr>
              <w:rFonts w:ascii="Courier New" w:hAnsi="Courier New" w:cs="Courier New"/>
              <w:sz w:val="20"/>
            </w:rPr>
            <w:delText>&gt;</w:delText>
          </w:r>
        </w:del>
      </w:ins>
      <w:ins w:id="783" w:author="Corey-Gilbert, Darice" w:date="2016-10-06T16:21:00Z">
        <w:del w:id="784" w:author="Darice Corey-Gilbert" w:date="2016-10-06T21:53:00Z">
          <w:r w:rsidR="00896828" w:rsidRPr="00896828" w:rsidDel="00432967">
            <w:rPr>
              <w:rFonts w:ascii="Courier New" w:hAnsi="Courier New" w:cs="Courier New"/>
              <w:sz w:val="20"/>
              <w:rPrChange w:id="785" w:author="Corey-Gilbert, Darice" w:date="2016-10-06T16:21:00Z">
                <w:rPr>
                  <w:rFonts w:ascii="Verdana" w:hAnsi="Verdana"/>
                  <w:sz w:val="20"/>
                </w:rPr>
              </w:rPrChange>
            </w:rPr>
            <w:delText xml:space="preserve"> src’ </w:delText>
          </w:r>
          <w:r w:rsidR="00896828" w:rsidDel="00432967">
            <w:rPr>
              <w:rFonts w:ascii="Verdana" w:hAnsi="Verdana"/>
              <w:sz w:val="20"/>
            </w:rPr>
            <w:delText xml:space="preserve">attribute. </w:delText>
          </w:r>
        </w:del>
      </w:ins>
      <w:ins w:id="786" w:author="Corey-Gilbert, Darice" w:date="2016-10-06T14:36:00Z">
        <w:del w:id="787" w:author="Darice Corey-Gilbert" w:date="2016-10-06T21:53:00Z">
          <w:r w:rsidDel="00432967">
            <w:rPr>
              <w:rFonts w:ascii="Verdana" w:hAnsi="Verdana"/>
              <w:sz w:val="20"/>
            </w:rPr>
            <w:delText>Here</w:delText>
          </w:r>
        </w:del>
      </w:ins>
      <w:ins w:id="788" w:author="Corey-Gilbert, Darice" w:date="2016-10-06T14:38:00Z">
        <w:del w:id="789" w:author="Darice Corey-Gilbert" w:date="2016-10-06T21:53:00Z">
          <w:r w:rsidDel="00432967">
            <w:rPr>
              <w:rFonts w:ascii="Verdana" w:hAnsi="Verdana"/>
              <w:sz w:val="20"/>
            </w:rPr>
            <w:delText>’s an example:</w:delText>
          </w:r>
        </w:del>
      </w:ins>
    </w:p>
    <w:p w14:paraId="59E8C208" w14:textId="1C26B8EB" w:rsidR="0062166E" w:rsidDel="00432967" w:rsidRDefault="0062166E" w:rsidP="00767C47">
      <w:pPr>
        <w:rPr>
          <w:ins w:id="790" w:author="Corey-Gilbert, Darice" w:date="2016-10-06T14:35:00Z"/>
          <w:del w:id="791" w:author="Darice Corey-Gilbert" w:date="2016-10-06T21:53:00Z"/>
          <w:rFonts w:ascii="Verdana" w:hAnsi="Verdana"/>
          <w:sz w:val="20"/>
        </w:rPr>
      </w:pPr>
      <w:ins w:id="792" w:author="Corey-Gilbert, Darice" w:date="2016-10-06T14:41:00Z">
        <w:del w:id="793" w:author="Darice Corey-Gilbert" w:date="2016-10-06T21:53:00Z">
          <w:r w:rsidDel="00432967">
            <w:rPr>
              <w:noProof/>
            </w:rPr>
            <w:drawing>
              <wp:inline distT="0" distB="0" distL="0" distR="0" wp14:anchorId="4FFDC67F" wp14:editId="2B754F5B">
                <wp:extent cx="5943600" cy="224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9805"/>
                        </a:xfrm>
                        <a:prstGeom prst="rect">
                          <a:avLst/>
                        </a:prstGeom>
                      </pic:spPr>
                    </pic:pic>
                  </a:graphicData>
                </a:graphic>
              </wp:inline>
            </w:drawing>
          </w:r>
        </w:del>
      </w:ins>
    </w:p>
    <w:p w14:paraId="10139C3E" w14:textId="3440F6F8" w:rsidR="007B7F33" w:rsidDel="00432967" w:rsidRDefault="007B7F33" w:rsidP="007B7F33">
      <w:pPr>
        <w:rPr>
          <w:ins w:id="794" w:author="Corey-Gilbert, Darice" w:date="2016-10-06T14:33:00Z"/>
          <w:del w:id="795" w:author="Darice Corey-Gilbert" w:date="2016-10-06T21:53:00Z"/>
          <w:rStyle w:val="ANGELBodytext"/>
          <w:rFonts w:eastAsia="Times New Roman" w:cs="Times New Roman"/>
          <w:b/>
          <w:bCs/>
          <w:color w:val="FF0000"/>
          <w:szCs w:val="24"/>
        </w:rPr>
      </w:pPr>
    </w:p>
    <w:p w14:paraId="5B5DBE74" w14:textId="6EFF41CB" w:rsidR="007B7F33" w:rsidRPr="009E1D90" w:rsidDel="00432967" w:rsidRDefault="007B7F33" w:rsidP="007B7F33">
      <w:pPr>
        <w:rPr>
          <w:ins w:id="796" w:author="Corey-Gilbert, Darice" w:date="2016-10-06T14:33:00Z"/>
          <w:del w:id="797" w:author="Darice Corey-Gilbert" w:date="2016-10-06T21:53:00Z"/>
        </w:rPr>
      </w:pPr>
      <w:ins w:id="798" w:author="Corey-Gilbert, Darice" w:date="2016-10-06T14:33:00Z">
        <w:del w:id="799" w:author="Darice Corey-Gilbert" w:date="2016-10-06T21:53:00Z">
          <w:r w:rsidDel="00432967">
            <w:rPr>
              <w:rFonts w:ascii="Verdana" w:hAnsi="Verdana"/>
              <w:noProof/>
              <w:sz w:val="20"/>
            </w:rPr>
            <w:drawing>
              <wp:anchor distT="0" distB="0" distL="114300" distR="114300" simplePos="0" relativeHeight="251679744" behindDoc="0" locked="0" layoutInCell="1" allowOverlap="1" wp14:anchorId="7CF7B076" wp14:editId="18D09941">
                <wp:simplePos x="0" y="0"/>
                <wp:positionH relativeFrom="margin">
                  <wp:align>left</wp:align>
                </wp:positionH>
                <wp:positionV relativeFrom="paragraph">
                  <wp:posOffset>9525</wp:posOffset>
                </wp:positionV>
                <wp:extent cx="467360" cy="467360"/>
                <wp:effectExtent l="0" t="0" r="889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9E1D90" w:rsidDel="00432967">
            <w:delText xml:space="preserve">Click </w:delText>
          </w:r>
          <w:r w:rsidDel="00432967">
            <w:fldChar w:fldCharType="begin"/>
          </w:r>
          <w:r w:rsidDel="00432967">
            <w:delInstrText xml:space="preserve"> HYPERLINK "Sample_App.zip" </w:delInstrText>
          </w:r>
          <w:r w:rsidDel="00432967">
            <w:fldChar w:fldCharType="separate"/>
          </w:r>
          <w:r w:rsidRPr="009E1D90" w:rsidDel="00432967">
            <w:rPr>
              <w:rStyle w:val="Hyperlink"/>
            </w:rPr>
            <w:delText>here</w:delText>
          </w:r>
          <w:r w:rsidDel="00432967">
            <w:fldChar w:fldCharType="end"/>
          </w:r>
          <w:r w:rsidRPr="009E1D90" w:rsidDel="00432967">
            <w:delText xml:space="preserve"> to download the </w:delText>
          </w:r>
          <w:r w:rsidDel="00432967">
            <w:fldChar w:fldCharType="begin"/>
          </w:r>
          <w:r w:rsidDel="00432967">
            <w:delInstrText xml:space="preserve"> HYPERLINK "Sample_App.zip" </w:delInstrText>
          </w:r>
          <w:r w:rsidDel="00432967">
            <w:fldChar w:fldCharType="separate"/>
          </w:r>
          <w:r w:rsidRPr="009E1D90" w:rsidDel="00432967">
            <w:rPr>
              <w:rStyle w:val="Hyperlink"/>
            </w:rPr>
            <w:delText>Sample App</w:delText>
          </w:r>
          <w:r w:rsidDel="00432967">
            <w:fldChar w:fldCharType="end"/>
          </w:r>
          <w:r w:rsidRPr="009E1D90" w:rsidDel="00432967">
            <w:delText>. After downloading, extract the file and open ‘index.html’ to see how this page will appear in your browser or device.</w:delText>
          </w:r>
        </w:del>
      </w:ins>
    </w:p>
    <w:p w14:paraId="2F16E0D5" w14:textId="4DAC76B8" w:rsidR="000E3A3A" w:rsidDel="00432967" w:rsidRDefault="003A3E01" w:rsidP="000E3A3A">
      <w:pPr>
        <w:spacing w:after="0" w:line="240" w:lineRule="auto"/>
        <w:rPr>
          <w:ins w:id="800" w:author="Corey-Gilbert, Darice" w:date="2016-10-06T14:53:00Z"/>
          <w:del w:id="801" w:author="Darice Corey-Gilbert" w:date="2016-10-06T21:53:00Z"/>
          <w:rFonts w:ascii="Verdana" w:eastAsia="Times New Roman" w:hAnsi="Verdana" w:cs="Times New Roman"/>
          <w:sz w:val="20"/>
          <w:szCs w:val="24"/>
        </w:rPr>
      </w:pPr>
      <w:ins w:id="802" w:author="Corey-Gilbert, Darice" w:date="2016-10-06T14:46:00Z">
        <w:del w:id="803" w:author="Darice Corey-Gilbert" w:date="2016-10-06T21:53:00Z">
          <w:r w:rsidDel="00432967">
            <w:rPr>
              <w:rFonts w:ascii="Verdana" w:eastAsia="Times New Roman" w:hAnsi="Verdana" w:cs="Times New Roman"/>
              <w:sz w:val="20"/>
              <w:szCs w:val="24"/>
            </w:rPr>
            <w:delText xml:space="preserve"> Let’s try to create a new page using jQuery Mobile.</w:delText>
          </w:r>
        </w:del>
      </w:ins>
      <w:ins w:id="804" w:author="Corey-Gilbert, Darice" w:date="2016-10-06T14:53:00Z">
        <w:del w:id="805" w:author="Darice Corey-Gilbert" w:date="2016-10-06T21:53:00Z">
          <w:r w:rsidR="003059A2" w:rsidDel="00432967">
            <w:rPr>
              <w:rFonts w:ascii="Verdana" w:eastAsia="Times New Roman" w:hAnsi="Verdana" w:cs="Times New Roman"/>
              <w:sz w:val="20"/>
              <w:szCs w:val="24"/>
            </w:rPr>
            <w:delText xml:space="preserve"> Open Atom.io and type in the HTML below. </w:delText>
          </w:r>
        </w:del>
      </w:ins>
    </w:p>
    <w:p w14:paraId="61479798" w14:textId="6C5360C9" w:rsidR="003059A2" w:rsidDel="00432967" w:rsidRDefault="003059A2" w:rsidP="000E3A3A">
      <w:pPr>
        <w:spacing w:after="0" w:line="240" w:lineRule="auto"/>
        <w:rPr>
          <w:ins w:id="806" w:author="Corey-Gilbert, Darice" w:date="2016-10-06T14:53:00Z"/>
          <w:del w:id="807" w:author="Darice Corey-Gilbert" w:date="2016-10-06T21:53:00Z"/>
          <w:rFonts w:ascii="Verdana" w:eastAsia="Times New Roman" w:hAnsi="Verdana" w:cs="Times New Roman"/>
          <w:sz w:val="20"/>
          <w:szCs w:val="24"/>
        </w:rPr>
      </w:pPr>
    </w:p>
    <w:p w14:paraId="087FC316" w14:textId="18126919" w:rsidR="006C1357" w:rsidRPr="006C1357" w:rsidDel="00432967" w:rsidRDefault="006C1357" w:rsidP="006C1357">
      <w:pPr>
        <w:spacing w:after="0" w:line="240" w:lineRule="auto"/>
        <w:rPr>
          <w:ins w:id="808" w:author="Corey-Gilbert, Darice" w:date="2016-10-06T15:08:00Z"/>
          <w:del w:id="809" w:author="Darice Corey-Gilbert" w:date="2016-10-06T21:53:00Z"/>
          <w:rFonts w:ascii="Courier New" w:eastAsia="Times New Roman" w:hAnsi="Courier New" w:cs="Courier New"/>
          <w:sz w:val="20"/>
          <w:szCs w:val="24"/>
        </w:rPr>
      </w:pPr>
      <w:ins w:id="810" w:author="Corey-Gilbert, Darice" w:date="2016-10-06T15:08:00Z">
        <w:del w:id="811" w:author="Darice Corey-Gilbert" w:date="2016-10-06T21:53:00Z">
          <w:r w:rsidRPr="006C1357" w:rsidDel="00432967">
            <w:rPr>
              <w:rFonts w:ascii="Courier New" w:eastAsia="Times New Roman" w:hAnsi="Courier New" w:cs="Courier New"/>
              <w:sz w:val="20"/>
              <w:szCs w:val="24"/>
            </w:rPr>
            <w:delText>&lt;html&gt;</w:delText>
          </w:r>
        </w:del>
      </w:ins>
    </w:p>
    <w:p w14:paraId="286BCF6D" w14:textId="3A5F4850" w:rsidR="006C1357" w:rsidRPr="006C1357" w:rsidDel="00432967" w:rsidRDefault="006C1357" w:rsidP="006C1357">
      <w:pPr>
        <w:spacing w:after="0" w:line="240" w:lineRule="auto"/>
        <w:rPr>
          <w:ins w:id="812" w:author="Corey-Gilbert, Darice" w:date="2016-10-06T15:08:00Z"/>
          <w:del w:id="813" w:author="Darice Corey-Gilbert" w:date="2016-10-06T21:53:00Z"/>
          <w:rFonts w:ascii="Courier New" w:eastAsia="Times New Roman" w:hAnsi="Courier New" w:cs="Courier New"/>
          <w:sz w:val="20"/>
          <w:szCs w:val="24"/>
        </w:rPr>
      </w:pPr>
      <w:ins w:id="814" w:author="Corey-Gilbert, Darice" w:date="2016-10-06T15:08:00Z">
        <w:del w:id="815" w:author="Darice Corey-Gilbert" w:date="2016-10-06T21:53:00Z">
          <w:r w:rsidRPr="006C1357" w:rsidDel="00432967">
            <w:rPr>
              <w:rFonts w:ascii="Courier New" w:eastAsia="Times New Roman" w:hAnsi="Courier New" w:cs="Courier New"/>
              <w:sz w:val="20"/>
              <w:szCs w:val="24"/>
            </w:rPr>
            <w:delText>&lt;head&gt;</w:delText>
          </w:r>
        </w:del>
      </w:ins>
    </w:p>
    <w:p w14:paraId="4B01576C" w14:textId="0918C846" w:rsidR="006C1357" w:rsidRPr="006C1357" w:rsidDel="00432967" w:rsidRDefault="006C1357" w:rsidP="006C1357">
      <w:pPr>
        <w:spacing w:after="0" w:line="240" w:lineRule="auto"/>
        <w:rPr>
          <w:ins w:id="816" w:author="Corey-Gilbert, Darice" w:date="2016-10-06T15:08:00Z"/>
          <w:del w:id="817" w:author="Darice Corey-Gilbert" w:date="2016-10-06T21:53:00Z"/>
          <w:rFonts w:ascii="Courier New" w:eastAsia="Times New Roman" w:hAnsi="Courier New" w:cs="Courier New"/>
          <w:sz w:val="20"/>
          <w:szCs w:val="24"/>
        </w:rPr>
      </w:pPr>
      <w:ins w:id="818" w:author="Corey-Gilbert, Darice" w:date="2016-10-06T15:08:00Z">
        <w:del w:id="819" w:author="Darice Corey-Gilbert" w:date="2016-10-06T21:53:00Z">
          <w:r w:rsidRPr="006C1357" w:rsidDel="00432967">
            <w:rPr>
              <w:rFonts w:ascii="Courier New" w:eastAsia="Times New Roman" w:hAnsi="Courier New" w:cs="Courier New"/>
              <w:sz w:val="20"/>
              <w:szCs w:val="24"/>
            </w:rPr>
            <w:delText>&lt;meta charset="UTF-8"&gt;</w:delText>
          </w:r>
        </w:del>
      </w:ins>
    </w:p>
    <w:p w14:paraId="0D83A760" w14:textId="0B6BD2DF" w:rsidR="006C1357" w:rsidRPr="006C1357" w:rsidDel="00432967" w:rsidRDefault="006C1357" w:rsidP="006C1357">
      <w:pPr>
        <w:spacing w:after="0" w:line="240" w:lineRule="auto"/>
        <w:rPr>
          <w:ins w:id="820" w:author="Corey-Gilbert, Darice" w:date="2016-10-06T15:08:00Z"/>
          <w:del w:id="821" w:author="Darice Corey-Gilbert" w:date="2016-10-06T21:53:00Z"/>
          <w:rFonts w:ascii="Courier New" w:eastAsia="Times New Roman" w:hAnsi="Courier New" w:cs="Courier New"/>
          <w:sz w:val="20"/>
          <w:szCs w:val="24"/>
        </w:rPr>
      </w:pPr>
      <w:ins w:id="822" w:author="Corey-Gilbert, Darice" w:date="2016-10-06T15:08:00Z">
        <w:del w:id="823" w:author="Darice Corey-Gilbert" w:date="2016-10-06T21:53:00Z">
          <w:r w:rsidRPr="006C1357" w:rsidDel="00432967">
            <w:rPr>
              <w:rFonts w:ascii="Courier New" w:eastAsia="Times New Roman" w:hAnsi="Courier New" w:cs="Courier New"/>
              <w:sz w:val="20"/>
              <w:szCs w:val="24"/>
            </w:rPr>
            <w:delText>&lt;title&gt;jQuery Mobile Web App&lt;/title&gt;</w:delText>
          </w:r>
        </w:del>
      </w:ins>
    </w:p>
    <w:p w14:paraId="0EB8B8E3" w14:textId="76E1C414" w:rsidR="006C1357" w:rsidRPr="006C1357" w:rsidDel="00432967" w:rsidRDefault="006C1357" w:rsidP="006C1357">
      <w:pPr>
        <w:spacing w:after="0" w:line="240" w:lineRule="auto"/>
        <w:rPr>
          <w:ins w:id="824" w:author="Corey-Gilbert, Darice" w:date="2016-10-06T15:08:00Z"/>
          <w:del w:id="825" w:author="Darice Corey-Gilbert" w:date="2016-10-06T21:53:00Z"/>
          <w:rFonts w:ascii="Courier New" w:eastAsia="Times New Roman" w:hAnsi="Courier New" w:cs="Courier New"/>
          <w:sz w:val="20"/>
          <w:szCs w:val="24"/>
        </w:rPr>
      </w:pPr>
      <w:ins w:id="826" w:author="Corey-Gilbert, Darice" w:date="2016-10-06T15:08:00Z">
        <w:del w:id="827" w:author="Darice Corey-Gilbert" w:date="2016-10-06T21:53:00Z">
          <w:r w:rsidRPr="006C1357" w:rsidDel="00432967">
            <w:rPr>
              <w:rFonts w:ascii="Courier New" w:eastAsia="Times New Roman" w:hAnsi="Courier New" w:cs="Courier New"/>
              <w:sz w:val="20"/>
              <w:szCs w:val="24"/>
            </w:rPr>
            <w:delText>&lt;meta name="viewport" content="width=device-width,initial-scale=1" /&gt;</w:delText>
          </w:r>
        </w:del>
      </w:ins>
    </w:p>
    <w:p w14:paraId="5F9999FB" w14:textId="11073109" w:rsidR="006C1357" w:rsidRPr="006C1357" w:rsidDel="00432967" w:rsidRDefault="006C1357" w:rsidP="006C1357">
      <w:pPr>
        <w:spacing w:after="0" w:line="240" w:lineRule="auto"/>
        <w:rPr>
          <w:ins w:id="828" w:author="Corey-Gilbert, Darice" w:date="2016-10-06T15:08:00Z"/>
          <w:del w:id="829" w:author="Darice Corey-Gilbert" w:date="2016-10-06T21:53:00Z"/>
          <w:rFonts w:ascii="Courier New" w:eastAsia="Times New Roman" w:hAnsi="Courier New" w:cs="Courier New"/>
          <w:sz w:val="20"/>
          <w:szCs w:val="24"/>
        </w:rPr>
      </w:pPr>
      <w:ins w:id="830" w:author="Corey-Gilbert, Darice" w:date="2016-10-06T15:08:00Z">
        <w:del w:id="831" w:author="Darice Corey-Gilbert" w:date="2016-10-06T21:53:00Z">
          <w:r w:rsidRPr="006C1357" w:rsidDel="00432967">
            <w:rPr>
              <w:rFonts w:ascii="Courier New" w:eastAsia="Times New Roman" w:hAnsi="Courier New" w:cs="Courier New"/>
              <w:sz w:val="20"/>
              <w:szCs w:val="24"/>
            </w:rPr>
            <w:delText>&lt;link href="styles/custom.css" rel="stylesheet" type="text/css"&gt;</w:delText>
          </w:r>
        </w:del>
      </w:ins>
    </w:p>
    <w:p w14:paraId="22B510E5" w14:textId="5BF0E55C" w:rsidR="006C1357" w:rsidRPr="006C1357" w:rsidDel="00432967" w:rsidRDefault="006C1357" w:rsidP="006C1357">
      <w:pPr>
        <w:spacing w:after="0" w:line="240" w:lineRule="auto"/>
        <w:rPr>
          <w:ins w:id="832" w:author="Corey-Gilbert, Darice" w:date="2016-10-06T15:08:00Z"/>
          <w:del w:id="833" w:author="Darice Corey-Gilbert" w:date="2016-10-06T21:53:00Z"/>
          <w:rFonts w:ascii="Courier New" w:eastAsia="Times New Roman" w:hAnsi="Courier New" w:cs="Courier New"/>
          <w:sz w:val="20"/>
          <w:szCs w:val="24"/>
        </w:rPr>
      </w:pPr>
    </w:p>
    <w:p w14:paraId="1755EB73" w14:textId="4BD4A3E4" w:rsidR="006C1357" w:rsidRPr="006C1357" w:rsidDel="00432967" w:rsidRDefault="006C1357" w:rsidP="006C1357">
      <w:pPr>
        <w:spacing w:after="0" w:line="240" w:lineRule="auto"/>
        <w:rPr>
          <w:ins w:id="834" w:author="Corey-Gilbert, Darice" w:date="2016-10-06T15:08:00Z"/>
          <w:del w:id="835" w:author="Darice Corey-Gilbert" w:date="2016-10-06T21:53:00Z"/>
          <w:rFonts w:ascii="Courier New" w:eastAsia="Times New Roman" w:hAnsi="Courier New" w:cs="Courier New"/>
          <w:sz w:val="20"/>
          <w:szCs w:val="24"/>
        </w:rPr>
      </w:pPr>
      <w:ins w:id="836" w:author="Corey-Gilbert, Darice" w:date="2016-10-06T15:08:00Z">
        <w:del w:id="837" w:author="Darice Corey-Gilbert" w:date="2016-10-06T21:53:00Z">
          <w:r w:rsidRPr="006C1357" w:rsidDel="00432967">
            <w:rPr>
              <w:rFonts w:ascii="Courier New" w:eastAsia="Times New Roman" w:hAnsi="Courier New" w:cs="Courier New"/>
              <w:sz w:val="20"/>
              <w:szCs w:val="24"/>
            </w:rPr>
            <w:delText>&lt;link rel="stylesheet" href="http://code.jquery.com/mobile/1.4.5/jquery.mobile-1.4.5.min.css"&gt;</w:delText>
          </w:r>
        </w:del>
      </w:ins>
    </w:p>
    <w:p w14:paraId="56364E7A" w14:textId="2FFA5154" w:rsidR="006C1357" w:rsidRPr="006C1357" w:rsidDel="00432967" w:rsidRDefault="006C1357" w:rsidP="006C1357">
      <w:pPr>
        <w:spacing w:after="0" w:line="240" w:lineRule="auto"/>
        <w:rPr>
          <w:ins w:id="838" w:author="Corey-Gilbert, Darice" w:date="2016-10-06T15:08:00Z"/>
          <w:del w:id="839" w:author="Darice Corey-Gilbert" w:date="2016-10-06T21:53:00Z"/>
          <w:rFonts w:ascii="Courier New" w:eastAsia="Times New Roman" w:hAnsi="Courier New" w:cs="Courier New"/>
          <w:sz w:val="20"/>
          <w:szCs w:val="24"/>
        </w:rPr>
      </w:pPr>
      <w:ins w:id="840" w:author="Corey-Gilbert, Darice" w:date="2016-10-06T15:08:00Z">
        <w:del w:id="841" w:author="Darice Corey-Gilbert" w:date="2016-10-06T21:53:00Z">
          <w:r w:rsidRPr="006C1357" w:rsidDel="00432967">
            <w:rPr>
              <w:rFonts w:ascii="Courier New" w:eastAsia="Times New Roman" w:hAnsi="Courier New" w:cs="Courier New"/>
              <w:sz w:val="20"/>
              <w:szCs w:val="24"/>
            </w:rPr>
            <w:delText>&lt;script src="http://code.jquery.com/jquery-1.11.2.min.js"&gt;&lt;/script&gt;</w:delText>
          </w:r>
        </w:del>
      </w:ins>
    </w:p>
    <w:p w14:paraId="7C6D84E5" w14:textId="20E1AE28" w:rsidR="006C1357" w:rsidRPr="006C1357" w:rsidDel="00432967" w:rsidRDefault="006C1357" w:rsidP="006C1357">
      <w:pPr>
        <w:spacing w:after="0" w:line="240" w:lineRule="auto"/>
        <w:rPr>
          <w:ins w:id="842" w:author="Corey-Gilbert, Darice" w:date="2016-10-06T15:08:00Z"/>
          <w:del w:id="843" w:author="Darice Corey-Gilbert" w:date="2016-10-06T21:53:00Z"/>
          <w:rFonts w:ascii="Courier New" w:eastAsia="Times New Roman" w:hAnsi="Courier New" w:cs="Courier New"/>
          <w:sz w:val="20"/>
          <w:szCs w:val="24"/>
        </w:rPr>
      </w:pPr>
      <w:ins w:id="844" w:author="Corey-Gilbert, Darice" w:date="2016-10-06T15:08:00Z">
        <w:del w:id="845" w:author="Darice Corey-Gilbert" w:date="2016-10-06T21:53:00Z">
          <w:r w:rsidRPr="006C1357" w:rsidDel="00432967">
            <w:rPr>
              <w:rFonts w:ascii="Courier New" w:eastAsia="Times New Roman" w:hAnsi="Courier New" w:cs="Courier New"/>
              <w:sz w:val="20"/>
              <w:szCs w:val="24"/>
            </w:rPr>
            <w:delText>&lt;script src="http://code.jquery.com/mobile/1.4.5/jquery.mobile-1.4.5.min.js"&gt;&lt;/script&gt;</w:delText>
          </w:r>
        </w:del>
      </w:ins>
    </w:p>
    <w:p w14:paraId="10903896" w14:textId="7B8BDC9F" w:rsidR="006C1357" w:rsidRPr="006C1357" w:rsidDel="00432967" w:rsidRDefault="006C1357" w:rsidP="006C1357">
      <w:pPr>
        <w:spacing w:after="0" w:line="240" w:lineRule="auto"/>
        <w:rPr>
          <w:ins w:id="846" w:author="Corey-Gilbert, Darice" w:date="2016-10-06T15:08:00Z"/>
          <w:del w:id="847" w:author="Darice Corey-Gilbert" w:date="2016-10-06T21:53:00Z"/>
          <w:rFonts w:ascii="Courier New" w:eastAsia="Times New Roman" w:hAnsi="Courier New" w:cs="Courier New"/>
          <w:sz w:val="20"/>
          <w:szCs w:val="24"/>
        </w:rPr>
      </w:pPr>
      <w:ins w:id="848" w:author="Corey-Gilbert, Darice" w:date="2016-10-06T15:08:00Z">
        <w:del w:id="849" w:author="Darice Corey-Gilbert" w:date="2016-10-06T21:53:00Z">
          <w:r w:rsidRPr="006C1357" w:rsidDel="00432967">
            <w:rPr>
              <w:rFonts w:ascii="Courier New" w:eastAsia="Times New Roman" w:hAnsi="Courier New" w:cs="Courier New"/>
              <w:sz w:val="20"/>
              <w:szCs w:val="24"/>
            </w:rPr>
            <w:delText>&lt;script src="http://ajax.aspnetcdn.com/ajax/mobileservices/MobileServices.Web-1.2.5.min.js"&gt;&lt;/script&gt;</w:delText>
          </w:r>
        </w:del>
      </w:ins>
    </w:p>
    <w:p w14:paraId="07D77B7B" w14:textId="3F9BCB21" w:rsidR="006C1357" w:rsidRPr="006C1357" w:rsidDel="00432967" w:rsidRDefault="006C1357" w:rsidP="006C1357">
      <w:pPr>
        <w:spacing w:after="0" w:line="240" w:lineRule="auto"/>
        <w:rPr>
          <w:ins w:id="850" w:author="Corey-Gilbert, Darice" w:date="2016-10-06T15:08:00Z"/>
          <w:del w:id="851" w:author="Darice Corey-Gilbert" w:date="2016-10-06T21:53:00Z"/>
          <w:rFonts w:ascii="Courier New" w:eastAsia="Times New Roman" w:hAnsi="Courier New" w:cs="Courier New"/>
          <w:sz w:val="20"/>
          <w:szCs w:val="24"/>
        </w:rPr>
      </w:pPr>
    </w:p>
    <w:p w14:paraId="70A8DEDE" w14:textId="56CC8522" w:rsidR="006C1357" w:rsidRPr="006C1357" w:rsidDel="00432967" w:rsidRDefault="006C1357" w:rsidP="006C1357">
      <w:pPr>
        <w:spacing w:after="0" w:line="240" w:lineRule="auto"/>
        <w:rPr>
          <w:ins w:id="852" w:author="Corey-Gilbert, Darice" w:date="2016-10-06T15:08:00Z"/>
          <w:del w:id="853" w:author="Darice Corey-Gilbert" w:date="2016-10-06T21:53:00Z"/>
          <w:rFonts w:ascii="Courier New" w:eastAsia="Times New Roman" w:hAnsi="Courier New" w:cs="Courier New"/>
          <w:sz w:val="20"/>
          <w:szCs w:val="24"/>
        </w:rPr>
      </w:pPr>
    </w:p>
    <w:p w14:paraId="197AEBE7" w14:textId="7A30A1A2" w:rsidR="006C1357" w:rsidRPr="006C1357" w:rsidDel="00432967" w:rsidRDefault="006C1357" w:rsidP="006C1357">
      <w:pPr>
        <w:spacing w:after="0" w:line="240" w:lineRule="auto"/>
        <w:rPr>
          <w:ins w:id="854" w:author="Corey-Gilbert, Darice" w:date="2016-10-06T15:08:00Z"/>
          <w:del w:id="855" w:author="Darice Corey-Gilbert" w:date="2016-10-06T21:53:00Z"/>
          <w:rFonts w:ascii="Courier New" w:eastAsia="Times New Roman" w:hAnsi="Courier New" w:cs="Courier New"/>
          <w:sz w:val="20"/>
          <w:szCs w:val="24"/>
        </w:rPr>
      </w:pPr>
      <w:ins w:id="856" w:author="Corey-Gilbert, Darice" w:date="2016-10-06T15:08:00Z">
        <w:del w:id="857" w:author="Darice Corey-Gilbert" w:date="2016-10-06T21:53:00Z">
          <w:r w:rsidRPr="006C1357" w:rsidDel="00432967">
            <w:rPr>
              <w:rFonts w:ascii="Courier New" w:eastAsia="Times New Roman" w:hAnsi="Courier New" w:cs="Courier New"/>
              <w:sz w:val="20"/>
              <w:szCs w:val="24"/>
            </w:rPr>
            <w:delText>&lt;/head&gt;</w:delText>
          </w:r>
        </w:del>
      </w:ins>
    </w:p>
    <w:p w14:paraId="1BB8BD22" w14:textId="75EFE1AD" w:rsidR="006C1357" w:rsidRPr="006C1357" w:rsidDel="00432967" w:rsidRDefault="006C1357" w:rsidP="006C1357">
      <w:pPr>
        <w:spacing w:after="0" w:line="240" w:lineRule="auto"/>
        <w:rPr>
          <w:ins w:id="858" w:author="Corey-Gilbert, Darice" w:date="2016-10-06T15:08:00Z"/>
          <w:del w:id="859" w:author="Darice Corey-Gilbert" w:date="2016-10-06T21:53:00Z"/>
          <w:rFonts w:ascii="Courier New" w:eastAsia="Times New Roman" w:hAnsi="Courier New" w:cs="Courier New"/>
          <w:sz w:val="20"/>
          <w:szCs w:val="24"/>
        </w:rPr>
      </w:pPr>
      <w:ins w:id="860" w:author="Corey-Gilbert, Darice" w:date="2016-10-06T15:08:00Z">
        <w:del w:id="861" w:author="Darice Corey-Gilbert" w:date="2016-10-06T21:53:00Z">
          <w:r w:rsidRPr="006C1357" w:rsidDel="00432967">
            <w:rPr>
              <w:rFonts w:ascii="Courier New" w:eastAsia="Times New Roman" w:hAnsi="Courier New" w:cs="Courier New"/>
              <w:sz w:val="20"/>
              <w:szCs w:val="24"/>
            </w:rPr>
            <w:delText>&lt;body&gt;</w:delText>
          </w:r>
        </w:del>
      </w:ins>
    </w:p>
    <w:p w14:paraId="193C8E61" w14:textId="4E26854E" w:rsidR="006C1357" w:rsidRPr="006C1357" w:rsidDel="00432967" w:rsidRDefault="006C1357" w:rsidP="006C1357">
      <w:pPr>
        <w:spacing w:after="0" w:line="240" w:lineRule="auto"/>
        <w:rPr>
          <w:ins w:id="862" w:author="Corey-Gilbert, Darice" w:date="2016-10-06T15:08:00Z"/>
          <w:del w:id="863" w:author="Darice Corey-Gilbert" w:date="2016-10-06T21:53:00Z"/>
          <w:rFonts w:ascii="Courier New" w:eastAsia="Times New Roman" w:hAnsi="Courier New" w:cs="Courier New"/>
          <w:sz w:val="20"/>
          <w:szCs w:val="24"/>
        </w:rPr>
      </w:pPr>
      <w:ins w:id="864" w:author="Corey-Gilbert, Darice" w:date="2016-10-06T15:08:00Z">
        <w:del w:id="865" w:author="Darice Corey-Gilbert" w:date="2016-10-06T21:53:00Z">
          <w:r w:rsidRPr="006C1357" w:rsidDel="00432967">
            <w:rPr>
              <w:rFonts w:ascii="Courier New" w:eastAsia="Times New Roman" w:hAnsi="Courier New" w:cs="Courier New"/>
              <w:sz w:val="20"/>
              <w:szCs w:val="24"/>
            </w:rPr>
            <w:delText>&lt;div data-role="page"&gt;</w:delText>
          </w:r>
        </w:del>
      </w:ins>
    </w:p>
    <w:p w14:paraId="432EEE96" w14:textId="36D4CE37" w:rsidR="006C1357" w:rsidRPr="006C1357" w:rsidDel="00432967" w:rsidRDefault="006C1357" w:rsidP="006C1357">
      <w:pPr>
        <w:spacing w:after="0" w:line="240" w:lineRule="auto"/>
        <w:rPr>
          <w:ins w:id="866" w:author="Corey-Gilbert, Darice" w:date="2016-10-06T15:08:00Z"/>
          <w:del w:id="867" w:author="Darice Corey-Gilbert" w:date="2016-10-06T21:53:00Z"/>
          <w:rFonts w:ascii="Courier New" w:eastAsia="Times New Roman" w:hAnsi="Courier New" w:cs="Courier New"/>
          <w:sz w:val="20"/>
          <w:szCs w:val="24"/>
        </w:rPr>
      </w:pPr>
    </w:p>
    <w:p w14:paraId="7A83D80A" w14:textId="6AC24D1E" w:rsidR="006C1357" w:rsidRPr="006C1357" w:rsidDel="00432967" w:rsidRDefault="006C1357" w:rsidP="006C1357">
      <w:pPr>
        <w:spacing w:after="0" w:line="240" w:lineRule="auto"/>
        <w:rPr>
          <w:ins w:id="868" w:author="Corey-Gilbert, Darice" w:date="2016-10-06T15:08:00Z"/>
          <w:del w:id="869" w:author="Darice Corey-Gilbert" w:date="2016-10-06T21:53:00Z"/>
          <w:rFonts w:ascii="Courier New" w:eastAsia="Times New Roman" w:hAnsi="Courier New" w:cs="Courier New"/>
          <w:sz w:val="20"/>
          <w:szCs w:val="24"/>
        </w:rPr>
      </w:pPr>
      <w:ins w:id="870" w:author="Corey-Gilbert, Darice" w:date="2016-10-06T15:08:00Z">
        <w:del w:id="871" w:author="Darice Corey-Gilbert" w:date="2016-10-06T21:53:00Z">
          <w:r w:rsidRPr="006C1357" w:rsidDel="00432967">
            <w:rPr>
              <w:rFonts w:ascii="Courier New" w:eastAsia="Times New Roman" w:hAnsi="Courier New" w:cs="Courier New"/>
              <w:sz w:val="20"/>
              <w:szCs w:val="24"/>
            </w:rPr>
            <w:delText xml:space="preserve">  &lt;div data-role="header"&gt;</w:delText>
          </w:r>
        </w:del>
      </w:ins>
    </w:p>
    <w:p w14:paraId="2F03F8E3" w14:textId="41B8CE9A" w:rsidR="006C1357" w:rsidRPr="006C1357" w:rsidDel="00432967" w:rsidRDefault="006C1357" w:rsidP="006C1357">
      <w:pPr>
        <w:spacing w:after="0" w:line="240" w:lineRule="auto"/>
        <w:rPr>
          <w:ins w:id="872" w:author="Corey-Gilbert, Darice" w:date="2016-10-06T15:08:00Z"/>
          <w:del w:id="873" w:author="Darice Corey-Gilbert" w:date="2016-10-06T21:53:00Z"/>
          <w:rFonts w:ascii="Courier New" w:eastAsia="Times New Roman" w:hAnsi="Courier New" w:cs="Courier New"/>
          <w:sz w:val="20"/>
          <w:szCs w:val="24"/>
        </w:rPr>
      </w:pPr>
      <w:ins w:id="874" w:author="Corey-Gilbert, Darice" w:date="2016-10-06T15:08:00Z">
        <w:del w:id="875" w:author="Darice Corey-Gilbert" w:date="2016-10-06T21:53:00Z">
          <w:r w:rsidRPr="006C1357" w:rsidDel="00432967">
            <w:rPr>
              <w:rFonts w:ascii="Courier New" w:eastAsia="Times New Roman" w:hAnsi="Courier New" w:cs="Courier New"/>
              <w:sz w:val="20"/>
              <w:szCs w:val="24"/>
            </w:rPr>
            <w:delText xml:space="preserve">    &lt;h1&gt;My First jQuery Mobile Page&lt;/h1&gt;</w:delText>
          </w:r>
        </w:del>
      </w:ins>
    </w:p>
    <w:p w14:paraId="466FDCAE" w14:textId="060C24EC" w:rsidR="006C1357" w:rsidRPr="006C1357" w:rsidDel="00432967" w:rsidRDefault="006C1357" w:rsidP="006C1357">
      <w:pPr>
        <w:spacing w:after="0" w:line="240" w:lineRule="auto"/>
        <w:rPr>
          <w:ins w:id="876" w:author="Corey-Gilbert, Darice" w:date="2016-10-06T15:08:00Z"/>
          <w:del w:id="877" w:author="Darice Corey-Gilbert" w:date="2016-10-06T21:53:00Z"/>
          <w:rFonts w:ascii="Courier New" w:eastAsia="Times New Roman" w:hAnsi="Courier New" w:cs="Courier New"/>
          <w:sz w:val="20"/>
          <w:szCs w:val="24"/>
        </w:rPr>
      </w:pPr>
      <w:ins w:id="878" w:author="Corey-Gilbert, Darice" w:date="2016-10-06T15:08:00Z">
        <w:del w:id="879" w:author="Darice Corey-Gilbert" w:date="2016-10-06T21:53:00Z">
          <w:r w:rsidRPr="006C1357" w:rsidDel="00432967">
            <w:rPr>
              <w:rFonts w:ascii="Courier New" w:eastAsia="Times New Roman" w:hAnsi="Courier New" w:cs="Courier New"/>
              <w:sz w:val="20"/>
              <w:szCs w:val="24"/>
            </w:rPr>
            <w:delText xml:space="preserve">  &lt;/div&gt;</w:delText>
          </w:r>
        </w:del>
      </w:ins>
    </w:p>
    <w:p w14:paraId="4C71CC3D" w14:textId="1AF12F67" w:rsidR="006C1357" w:rsidRPr="006C1357" w:rsidDel="00432967" w:rsidRDefault="006C1357" w:rsidP="006C1357">
      <w:pPr>
        <w:spacing w:after="0" w:line="240" w:lineRule="auto"/>
        <w:rPr>
          <w:ins w:id="880" w:author="Corey-Gilbert, Darice" w:date="2016-10-06T15:08:00Z"/>
          <w:del w:id="881" w:author="Darice Corey-Gilbert" w:date="2016-10-06T21:53:00Z"/>
          <w:rFonts w:ascii="Courier New" w:eastAsia="Times New Roman" w:hAnsi="Courier New" w:cs="Courier New"/>
          <w:sz w:val="20"/>
          <w:szCs w:val="24"/>
        </w:rPr>
      </w:pPr>
    </w:p>
    <w:p w14:paraId="44B50F82" w14:textId="6C55E366" w:rsidR="006C1357" w:rsidRPr="006C1357" w:rsidDel="00432967" w:rsidRDefault="006C1357" w:rsidP="006C1357">
      <w:pPr>
        <w:spacing w:after="0" w:line="240" w:lineRule="auto"/>
        <w:rPr>
          <w:ins w:id="882" w:author="Corey-Gilbert, Darice" w:date="2016-10-06T15:08:00Z"/>
          <w:del w:id="883" w:author="Darice Corey-Gilbert" w:date="2016-10-06T21:53:00Z"/>
          <w:rFonts w:ascii="Courier New" w:eastAsia="Times New Roman" w:hAnsi="Courier New" w:cs="Courier New"/>
          <w:sz w:val="20"/>
          <w:szCs w:val="24"/>
        </w:rPr>
      </w:pPr>
      <w:ins w:id="884" w:author="Corey-Gilbert, Darice" w:date="2016-10-06T15:08:00Z">
        <w:del w:id="885" w:author="Darice Corey-Gilbert" w:date="2016-10-06T21:53:00Z">
          <w:r w:rsidRPr="006C1357" w:rsidDel="00432967">
            <w:rPr>
              <w:rFonts w:ascii="Courier New" w:eastAsia="Times New Roman" w:hAnsi="Courier New" w:cs="Courier New"/>
              <w:sz w:val="20"/>
              <w:szCs w:val="24"/>
            </w:rPr>
            <w:delText xml:space="preserve">  &lt;div data-role="main" class="ui-content"&gt;</w:delText>
          </w:r>
        </w:del>
      </w:ins>
    </w:p>
    <w:p w14:paraId="7120D5C6" w14:textId="7C5ED3F7" w:rsidR="006C1357" w:rsidRPr="006C1357" w:rsidDel="00432967" w:rsidRDefault="006C1357" w:rsidP="006C1357">
      <w:pPr>
        <w:spacing w:after="0" w:line="240" w:lineRule="auto"/>
        <w:rPr>
          <w:ins w:id="886" w:author="Corey-Gilbert, Darice" w:date="2016-10-06T15:08:00Z"/>
          <w:del w:id="887" w:author="Darice Corey-Gilbert" w:date="2016-10-06T21:53:00Z"/>
          <w:rFonts w:ascii="Courier New" w:eastAsia="Times New Roman" w:hAnsi="Courier New" w:cs="Courier New"/>
          <w:sz w:val="20"/>
          <w:szCs w:val="24"/>
        </w:rPr>
      </w:pPr>
      <w:ins w:id="888" w:author="Corey-Gilbert, Darice" w:date="2016-10-06T15:08:00Z">
        <w:del w:id="889" w:author="Darice Corey-Gilbert" w:date="2016-10-06T21:53:00Z">
          <w:r w:rsidRPr="006C1357" w:rsidDel="00432967">
            <w:rPr>
              <w:rFonts w:ascii="Courier New" w:eastAsia="Times New Roman" w:hAnsi="Courier New" w:cs="Courier New"/>
              <w:sz w:val="20"/>
              <w:szCs w:val="24"/>
            </w:rPr>
            <w:delText xml:space="preserve">    &lt;p&gt;Welcome to my first new jQuery Mobile page!&lt;/p&gt;</w:delText>
          </w:r>
        </w:del>
      </w:ins>
    </w:p>
    <w:p w14:paraId="13B60E2F" w14:textId="7BAF9FAC" w:rsidR="006C1357" w:rsidRPr="006C1357" w:rsidDel="00432967" w:rsidRDefault="006C1357" w:rsidP="006C1357">
      <w:pPr>
        <w:spacing w:after="0" w:line="240" w:lineRule="auto"/>
        <w:rPr>
          <w:ins w:id="890" w:author="Corey-Gilbert, Darice" w:date="2016-10-06T15:08:00Z"/>
          <w:del w:id="891" w:author="Darice Corey-Gilbert" w:date="2016-10-06T21:53:00Z"/>
          <w:rFonts w:ascii="Courier New" w:eastAsia="Times New Roman" w:hAnsi="Courier New" w:cs="Courier New"/>
          <w:sz w:val="20"/>
          <w:szCs w:val="24"/>
        </w:rPr>
      </w:pPr>
      <w:ins w:id="892" w:author="Corey-Gilbert, Darice" w:date="2016-10-06T15:08:00Z">
        <w:del w:id="893" w:author="Darice Corey-Gilbert" w:date="2016-10-06T21:53:00Z">
          <w:r w:rsidRPr="006C1357" w:rsidDel="00432967">
            <w:rPr>
              <w:rFonts w:ascii="Courier New" w:eastAsia="Times New Roman" w:hAnsi="Courier New" w:cs="Courier New"/>
              <w:sz w:val="20"/>
              <w:szCs w:val="24"/>
            </w:rPr>
            <w:delText xml:space="preserve">  &lt;/div&gt;</w:delText>
          </w:r>
        </w:del>
      </w:ins>
    </w:p>
    <w:p w14:paraId="4A4AE14A" w14:textId="1B8D821F" w:rsidR="006C1357" w:rsidRPr="006C1357" w:rsidDel="00432967" w:rsidRDefault="006C1357" w:rsidP="006C1357">
      <w:pPr>
        <w:spacing w:after="0" w:line="240" w:lineRule="auto"/>
        <w:rPr>
          <w:ins w:id="894" w:author="Corey-Gilbert, Darice" w:date="2016-10-06T15:08:00Z"/>
          <w:del w:id="895" w:author="Darice Corey-Gilbert" w:date="2016-10-06T21:53:00Z"/>
          <w:rFonts w:ascii="Courier New" w:eastAsia="Times New Roman" w:hAnsi="Courier New" w:cs="Courier New"/>
          <w:sz w:val="20"/>
          <w:szCs w:val="24"/>
        </w:rPr>
      </w:pPr>
    </w:p>
    <w:p w14:paraId="35B1A0E9" w14:textId="1F2A90D9" w:rsidR="006C1357" w:rsidRPr="006C1357" w:rsidDel="00432967" w:rsidRDefault="006C1357" w:rsidP="006C1357">
      <w:pPr>
        <w:spacing w:after="0" w:line="240" w:lineRule="auto"/>
        <w:rPr>
          <w:ins w:id="896" w:author="Corey-Gilbert, Darice" w:date="2016-10-06T15:08:00Z"/>
          <w:del w:id="897" w:author="Darice Corey-Gilbert" w:date="2016-10-06T21:53:00Z"/>
          <w:rFonts w:ascii="Courier New" w:eastAsia="Times New Roman" w:hAnsi="Courier New" w:cs="Courier New"/>
          <w:sz w:val="20"/>
          <w:szCs w:val="24"/>
        </w:rPr>
      </w:pPr>
      <w:ins w:id="898" w:author="Corey-Gilbert, Darice" w:date="2016-10-06T15:08:00Z">
        <w:del w:id="899" w:author="Darice Corey-Gilbert" w:date="2016-10-06T21:53:00Z">
          <w:r w:rsidRPr="006C1357" w:rsidDel="00432967">
            <w:rPr>
              <w:rFonts w:ascii="Courier New" w:eastAsia="Times New Roman" w:hAnsi="Courier New" w:cs="Courier New"/>
              <w:sz w:val="20"/>
              <w:szCs w:val="24"/>
            </w:rPr>
            <w:delText xml:space="preserve">  &lt;div data-role="footer"&gt;</w:delText>
          </w:r>
        </w:del>
      </w:ins>
    </w:p>
    <w:p w14:paraId="7A76D9FE" w14:textId="086B2F87" w:rsidR="006C1357" w:rsidRPr="006C1357" w:rsidDel="00432967" w:rsidRDefault="006C1357" w:rsidP="006C1357">
      <w:pPr>
        <w:spacing w:after="0" w:line="240" w:lineRule="auto"/>
        <w:rPr>
          <w:ins w:id="900" w:author="Corey-Gilbert, Darice" w:date="2016-10-06T15:08:00Z"/>
          <w:del w:id="901" w:author="Darice Corey-Gilbert" w:date="2016-10-06T21:53:00Z"/>
          <w:rFonts w:ascii="Courier New" w:eastAsia="Times New Roman" w:hAnsi="Courier New" w:cs="Courier New"/>
          <w:sz w:val="20"/>
          <w:szCs w:val="24"/>
        </w:rPr>
      </w:pPr>
      <w:ins w:id="902" w:author="Corey-Gilbert, Darice" w:date="2016-10-06T15:08:00Z">
        <w:del w:id="903" w:author="Darice Corey-Gilbert" w:date="2016-10-06T21:53:00Z">
          <w:r w:rsidRPr="006C1357" w:rsidDel="00432967">
            <w:rPr>
              <w:rFonts w:ascii="Courier New" w:eastAsia="Times New Roman" w:hAnsi="Courier New" w:cs="Courier New"/>
              <w:sz w:val="20"/>
              <w:szCs w:val="24"/>
            </w:rPr>
            <w:delText xml:space="preserve">    &lt;h1&gt;Footer Text&lt;/h1&gt;</w:delText>
          </w:r>
        </w:del>
      </w:ins>
    </w:p>
    <w:p w14:paraId="3C95CCD3" w14:textId="269130A6" w:rsidR="006C1357" w:rsidRPr="006C1357" w:rsidDel="00432967" w:rsidRDefault="006C1357" w:rsidP="006C1357">
      <w:pPr>
        <w:spacing w:after="0" w:line="240" w:lineRule="auto"/>
        <w:rPr>
          <w:ins w:id="904" w:author="Corey-Gilbert, Darice" w:date="2016-10-06T15:08:00Z"/>
          <w:del w:id="905" w:author="Darice Corey-Gilbert" w:date="2016-10-06T21:53:00Z"/>
          <w:rFonts w:ascii="Courier New" w:eastAsia="Times New Roman" w:hAnsi="Courier New" w:cs="Courier New"/>
          <w:sz w:val="20"/>
          <w:szCs w:val="24"/>
        </w:rPr>
      </w:pPr>
      <w:ins w:id="906" w:author="Corey-Gilbert, Darice" w:date="2016-10-06T15:08:00Z">
        <w:del w:id="907" w:author="Darice Corey-Gilbert" w:date="2016-10-06T21:53:00Z">
          <w:r w:rsidRPr="006C1357" w:rsidDel="00432967">
            <w:rPr>
              <w:rFonts w:ascii="Courier New" w:eastAsia="Times New Roman" w:hAnsi="Courier New" w:cs="Courier New"/>
              <w:sz w:val="20"/>
              <w:szCs w:val="24"/>
            </w:rPr>
            <w:delText xml:space="preserve">  &lt;/div&gt;</w:delText>
          </w:r>
        </w:del>
      </w:ins>
    </w:p>
    <w:p w14:paraId="59DF95B0" w14:textId="2B040FEC" w:rsidR="006C1357" w:rsidRPr="006C1357" w:rsidDel="00432967" w:rsidRDefault="006C1357" w:rsidP="006C1357">
      <w:pPr>
        <w:spacing w:after="0" w:line="240" w:lineRule="auto"/>
        <w:rPr>
          <w:ins w:id="908" w:author="Corey-Gilbert, Darice" w:date="2016-10-06T15:08:00Z"/>
          <w:del w:id="909" w:author="Darice Corey-Gilbert" w:date="2016-10-06T21:53:00Z"/>
          <w:rFonts w:ascii="Courier New" w:eastAsia="Times New Roman" w:hAnsi="Courier New" w:cs="Courier New"/>
          <w:sz w:val="20"/>
          <w:szCs w:val="24"/>
        </w:rPr>
      </w:pPr>
    </w:p>
    <w:p w14:paraId="717E7560" w14:textId="158D2F32" w:rsidR="006C1357" w:rsidRPr="006C1357" w:rsidDel="00432967" w:rsidRDefault="006C1357" w:rsidP="006C1357">
      <w:pPr>
        <w:spacing w:after="0" w:line="240" w:lineRule="auto"/>
        <w:rPr>
          <w:ins w:id="910" w:author="Corey-Gilbert, Darice" w:date="2016-10-06T15:08:00Z"/>
          <w:del w:id="911" w:author="Darice Corey-Gilbert" w:date="2016-10-06T21:53:00Z"/>
          <w:rFonts w:ascii="Courier New" w:eastAsia="Times New Roman" w:hAnsi="Courier New" w:cs="Courier New"/>
          <w:sz w:val="20"/>
          <w:szCs w:val="24"/>
        </w:rPr>
      </w:pPr>
      <w:ins w:id="912" w:author="Corey-Gilbert, Darice" w:date="2016-10-06T15:08:00Z">
        <w:del w:id="913" w:author="Darice Corey-Gilbert" w:date="2016-10-06T21:53:00Z">
          <w:r w:rsidRPr="006C1357" w:rsidDel="00432967">
            <w:rPr>
              <w:rFonts w:ascii="Courier New" w:eastAsia="Times New Roman" w:hAnsi="Courier New" w:cs="Courier New"/>
              <w:sz w:val="20"/>
              <w:szCs w:val="24"/>
            </w:rPr>
            <w:delText>&lt;/div&gt;</w:delText>
          </w:r>
        </w:del>
      </w:ins>
    </w:p>
    <w:p w14:paraId="1B69C80F" w14:textId="2AE926C2" w:rsidR="006C1357" w:rsidRPr="006C1357" w:rsidDel="00432967" w:rsidRDefault="006C1357" w:rsidP="006C1357">
      <w:pPr>
        <w:spacing w:after="0" w:line="240" w:lineRule="auto"/>
        <w:rPr>
          <w:ins w:id="914" w:author="Corey-Gilbert, Darice" w:date="2016-10-06T15:08:00Z"/>
          <w:del w:id="915" w:author="Darice Corey-Gilbert" w:date="2016-10-06T21:53:00Z"/>
          <w:rFonts w:ascii="Courier New" w:eastAsia="Times New Roman" w:hAnsi="Courier New" w:cs="Courier New"/>
          <w:sz w:val="20"/>
          <w:szCs w:val="24"/>
        </w:rPr>
      </w:pPr>
      <w:ins w:id="916" w:author="Corey-Gilbert, Darice" w:date="2016-10-06T15:08:00Z">
        <w:del w:id="917" w:author="Darice Corey-Gilbert" w:date="2016-10-06T21:53:00Z">
          <w:r w:rsidRPr="006C1357" w:rsidDel="00432967">
            <w:rPr>
              <w:rFonts w:ascii="Courier New" w:eastAsia="Times New Roman" w:hAnsi="Courier New" w:cs="Courier New"/>
              <w:sz w:val="20"/>
              <w:szCs w:val="24"/>
            </w:rPr>
            <w:delText>&lt;/body&gt;</w:delText>
          </w:r>
        </w:del>
      </w:ins>
    </w:p>
    <w:p w14:paraId="18B5D3C3" w14:textId="5C537FCC" w:rsidR="007B7F33" w:rsidDel="00432967" w:rsidRDefault="006C1357" w:rsidP="006C1357">
      <w:pPr>
        <w:spacing w:after="0" w:line="240" w:lineRule="auto"/>
        <w:rPr>
          <w:ins w:id="918" w:author="Corey-Gilbert, Darice" w:date="2016-10-06T15:08:00Z"/>
          <w:del w:id="919" w:author="Darice Corey-Gilbert" w:date="2016-10-06T21:53:00Z"/>
          <w:rFonts w:ascii="Courier New" w:eastAsia="Times New Roman" w:hAnsi="Courier New" w:cs="Courier New"/>
          <w:sz w:val="20"/>
          <w:szCs w:val="24"/>
        </w:rPr>
      </w:pPr>
      <w:ins w:id="920" w:author="Corey-Gilbert, Darice" w:date="2016-10-06T15:08:00Z">
        <w:del w:id="921" w:author="Darice Corey-Gilbert" w:date="2016-10-06T21:53:00Z">
          <w:r w:rsidRPr="006C1357" w:rsidDel="00432967">
            <w:rPr>
              <w:rFonts w:ascii="Courier New" w:eastAsia="Times New Roman" w:hAnsi="Courier New" w:cs="Courier New"/>
              <w:sz w:val="20"/>
              <w:szCs w:val="24"/>
            </w:rPr>
            <w:delText>&lt;/html&gt;</w:delText>
          </w:r>
        </w:del>
      </w:ins>
    </w:p>
    <w:p w14:paraId="3908E8A8" w14:textId="0A5AA25C" w:rsidR="007B6254" w:rsidDel="00432967" w:rsidRDefault="007B6254" w:rsidP="006C1357">
      <w:pPr>
        <w:spacing w:after="0" w:line="240" w:lineRule="auto"/>
        <w:rPr>
          <w:ins w:id="922" w:author="Corey-Gilbert, Darice" w:date="2016-10-06T14:54:00Z"/>
          <w:del w:id="923" w:author="Darice Corey-Gilbert" w:date="2016-10-06T21:53:00Z"/>
          <w:rFonts w:ascii="Verdana" w:eastAsia="Times New Roman" w:hAnsi="Verdana" w:cs="Times New Roman"/>
          <w:sz w:val="20"/>
          <w:szCs w:val="24"/>
        </w:rPr>
      </w:pPr>
    </w:p>
    <w:p w14:paraId="458BA1B0" w14:textId="5860ACA7" w:rsidR="003059A2" w:rsidDel="00432967" w:rsidRDefault="003059A2" w:rsidP="000E3A3A">
      <w:pPr>
        <w:spacing w:after="0" w:line="240" w:lineRule="auto"/>
        <w:rPr>
          <w:ins w:id="924" w:author="Corey-Gilbert, Darice" w:date="2016-10-06T14:55:00Z"/>
          <w:del w:id="925" w:author="Darice Corey-Gilbert" w:date="2016-10-06T21:53:00Z"/>
          <w:rFonts w:ascii="Verdana" w:eastAsia="Times New Roman" w:hAnsi="Verdana" w:cs="Times New Roman"/>
          <w:sz w:val="20"/>
          <w:szCs w:val="24"/>
        </w:rPr>
      </w:pPr>
      <w:ins w:id="926" w:author="Corey-Gilbert, Darice" w:date="2016-10-06T14:54:00Z">
        <w:del w:id="927" w:author="Darice Corey-Gilbert" w:date="2016-10-06T21:53:00Z">
          <w:r w:rsidDel="00432967">
            <w:rPr>
              <w:rFonts w:ascii="Verdana" w:eastAsia="Times New Roman" w:hAnsi="Verdana" w:cs="Times New Roman"/>
              <w:sz w:val="20"/>
              <w:szCs w:val="24"/>
            </w:rPr>
            <w:delText>Save the file as ‘</w:delText>
          </w:r>
        </w:del>
      </w:ins>
      <w:ins w:id="928" w:author="Corey-Gilbert, Darice" w:date="2016-10-06T14:55:00Z">
        <w:del w:id="929" w:author="Darice Corey-Gilbert" w:date="2016-10-06T21:53:00Z">
          <w:r w:rsidRPr="0062436F" w:rsidDel="00432967">
            <w:rPr>
              <w:rFonts w:ascii="Courier New" w:eastAsia="Times New Roman" w:hAnsi="Courier New" w:cs="Courier New"/>
              <w:sz w:val="20"/>
              <w:szCs w:val="24"/>
              <w:rPrChange w:id="930" w:author="Corey-Gilbert, Darice" w:date="2016-10-06T15:00:00Z">
                <w:rPr>
                  <w:rFonts w:ascii="Verdana" w:eastAsia="Times New Roman" w:hAnsi="Verdana" w:cs="Times New Roman"/>
                  <w:sz w:val="20"/>
                  <w:szCs w:val="24"/>
                </w:rPr>
              </w:rPrChange>
            </w:rPr>
            <w:delText>my_first_jquery_mobile_page.html’</w:delText>
          </w:r>
          <w:r w:rsidDel="00432967">
            <w:rPr>
              <w:rFonts w:ascii="Verdana" w:eastAsia="Times New Roman" w:hAnsi="Verdana" w:cs="Times New Roman"/>
              <w:sz w:val="20"/>
              <w:szCs w:val="24"/>
            </w:rPr>
            <w:delText>. Now, open the page in your browser.</w:delText>
          </w:r>
        </w:del>
      </w:ins>
    </w:p>
    <w:p w14:paraId="742B83FA" w14:textId="0FCC70BE" w:rsidR="003059A2" w:rsidDel="00432967" w:rsidRDefault="003059A2" w:rsidP="000E3A3A">
      <w:pPr>
        <w:spacing w:after="0" w:line="240" w:lineRule="auto"/>
        <w:rPr>
          <w:ins w:id="931" w:author="Corey-Gilbert, Darice" w:date="2016-10-06T14:55:00Z"/>
          <w:del w:id="932" w:author="Darice Corey-Gilbert" w:date="2016-10-06T21:53:00Z"/>
          <w:rFonts w:ascii="Verdana" w:eastAsia="Times New Roman" w:hAnsi="Verdana" w:cs="Times New Roman"/>
          <w:sz w:val="20"/>
          <w:szCs w:val="24"/>
        </w:rPr>
      </w:pPr>
    </w:p>
    <w:p w14:paraId="0D440A0D" w14:textId="7AD6D76C" w:rsidR="003059A2" w:rsidDel="00432967" w:rsidRDefault="003059A2" w:rsidP="000E3A3A">
      <w:pPr>
        <w:spacing w:after="0" w:line="240" w:lineRule="auto"/>
        <w:rPr>
          <w:ins w:id="933" w:author="Corey-Gilbert, Darice" w:date="2016-10-06T15:08:00Z"/>
          <w:del w:id="934" w:author="Darice Corey-Gilbert" w:date="2016-10-06T21:53:00Z"/>
          <w:rFonts w:ascii="Verdana" w:eastAsia="Times New Roman" w:hAnsi="Verdana" w:cs="Times New Roman"/>
          <w:sz w:val="20"/>
          <w:szCs w:val="24"/>
        </w:rPr>
      </w:pPr>
      <w:ins w:id="935" w:author="Corey-Gilbert, Darice" w:date="2016-10-06T14:55:00Z">
        <w:del w:id="936" w:author="Darice Corey-Gilbert" w:date="2016-10-06T21:53:00Z">
          <w:r w:rsidDel="00432967">
            <w:rPr>
              <w:rFonts w:ascii="Verdana" w:eastAsia="Times New Roman" w:hAnsi="Verdana" w:cs="Times New Roman"/>
              <w:sz w:val="20"/>
              <w:szCs w:val="24"/>
            </w:rPr>
            <w:delText>Here’s how it will appear:</w:delText>
          </w:r>
        </w:del>
      </w:ins>
    </w:p>
    <w:p w14:paraId="112E26EB" w14:textId="1F1330E3" w:rsidR="007B6254" w:rsidDel="00432967" w:rsidRDefault="007B6254" w:rsidP="000E3A3A">
      <w:pPr>
        <w:spacing w:after="0" w:line="240" w:lineRule="auto"/>
        <w:rPr>
          <w:ins w:id="937" w:author="Corey-Gilbert, Darice" w:date="2016-10-06T14:55:00Z"/>
          <w:del w:id="938" w:author="Darice Corey-Gilbert" w:date="2016-10-06T21:53:00Z"/>
          <w:rFonts w:ascii="Verdana" w:eastAsia="Times New Roman" w:hAnsi="Verdana" w:cs="Times New Roman"/>
          <w:sz w:val="20"/>
          <w:szCs w:val="24"/>
        </w:rPr>
      </w:pPr>
    </w:p>
    <w:p w14:paraId="3B7C2413" w14:textId="4FB961D6" w:rsidR="003059A2" w:rsidDel="00432967" w:rsidRDefault="006C1357" w:rsidP="000E3A3A">
      <w:pPr>
        <w:spacing w:after="0" w:line="240" w:lineRule="auto"/>
        <w:rPr>
          <w:ins w:id="939" w:author="Corey-Gilbert, Darice" w:date="2016-10-06T15:08:00Z"/>
          <w:del w:id="940" w:author="Darice Corey-Gilbert" w:date="2016-10-06T21:53:00Z"/>
          <w:rFonts w:ascii="Verdana" w:eastAsia="Times New Roman" w:hAnsi="Verdana" w:cs="Times New Roman"/>
          <w:sz w:val="20"/>
          <w:szCs w:val="24"/>
        </w:rPr>
      </w:pPr>
      <w:ins w:id="941" w:author="Corey-Gilbert, Darice" w:date="2016-10-06T15:08:00Z">
        <w:del w:id="942" w:author="Darice Corey-Gilbert" w:date="2016-10-06T21:53:00Z">
          <w:r w:rsidDel="00432967">
            <w:rPr>
              <w:noProof/>
            </w:rPr>
            <w:drawing>
              <wp:inline distT="0" distB="0" distL="0" distR="0" wp14:anchorId="70DB48F2" wp14:editId="7851FFC0">
                <wp:extent cx="5943600" cy="3592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92830"/>
                        </a:xfrm>
                        <a:prstGeom prst="rect">
                          <a:avLst/>
                        </a:prstGeom>
                      </pic:spPr>
                    </pic:pic>
                  </a:graphicData>
                </a:graphic>
              </wp:inline>
            </w:drawing>
          </w:r>
        </w:del>
      </w:ins>
    </w:p>
    <w:p w14:paraId="6EC1B013" w14:textId="7CC8E211" w:rsidR="006C1357" w:rsidDel="00432967" w:rsidRDefault="006C1357" w:rsidP="000E3A3A">
      <w:pPr>
        <w:spacing w:after="0" w:line="240" w:lineRule="auto"/>
        <w:rPr>
          <w:ins w:id="943" w:author="Corey-Gilbert, Darice" w:date="2016-10-06T14:55:00Z"/>
          <w:del w:id="944" w:author="Darice Corey-Gilbert" w:date="2016-10-06T21:53:00Z"/>
          <w:rFonts w:ascii="Verdana" w:eastAsia="Times New Roman" w:hAnsi="Verdana" w:cs="Times New Roman"/>
          <w:sz w:val="20"/>
          <w:szCs w:val="24"/>
        </w:rPr>
      </w:pPr>
    </w:p>
    <w:p w14:paraId="5E2B18A4" w14:textId="241434E3" w:rsidR="003059A2" w:rsidDel="00432967" w:rsidRDefault="003059A2" w:rsidP="000E3A3A">
      <w:pPr>
        <w:spacing w:after="0" w:line="240" w:lineRule="auto"/>
        <w:rPr>
          <w:ins w:id="945" w:author="Corey-Gilbert, Darice" w:date="2016-10-06T14:55:00Z"/>
          <w:del w:id="946" w:author="Darice Corey-Gilbert" w:date="2016-10-06T21:53:00Z"/>
          <w:rFonts w:ascii="Verdana" w:eastAsia="Times New Roman" w:hAnsi="Verdana" w:cs="Times New Roman"/>
          <w:sz w:val="20"/>
          <w:szCs w:val="24"/>
        </w:rPr>
      </w:pPr>
      <w:ins w:id="947" w:author="Corey-Gilbert, Darice" w:date="2016-10-06T14:55:00Z">
        <w:del w:id="948" w:author="Darice Corey-Gilbert" w:date="2016-10-06T21:53:00Z">
          <w:r w:rsidDel="00432967">
            <w:rPr>
              <w:rFonts w:ascii="Verdana" w:eastAsia="Times New Roman" w:hAnsi="Verdana" w:cs="Times New Roman"/>
              <w:sz w:val="20"/>
              <w:szCs w:val="24"/>
            </w:rPr>
            <w:delText>Let’s back up a moment and explain the different components of the HTML you just typed.</w:delText>
          </w:r>
        </w:del>
      </w:ins>
    </w:p>
    <w:p w14:paraId="3EB4123A" w14:textId="363D9DF7" w:rsidR="003059A2" w:rsidDel="00432967" w:rsidRDefault="003059A2" w:rsidP="000E3A3A">
      <w:pPr>
        <w:spacing w:after="0" w:line="240" w:lineRule="auto"/>
        <w:rPr>
          <w:ins w:id="949" w:author="Corey-Gilbert, Darice" w:date="2016-10-06T14:56:00Z"/>
          <w:del w:id="950" w:author="Darice Corey-Gilbert" w:date="2016-10-06T21:53:00Z"/>
          <w:rFonts w:ascii="Verdana" w:eastAsia="Times New Roman" w:hAnsi="Verdana" w:cs="Times New Roman"/>
          <w:sz w:val="20"/>
          <w:szCs w:val="24"/>
        </w:rPr>
      </w:pPr>
    </w:p>
    <w:p w14:paraId="1F2F0432" w14:textId="73F54C69" w:rsidR="003059A2" w:rsidRPr="003059A2" w:rsidDel="00432967" w:rsidRDefault="003059A2">
      <w:pPr>
        <w:pStyle w:val="ListParagraph"/>
        <w:numPr>
          <w:ilvl w:val="0"/>
          <w:numId w:val="35"/>
        </w:numPr>
        <w:spacing w:after="0" w:line="240" w:lineRule="auto"/>
        <w:rPr>
          <w:ins w:id="951" w:author="Corey-Gilbert, Darice" w:date="2016-10-06T14:56:00Z"/>
          <w:del w:id="952" w:author="Darice Corey-Gilbert" w:date="2016-10-06T21:53:00Z"/>
          <w:rFonts w:ascii="Verdana" w:eastAsia="Times New Roman" w:hAnsi="Verdana" w:cs="Times New Roman"/>
          <w:sz w:val="20"/>
          <w:szCs w:val="24"/>
          <w:rPrChange w:id="953" w:author="Corey-Gilbert, Darice" w:date="2016-10-06T14:56:00Z">
            <w:rPr>
              <w:ins w:id="954" w:author="Corey-Gilbert, Darice" w:date="2016-10-06T14:56:00Z"/>
              <w:del w:id="955" w:author="Darice Corey-Gilbert" w:date="2016-10-06T21:53:00Z"/>
            </w:rPr>
          </w:rPrChange>
        </w:rPr>
        <w:pPrChange w:id="956" w:author="Corey-Gilbert, Darice" w:date="2016-10-06T14:56:00Z">
          <w:pPr>
            <w:spacing w:after="0" w:line="240" w:lineRule="auto"/>
          </w:pPr>
        </w:pPrChange>
      </w:pPr>
      <w:ins w:id="957" w:author="Corey-Gilbert, Darice" w:date="2016-10-06T14:56:00Z">
        <w:del w:id="958" w:author="Darice Corey-Gilbert" w:date="2016-10-06T21:53:00Z">
          <w:r w:rsidRPr="003059A2" w:rsidDel="00432967">
            <w:rPr>
              <w:rFonts w:ascii="Verdana" w:eastAsia="Times New Roman" w:hAnsi="Verdana" w:cs="Times New Roman"/>
              <w:sz w:val="20"/>
              <w:szCs w:val="24"/>
              <w:rPrChange w:id="959" w:author="Corey-Gilbert, Darice" w:date="2016-10-06T14:56:00Z">
                <w:rPr/>
              </w:rPrChange>
            </w:rPr>
            <w:delText xml:space="preserve">The </w:delText>
          </w:r>
          <w:r w:rsidRPr="00927DF4" w:rsidDel="00432967">
            <w:rPr>
              <w:rFonts w:ascii="Courier New" w:eastAsia="Times New Roman" w:hAnsi="Courier New" w:cs="Courier New"/>
              <w:sz w:val="20"/>
              <w:szCs w:val="24"/>
              <w:rPrChange w:id="960" w:author="Corey-Gilbert, Darice" w:date="2016-10-06T14:56:00Z">
                <w:rPr/>
              </w:rPrChange>
            </w:rPr>
            <w:delText>data-role="page"</w:delText>
          </w:r>
          <w:r w:rsidRPr="003059A2" w:rsidDel="00432967">
            <w:rPr>
              <w:rFonts w:ascii="Verdana" w:eastAsia="Times New Roman" w:hAnsi="Verdana" w:cs="Times New Roman"/>
              <w:sz w:val="20"/>
              <w:szCs w:val="24"/>
              <w:rPrChange w:id="961" w:author="Corey-Gilbert, Darice" w:date="2016-10-06T14:56:00Z">
                <w:rPr/>
              </w:rPrChange>
            </w:rPr>
            <w:delText xml:space="preserve"> is the page displayed in the browser</w:delText>
          </w:r>
        </w:del>
      </w:ins>
    </w:p>
    <w:p w14:paraId="69C0AF9A" w14:textId="6C38D56C" w:rsidR="003059A2" w:rsidRPr="003059A2" w:rsidDel="00432967" w:rsidRDefault="003059A2">
      <w:pPr>
        <w:pStyle w:val="ListParagraph"/>
        <w:numPr>
          <w:ilvl w:val="0"/>
          <w:numId w:val="35"/>
        </w:numPr>
        <w:spacing w:after="0" w:line="240" w:lineRule="auto"/>
        <w:rPr>
          <w:ins w:id="962" w:author="Corey-Gilbert, Darice" w:date="2016-10-06T14:56:00Z"/>
          <w:del w:id="963" w:author="Darice Corey-Gilbert" w:date="2016-10-06T21:53:00Z"/>
          <w:rFonts w:ascii="Verdana" w:eastAsia="Times New Roman" w:hAnsi="Verdana" w:cs="Times New Roman"/>
          <w:sz w:val="20"/>
          <w:szCs w:val="24"/>
          <w:rPrChange w:id="964" w:author="Corey-Gilbert, Darice" w:date="2016-10-06T14:56:00Z">
            <w:rPr>
              <w:ins w:id="965" w:author="Corey-Gilbert, Darice" w:date="2016-10-06T14:56:00Z"/>
              <w:del w:id="966" w:author="Darice Corey-Gilbert" w:date="2016-10-06T21:53:00Z"/>
            </w:rPr>
          </w:rPrChange>
        </w:rPr>
        <w:pPrChange w:id="967" w:author="Corey-Gilbert, Darice" w:date="2016-10-06T14:56:00Z">
          <w:pPr>
            <w:spacing w:after="0" w:line="240" w:lineRule="auto"/>
          </w:pPr>
        </w:pPrChange>
      </w:pPr>
      <w:ins w:id="968" w:author="Corey-Gilbert, Darice" w:date="2016-10-06T14:56:00Z">
        <w:del w:id="969" w:author="Darice Corey-Gilbert" w:date="2016-10-06T21:53:00Z">
          <w:r w:rsidRPr="003059A2" w:rsidDel="00432967">
            <w:rPr>
              <w:rFonts w:ascii="Verdana" w:eastAsia="Times New Roman" w:hAnsi="Verdana" w:cs="Times New Roman"/>
              <w:sz w:val="20"/>
              <w:szCs w:val="24"/>
              <w:rPrChange w:id="970" w:author="Corey-Gilbert, Darice" w:date="2016-10-06T14:56:00Z">
                <w:rPr/>
              </w:rPrChange>
            </w:rPr>
            <w:delText xml:space="preserve">The </w:delText>
          </w:r>
          <w:r w:rsidRPr="00927DF4" w:rsidDel="00432967">
            <w:rPr>
              <w:rFonts w:ascii="Courier New" w:eastAsia="Times New Roman" w:hAnsi="Courier New" w:cs="Courier New"/>
              <w:sz w:val="20"/>
              <w:szCs w:val="24"/>
              <w:rPrChange w:id="971" w:author="Corey-Gilbert, Darice" w:date="2016-10-06T14:56:00Z">
                <w:rPr/>
              </w:rPrChange>
            </w:rPr>
            <w:delText xml:space="preserve">data-role="header" </w:delText>
          </w:r>
          <w:r w:rsidRPr="003059A2" w:rsidDel="00432967">
            <w:rPr>
              <w:rFonts w:ascii="Verdana" w:eastAsia="Times New Roman" w:hAnsi="Verdana" w:cs="Times New Roman"/>
              <w:sz w:val="20"/>
              <w:szCs w:val="24"/>
              <w:rPrChange w:id="972" w:author="Corey-Gilbert, Darice" w:date="2016-10-06T14:56:00Z">
                <w:rPr/>
              </w:rPrChange>
            </w:rPr>
            <w:delText>creates a toolbar at the top of the page (often used for title or search buttons)</w:delText>
          </w:r>
        </w:del>
      </w:ins>
    </w:p>
    <w:p w14:paraId="201DA50D" w14:textId="0E3AC043" w:rsidR="003059A2" w:rsidRPr="003059A2" w:rsidDel="00432967" w:rsidRDefault="003059A2">
      <w:pPr>
        <w:pStyle w:val="ListParagraph"/>
        <w:numPr>
          <w:ilvl w:val="0"/>
          <w:numId w:val="35"/>
        </w:numPr>
        <w:spacing w:after="0" w:line="240" w:lineRule="auto"/>
        <w:rPr>
          <w:ins w:id="973" w:author="Corey-Gilbert, Darice" w:date="2016-10-06T14:56:00Z"/>
          <w:del w:id="974" w:author="Darice Corey-Gilbert" w:date="2016-10-06T21:53:00Z"/>
          <w:rFonts w:ascii="Verdana" w:eastAsia="Times New Roman" w:hAnsi="Verdana" w:cs="Times New Roman"/>
          <w:sz w:val="20"/>
          <w:szCs w:val="24"/>
          <w:rPrChange w:id="975" w:author="Corey-Gilbert, Darice" w:date="2016-10-06T14:56:00Z">
            <w:rPr>
              <w:ins w:id="976" w:author="Corey-Gilbert, Darice" w:date="2016-10-06T14:56:00Z"/>
              <w:del w:id="977" w:author="Darice Corey-Gilbert" w:date="2016-10-06T21:53:00Z"/>
            </w:rPr>
          </w:rPrChange>
        </w:rPr>
        <w:pPrChange w:id="978" w:author="Corey-Gilbert, Darice" w:date="2016-10-06T14:56:00Z">
          <w:pPr>
            <w:spacing w:after="0" w:line="240" w:lineRule="auto"/>
          </w:pPr>
        </w:pPrChange>
      </w:pPr>
      <w:ins w:id="979" w:author="Corey-Gilbert, Darice" w:date="2016-10-06T14:56:00Z">
        <w:del w:id="980" w:author="Darice Corey-Gilbert" w:date="2016-10-06T21:53:00Z">
          <w:r w:rsidRPr="003059A2" w:rsidDel="00432967">
            <w:rPr>
              <w:rFonts w:ascii="Verdana" w:eastAsia="Times New Roman" w:hAnsi="Verdana" w:cs="Times New Roman"/>
              <w:sz w:val="20"/>
              <w:szCs w:val="24"/>
              <w:rPrChange w:id="981" w:author="Corey-Gilbert, Darice" w:date="2016-10-06T14:56:00Z">
                <w:rPr/>
              </w:rPrChange>
            </w:rPr>
            <w:delText xml:space="preserve">The </w:delText>
          </w:r>
          <w:r w:rsidRPr="00927DF4" w:rsidDel="00432967">
            <w:rPr>
              <w:rFonts w:ascii="Courier New" w:eastAsia="Times New Roman" w:hAnsi="Courier New" w:cs="Courier New"/>
              <w:sz w:val="20"/>
              <w:szCs w:val="24"/>
              <w:rPrChange w:id="982" w:author="Corey-Gilbert, Darice" w:date="2016-10-06T14:56:00Z">
                <w:rPr/>
              </w:rPrChange>
            </w:rPr>
            <w:delText>data-role="main"</w:delText>
          </w:r>
          <w:r w:rsidRPr="003059A2" w:rsidDel="00432967">
            <w:rPr>
              <w:rFonts w:ascii="Verdana" w:eastAsia="Times New Roman" w:hAnsi="Verdana" w:cs="Times New Roman"/>
              <w:sz w:val="20"/>
              <w:szCs w:val="24"/>
              <w:rPrChange w:id="983" w:author="Corey-Gilbert, Darice" w:date="2016-10-06T14:56:00Z">
                <w:rPr/>
              </w:rPrChange>
            </w:rPr>
            <w:delText xml:space="preserve"> defines the content of the page, like text, images, buttons, forms, etc.</w:delText>
          </w:r>
        </w:del>
      </w:ins>
    </w:p>
    <w:p w14:paraId="2C51B219" w14:textId="0175E9AC" w:rsidR="003059A2" w:rsidRPr="003059A2" w:rsidDel="00432967" w:rsidRDefault="003059A2">
      <w:pPr>
        <w:pStyle w:val="ListParagraph"/>
        <w:numPr>
          <w:ilvl w:val="0"/>
          <w:numId w:val="35"/>
        </w:numPr>
        <w:spacing w:after="0" w:line="240" w:lineRule="auto"/>
        <w:rPr>
          <w:ins w:id="984" w:author="Corey-Gilbert, Darice" w:date="2016-10-06T14:56:00Z"/>
          <w:del w:id="985" w:author="Darice Corey-Gilbert" w:date="2016-10-06T21:53:00Z"/>
          <w:rFonts w:ascii="Verdana" w:eastAsia="Times New Roman" w:hAnsi="Verdana" w:cs="Times New Roman"/>
          <w:sz w:val="20"/>
          <w:szCs w:val="24"/>
          <w:rPrChange w:id="986" w:author="Corey-Gilbert, Darice" w:date="2016-10-06T14:56:00Z">
            <w:rPr>
              <w:ins w:id="987" w:author="Corey-Gilbert, Darice" w:date="2016-10-06T14:56:00Z"/>
              <w:del w:id="988" w:author="Darice Corey-Gilbert" w:date="2016-10-06T21:53:00Z"/>
            </w:rPr>
          </w:rPrChange>
        </w:rPr>
        <w:pPrChange w:id="989" w:author="Corey-Gilbert, Darice" w:date="2016-10-06T14:56:00Z">
          <w:pPr>
            <w:spacing w:after="0" w:line="240" w:lineRule="auto"/>
          </w:pPr>
        </w:pPrChange>
      </w:pPr>
      <w:ins w:id="990" w:author="Corey-Gilbert, Darice" w:date="2016-10-06T14:56:00Z">
        <w:del w:id="991" w:author="Darice Corey-Gilbert" w:date="2016-10-06T21:53:00Z">
          <w:r w:rsidRPr="003059A2" w:rsidDel="00432967">
            <w:rPr>
              <w:rFonts w:ascii="Verdana" w:eastAsia="Times New Roman" w:hAnsi="Verdana" w:cs="Times New Roman"/>
              <w:sz w:val="20"/>
              <w:szCs w:val="24"/>
              <w:rPrChange w:id="992" w:author="Corey-Gilbert, Darice" w:date="2016-10-06T14:56:00Z">
                <w:rPr/>
              </w:rPrChange>
            </w:rPr>
            <w:delText xml:space="preserve">The </w:delText>
          </w:r>
          <w:r w:rsidRPr="00927DF4" w:rsidDel="00432967">
            <w:rPr>
              <w:rFonts w:ascii="Courier New" w:eastAsia="Times New Roman" w:hAnsi="Courier New" w:cs="Courier New"/>
              <w:sz w:val="20"/>
              <w:szCs w:val="24"/>
              <w:rPrChange w:id="993" w:author="Corey-Gilbert, Darice" w:date="2016-10-06T14:57:00Z">
                <w:rPr/>
              </w:rPrChange>
            </w:rPr>
            <w:delText xml:space="preserve">"ui-content" </w:delText>
          </w:r>
          <w:r w:rsidRPr="003059A2" w:rsidDel="00432967">
            <w:rPr>
              <w:rFonts w:ascii="Verdana" w:eastAsia="Times New Roman" w:hAnsi="Verdana" w:cs="Times New Roman"/>
              <w:sz w:val="20"/>
              <w:szCs w:val="24"/>
              <w:rPrChange w:id="994" w:author="Corey-Gilbert, Darice" w:date="2016-10-06T14:56:00Z">
                <w:rPr/>
              </w:rPrChange>
            </w:rPr>
            <w:delText>class adds extra padding and margin inside the page content</w:delText>
          </w:r>
        </w:del>
      </w:ins>
    </w:p>
    <w:p w14:paraId="552A42C5" w14:textId="13A7F738" w:rsidR="003059A2" w:rsidRPr="003059A2" w:rsidDel="00432967" w:rsidRDefault="003059A2">
      <w:pPr>
        <w:pStyle w:val="ListParagraph"/>
        <w:numPr>
          <w:ilvl w:val="0"/>
          <w:numId w:val="35"/>
        </w:numPr>
        <w:spacing w:after="0" w:line="240" w:lineRule="auto"/>
        <w:rPr>
          <w:ins w:id="995" w:author="Corey-Gilbert, Darice" w:date="2016-10-06T14:56:00Z"/>
          <w:del w:id="996" w:author="Darice Corey-Gilbert" w:date="2016-10-06T21:53:00Z"/>
          <w:rFonts w:ascii="Verdana" w:eastAsia="Times New Roman" w:hAnsi="Verdana" w:cs="Times New Roman"/>
          <w:sz w:val="20"/>
          <w:szCs w:val="24"/>
          <w:rPrChange w:id="997" w:author="Corey-Gilbert, Darice" w:date="2016-10-06T14:56:00Z">
            <w:rPr>
              <w:ins w:id="998" w:author="Corey-Gilbert, Darice" w:date="2016-10-06T14:56:00Z"/>
              <w:del w:id="999" w:author="Darice Corey-Gilbert" w:date="2016-10-06T21:53:00Z"/>
            </w:rPr>
          </w:rPrChange>
        </w:rPr>
        <w:pPrChange w:id="1000" w:author="Corey-Gilbert, Darice" w:date="2016-10-06T14:56:00Z">
          <w:pPr>
            <w:spacing w:after="0" w:line="240" w:lineRule="auto"/>
          </w:pPr>
        </w:pPrChange>
      </w:pPr>
      <w:ins w:id="1001" w:author="Corey-Gilbert, Darice" w:date="2016-10-06T14:56:00Z">
        <w:del w:id="1002" w:author="Darice Corey-Gilbert" w:date="2016-10-06T21:53:00Z">
          <w:r w:rsidRPr="003059A2" w:rsidDel="00432967">
            <w:rPr>
              <w:rFonts w:ascii="Verdana" w:eastAsia="Times New Roman" w:hAnsi="Verdana" w:cs="Times New Roman"/>
              <w:sz w:val="20"/>
              <w:szCs w:val="24"/>
              <w:rPrChange w:id="1003" w:author="Corey-Gilbert, Darice" w:date="2016-10-06T14:56:00Z">
                <w:rPr/>
              </w:rPrChange>
            </w:rPr>
            <w:delText xml:space="preserve">The </w:delText>
          </w:r>
          <w:r w:rsidRPr="00927DF4" w:rsidDel="00432967">
            <w:rPr>
              <w:rFonts w:ascii="Courier New" w:eastAsia="Times New Roman" w:hAnsi="Courier New" w:cs="Courier New"/>
              <w:sz w:val="20"/>
              <w:szCs w:val="24"/>
              <w:rPrChange w:id="1004" w:author="Corey-Gilbert, Darice" w:date="2016-10-06T14:57:00Z">
                <w:rPr/>
              </w:rPrChange>
            </w:rPr>
            <w:delText>data-role="footer"</w:delText>
          </w:r>
          <w:r w:rsidRPr="003059A2" w:rsidDel="00432967">
            <w:rPr>
              <w:rFonts w:ascii="Verdana" w:eastAsia="Times New Roman" w:hAnsi="Verdana" w:cs="Times New Roman"/>
              <w:sz w:val="20"/>
              <w:szCs w:val="24"/>
              <w:rPrChange w:id="1005" w:author="Corey-Gilbert, Darice" w:date="2016-10-06T14:56:00Z">
                <w:rPr/>
              </w:rPrChange>
            </w:rPr>
            <w:delText xml:space="preserve"> creates a toolbar at the bottom of the page</w:delText>
          </w:r>
        </w:del>
      </w:ins>
    </w:p>
    <w:p w14:paraId="1E193BFD" w14:textId="2DC3E39B" w:rsidR="00927DF4" w:rsidDel="00432967" w:rsidRDefault="00927DF4">
      <w:pPr>
        <w:spacing w:after="0" w:line="240" w:lineRule="auto"/>
        <w:rPr>
          <w:ins w:id="1006" w:author="Corey-Gilbert, Darice" w:date="2016-10-06T14:57:00Z"/>
          <w:del w:id="1007" w:author="Darice Corey-Gilbert" w:date="2016-10-06T21:53:00Z"/>
          <w:rFonts w:ascii="Verdana" w:eastAsia="Times New Roman" w:hAnsi="Verdana" w:cs="Times New Roman"/>
          <w:sz w:val="20"/>
          <w:szCs w:val="24"/>
        </w:rPr>
      </w:pPr>
    </w:p>
    <w:p w14:paraId="3FC63955" w14:textId="6651A78F" w:rsidR="003059A2" w:rsidDel="00432967" w:rsidRDefault="003059A2">
      <w:pPr>
        <w:spacing w:after="0" w:line="240" w:lineRule="auto"/>
        <w:rPr>
          <w:ins w:id="1008" w:author="Corey-Gilbert, Darice" w:date="2016-10-06T14:58:00Z"/>
          <w:del w:id="1009" w:author="Darice Corey-Gilbert" w:date="2016-10-06T21:53:00Z"/>
          <w:rFonts w:ascii="Verdana" w:eastAsia="Times New Roman" w:hAnsi="Verdana" w:cs="Times New Roman"/>
          <w:sz w:val="20"/>
          <w:szCs w:val="24"/>
        </w:rPr>
      </w:pPr>
      <w:ins w:id="1010" w:author="Corey-Gilbert, Darice" w:date="2016-10-06T14:56:00Z">
        <w:del w:id="1011" w:author="Darice Corey-Gilbert" w:date="2016-10-06T21:53:00Z">
          <w:r w:rsidRPr="00927DF4" w:rsidDel="00432967">
            <w:rPr>
              <w:rFonts w:ascii="Verdana" w:eastAsia="Times New Roman" w:hAnsi="Verdana" w:cs="Times New Roman"/>
              <w:sz w:val="20"/>
              <w:szCs w:val="24"/>
              <w:rPrChange w:id="1012" w:author="Corey-Gilbert, Darice" w:date="2016-10-06T14:57:00Z">
                <w:rPr/>
              </w:rPrChange>
            </w:rPr>
            <w:delText xml:space="preserve">Inside these containers, you can add any HTML elements - paragraphs, images, headings, lists, </w:delText>
          </w:r>
        </w:del>
      </w:ins>
      <w:ins w:id="1013" w:author="Corey-Gilbert, Darice" w:date="2016-10-06T14:57:00Z">
        <w:del w:id="1014" w:author="Darice Corey-Gilbert" w:date="2016-10-06T21:53:00Z">
          <w:r w:rsidR="00927DF4" w:rsidRPr="00927DF4" w:rsidDel="00432967">
            <w:rPr>
              <w:rFonts w:ascii="Verdana" w:eastAsia="Times New Roman" w:hAnsi="Verdana" w:cs="Times New Roman"/>
              <w:sz w:val="20"/>
              <w:szCs w:val="24"/>
              <w:rPrChange w:id="1015" w:author="Corey-Gilbert, Darice" w:date="2016-10-06T14:57:00Z">
                <w:rPr/>
              </w:rPrChange>
            </w:rPr>
            <w:delText>and so on</w:delText>
          </w:r>
        </w:del>
      </w:ins>
      <w:ins w:id="1016" w:author="Corey-Gilbert, Darice" w:date="2016-10-06T14:56:00Z">
        <w:del w:id="1017" w:author="Darice Corey-Gilbert" w:date="2016-10-06T21:53:00Z">
          <w:r w:rsidRPr="00927DF4" w:rsidDel="00432967">
            <w:rPr>
              <w:rFonts w:ascii="Verdana" w:eastAsia="Times New Roman" w:hAnsi="Verdana" w:cs="Times New Roman"/>
              <w:sz w:val="20"/>
              <w:szCs w:val="24"/>
              <w:rPrChange w:id="1018" w:author="Corey-Gilbert, Darice" w:date="2016-10-06T14:57:00Z">
                <w:rPr/>
              </w:rPrChange>
            </w:rPr>
            <w:delText>.</w:delText>
          </w:r>
        </w:del>
      </w:ins>
      <w:ins w:id="1019" w:author="Corey-Gilbert, Darice" w:date="2016-10-06T14:57:00Z">
        <w:del w:id="1020" w:author="Darice Corey-Gilbert" w:date="2016-10-06T21:53:00Z">
          <w:r w:rsidR="0062436F" w:rsidDel="00432967">
            <w:rPr>
              <w:rFonts w:ascii="Verdana" w:eastAsia="Times New Roman" w:hAnsi="Verdana" w:cs="Times New Roman"/>
              <w:sz w:val="20"/>
              <w:szCs w:val="24"/>
            </w:rPr>
            <w:delText xml:space="preserve"> You can also create multiple pages in a single HTML file. You</w:delText>
          </w:r>
        </w:del>
      </w:ins>
      <w:ins w:id="1021" w:author="Corey-Gilbert, Darice" w:date="2016-10-06T14:58:00Z">
        <w:del w:id="1022" w:author="Darice Corey-Gilbert" w:date="2016-10-06T21:53:00Z">
          <w:r w:rsidR="0062436F" w:rsidDel="00432967">
            <w:rPr>
              <w:rFonts w:ascii="Verdana" w:eastAsia="Times New Roman" w:hAnsi="Verdana" w:cs="Times New Roman"/>
              <w:sz w:val="20"/>
              <w:szCs w:val="24"/>
            </w:rPr>
            <w:delText xml:space="preserve">’ve already seen this when you downloaded the </w:delText>
          </w:r>
          <w:r w:rsidR="0062436F" w:rsidDel="00432967">
            <w:rPr>
              <w:rFonts w:ascii="Verdana" w:eastAsia="Times New Roman" w:hAnsi="Verdana" w:cs="Times New Roman"/>
              <w:sz w:val="20"/>
              <w:szCs w:val="24"/>
            </w:rPr>
            <w:fldChar w:fldCharType="begin"/>
          </w:r>
          <w:r w:rsidR="0062436F" w:rsidDel="00432967">
            <w:rPr>
              <w:rFonts w:ascii="Verdana" w:eastAsia="Times New Roman" w:hAnsi="Verdana" w:cs="Times New Roman"/>
              <w:sz w:val="20"/>
              <w:szCs w:val="24"/>
            </w:rPr>
            <w:delInstrText xml:space="preserve"> HYPERLINK "Sample_App.zip" </w:delInstrText>
          </w:r>
          <w:r w:rsidR="0062436F" w:rsidDel="00432967">
            <w:rPr>
              <w:rFonts w:ascii="Verdana" w:eastAsia="Times New Roman" w:hAnsi="Verdana" w:cs="Times New Roman"/>
              <w:sz w:val="20"/>
              <w:szCs w:val="24"/>
            </w:rPr>
            <w:fldChar w:fldCharType="separate"/>
          </w:r>
          <w:r w:rsidR="0062436F" w:rsidRPr="0062436F" w:rsidDel="00432967">
            <w:rPr>
              <w:rStyle w:val="Hyperlink"/>
              <w:rFonts w:ascii="Verdana" w:eastAsia="Times New Roman" w:hAnsi="Verdana" w:cs="Times New Roman"/>
              <w:sz w:val="20"/>
              <w:szCs w:val="24"/>
            </w:rPr>
            <w:delText>Sample App file</w:delText>
          </w:r>
          <w:r w:rsidR="0062436F" w:rsidDel="00432967">
            <w:rPr>
              <w:rFonts w:ascii="Verdana" w:eastAsia="Times New Roman" w:hAnsi="Verdana" w:cs="Times New Roman"/>
              <w:sz w:val="20"/>
              <w:szCs w:val="24"/>
            </w:rPr>
            <w:fldChar w:fldCharType="end"/>
          </w:r>
          <w:r w:rsidR="0062436F" w:rsidDel="00432967">
            <w:rPr>
              <w:rFonts w:ascii="Verdana" w:eastAsia="Times New Roman" w:hAnsi="Verdana" w:cs="Times New Roman"/>
              <w:sz w:val="20"/>
              <w:szCs w:val="24"/>
            </w:rPr>
            <w:delText>.</w:delText>
          </w:r>
        </w:del>
      </w:ins>
      <w:ins w:id="1023" w:author="Corey-Gilbert, Darice" w:date="2016-10-06T16:27:00Z">
        <w:del w:id="1024" w:author="Darice Corey-Gilbert" w:date="2016-10-06T21:53:00Z">
          <w:r w:rsidR="00896828" w:rsidDel="00432967">
            <w:rPr>
              <w:rFonts w:ascii="Verdana" w:eastAsia="Times New Roman" w:hAnsi="Verdana" w:cs="Times New Roman"/>
              <w:sz w:val="20"/>
              <w:szCs w:val="24"/>
            </w:rPr>
            <w:delText xml:space="preserve"> Other examples of </w:delText>
          </w:r>
        </w:del>
      </w:ins>
      <w:ins w:id="1025" w:author="Corey-Gilbert, Darice" w:date="2016-10-06T16:28:00Z">
        <w:del w:id="1026" w:author="Darice Corey-Gilbert" w:date="2016-10-06T21:53:00Z">
          <w:r w:rsidR="00896828" w:rsidDel="00432967">
            <w:rPr>
              <w:rFonts w:ascii="Verdana" w:eastAsia="Times New Roman" w:hAnsi="Verdana" w:cs="Times New Roman"/>
              <w:sz w:val="20"/>
              <w:szCs w:val="24"/>
            </w:rPr>
            <w:delText>jQuery Mobile Data Attributes</w:delText>
          </w:r>
        </w:del>
      </w:ins>
      <w:ins w:id="1027" w:author="Corey-Gilbert, Darice" w:date="2016-10-06T16:27:00Z">
        <w:del w:id="1028" w:author="Darice Corey-Gilbert" w:date="2016-10-06T21:53:00Z">
          <w:r w:rsidR="00896828" w:rsidDel="00432967">
            <w:rPr>
              <w:rFonts w:ascii="Verdana" w:eastAsia="Times New Roman" w:hAnsi="Verdana" w:cs="Times New Roman"/>
              <w:sz w:val="20"/>
              <w:szCs w:val="24"/>
            </w:rPr>
            <w:delText xml:space="preserve"> can be found here: </w:delText>
          </w:r>
        </w:del>
      </w:ins>
      <w:ins w:id="1029" w:author="Corey-Gilbert, Darice" w:date="2016-10-06T16:28:00Z">
        <w:del w:id="1030" w:author="Darice Corey-Gilbert" w:date="2016-10-06T21:53:00Z">
          <w:r w:rsidR="00896828" w:rsidDel="00432967">
            <w:rPr>
              <w:rFonts w:ascii="Verdana" w:hAnsi="Verdana"/>
              <w:sz w:val="20"/>
            </w:rPr>
            <w:fldChar w:fldCharType="begin"/>
          </w:r>
          <w:r w:rsidR="00896828" w:rsidDel="00432967">
            <w:rPr>
              <w:rFonts w:ascii="Verdana" w:hAnsi="Verdana"/>
              <w:sz w:val="20"/>
            </w:rPr>
            <w:delInstrText xml:space="preserve"> HYPERLINK "</w:delInstrText>
          </w:r>
          <w:r w:rsidR="00896828" w:rsidRPr="009E1D90" w:rsidDel="00432967">
            <w:rPr>
              <w:rFonts w:ascii="Verdana" w:hAnsi="Verdana"/>
              <w:sz w:val="20"/>
            </w:rPr>
            <w:delInstrText>http://www.w3schools.com/jquerymobile/jquerymobile_ref_data.asp</w:delInstrText>
          </w:r>
          <w:r w:rsidR="00896828" w:rsidDel="00432967">
            <w:rPr>
              <w:rFonts w:ascii="Verdana" w:hAnsi="Verdana"/>
              <w:sz w:val="20"/>
            </w:rPr>
            <w:delInstrText xml:space="preserve">" </w:delInstrText>
          </w:r>
          <w:r w:rsidR="00896828" w:rsidDel="00432967">
            <w:rPr>
              <w:rFonts w:ascii="Verdana" w:hAnsi="Verdana"/>
              <w:sz w:val="20"/>
            </w:rPr>
            <w:fldChar w:fldCharType="separate"/>
          </w:r>
          <w:r w:rsidR="00896828" w:rsidRPr="009E1D90" w:rsidDel="00432967">
            <w:rPr>
              <w:rStyle w:val="Hyperlink"/>
              <w:rFonts w:ascii="Verdana" w:hAnsi="Verdana"/>
              <w:sz w:val="20"/>
            </w:rPr>
            <w:delText>http://www.w3schools.com/jquerymobile/jquerymobile_ref_data.asp</w:delText>
          </w:r>
          <w:r w:rsidR="00896828" w:rsidDel="00432967">
            <w:rPr>
              <w:rFonts w:ascii="Verdana" w:hAnsi="Verdana"/>
              <w:sz w:val="20"/>
            </w:rPr>
            <w:fldChar w:fldCharType="end"/>
          </w:r>
          <w:r w:rsidR="00896828" w:rsidDel="00432967">
            <w:rPr>
              <w:rFonts w:ascii="Verdana" w:hAnsi="Verdana"/>
              <w:sz w:val="20"/>
            </w:rPr>
            <w:delText>.</w:delText>
          </w:r>
        </w:del>
      </w:ins>
    </w:p>
    <w:p w14:paraId="006183A1" w14:textId="6595FBC7" w:rsidR="0062436F" w:rsidDel="00432967" w:rsidRDefault="0062436F">
      <w:pPr>
        <w:spacing w:after="0" w:line="240" w:lineRule="auto"/>
        <w:rPr>
          <w:ins w:id="1031" w:author="Corey-Gilbert, Darice" w:date="2016-10-06T14:58:00Z"/>
          <w:del w:id="1032" w:author="Darice Corey-Gilbert" w:date="2016-10-06T21:53:00Z"/>
          <w:rFonts w:ascii="Verdana" w:eastAsia="Times New Roman" w:hAnsi="Verdana" w:cs="Times New Roman"/>
          <w:sz w:val="20"/>
          <w:szCs w:val="24"/>
        </w:rPr>
      </w:pPr>
    </w:p>
    <w:p w14:paraId="76595555" w14:textId="2E13BFE5" w:rsidR="0062436F" w:rsidDel="00432967" w:rsidRDefault="0062436F">
      <w:pPr>
        <w:spacing w:after="0" w:line="240" w:lineRule="auto"/>
        <w:rPr>
          <w:ins w:id="1033" w:author="Corey-Gilbert, Darice" w:date="2016-10-06T14:58:00Z"/>
          <w:del w:id="1034" w:author="Darice Corey-Gilbert" w:date="2016-10-06T21:53:00Z"/>
          <w:rFonts w:ascii="Verdana" w:eastAsia="Times New Roman" w:hAnsi="Verdana" w:cs="Times New Roman"/>
          <w:sz w:val="20"/>
          <w:szCs w:val="24"/>
        </w:rPr>
      </w:pPr>
      <w:ins w:id="1035" w:author="Corey-Gilbert, Darice" w:date="2016-10-06T14:59:00Z">
        <w:del w:id="1036" w:author="Darice Corey-Gilbert" w:date="2016-10-06T21:53:00Z">
          <w:r w:rsidDel="00432967">
            <w:rPr>
              <w:rFonts w:ascii="Verdana" w:eastAsia="Times New Roman" w:hAnsi="Verdana" w:cs="Times New Roman"/>
              <w:sz w:val="20"/>
              <w:szCs w:val="24"/>
            </w:rPr>
            <w:delText>Let’s modify the file we just created</w:delText>
          </w:r>
        </w:del>
      </w:ins>
      <w:ins w:id="1037" w:author="Corey-Gilbert, Darice" w:date="2016-10-06T15:00:00Z">
        <w:del w:id="1038" w:author="Darice Corey-Gilbert" w:date="2016-10-06T21:53:00Z">
          <w:r w:rsidDel="00432967">
            <w:rPr>
              <w:rFonts w:ascii="Verdana" w:eastAsia="Times New Roman" w:hAnsi="Verdana" w:cs="Times New Roman"/>
              <w:sz w:val="20"/>
              <w:szCs w:val="24"/>
            </w:rPr>
            <w:delText xml:space="preserve"> and add multiple pages</w:delText>
          </w:r>
        </w:del>
      </w:ins>
      <w:ins w:id="1039" w:author="Corey-Gilbert, Darice" w:date="2016-10-06T14:58:00Z">
        <w:del w:id="1040" w:author="Darice Corey-Gilbert" w:date="2016-10-06T21:53:00Z">
          <w:r w:rsidDel="00432967">
            <w:rPr>
              <w:rFonts w:ascii="Verdana" w:eastAsia="Times New Roman" w:hAnsi="Verdana" w:cs="Times New Roman"/>
              <w:sz w:val="20"/>
              <w:szCs w:val="24"/>
            </w:rPr>
            <w:delText>:</w:delText>
          </w:r>
        </w:del>
      </w:ins>
    </w:p>
    <w:p w14:paraId="0337A83B" w14:textId="46B56EC9" w:rsidR="0062436F" w:rsidDel="00432967" w:rsidRDefault="0062436F">
      <w:pPr>
        <w:spacing w:after="0" w:line="240" w:lineRule="auto"/>
        <w:rPr>
          <w:ins w:id="1041" w:author="Corey-Gilbert, Darice" w:date="2016-10-06T15:00:00Z"/>
          <w:del w:id="1042" w:author="Darice Corey-Gilbert" w:date="2016-10-06T21:53:00Z"/>
          <w:rFonts w:ascii="Verdana" w:eastAsia="Times New Roman" w:hAnsi="Verdana" w:cs="Times New Roman"/>
          <w:sz w:val="20"/>
          <w:szCs w:val="24"/>
        </w:rPr>
      </w:pPr>
    </w:p>
    <w:p w14:paraId="5262FF64" w14:textId="63827CBF" w:rsidR="007B6254" w:rsidRPr="007B6254" w:rsidDel="00432967" w:rsidRDefault="007B6254" w:rsidP="007B6254">
      <w:pPr>
        <w:spacing w:after="0" w:line="240" w:lineRule="auto"/>
        <w:rPr>
          <w:ins w:id="1043" w:author="Corey-Gilbert, Darice" w:date="2016-10-06T15:09:00Z"/>
          <w:del w:id="1044" w:author="Darice Corey-Gilbert" w:date="2016-10-06T21:53:00Z"/>
          <w:rFonts w:ascii="Courier New" w:eastAsia="Times New Roman" w:hAnsi="Courier New" w:cs="Courier New"/>
          <w:sz w:val="20"/>
          <w:szCs w:val="20"/>
        </w:rPr>
      </w:pPr>
      <w:ins w:id="1045" w:author="Corey-Gilbert, Darice" w:date="2016-10-06T15:09:00Z">
        <w:del w:id="1046" w:author="Darice Corey-Gilbert" w:date="2016-10-06T21:53:00Z">
          <w:r w:rsidRPr="007B6254" w:rsidDel="00432967">
            <w:rPr>
              <w:rFonts w:ascii="Courier New" w:eastAsia="Times New Roman" w:hAnsi="Courier New" w:cs="Courier New"/>
              <w:sz w:val="20"/>
              <w:szCs w:val="20"/>
            </w:rPr>
            <w:delText>&lt;html&gt;</w:delText>
          </w:r>
        </w:del>
      </w:ins>
    </w:p>
    <w:p w14:paraId="3AEC7220" w14:textId="1FB3AA5C" w:rsidR="007B6254" w:rsidRPr="007B6254" w:rsidDel="00432967" w:rsidRDefault="007B6254" w:rsidP="007B6254">
      <w:pPr>
        <w:spacing w:after="0" w:line="240" w:lineRule="auto"/>
        <w:rPr>
          <w:ins w:id="1047" w:author="Corey-Gilbert, Darice" w:date="2016-10-06T15:09:00Z"/>
          <w:del w:id="1048" w:author="Darice Corey-Gilbert" w:date="2016-10-06T21:53:00Z"/>
          <w:rFonts w:ascii="Courier New" w:eastAsia="Times New Roman" w:hAnsi="Courier New" w:cs="Courier New"/>
          <w:sz w:val="20"/>
          <w:szCs w:val="20"/>
        </w:rPr>
      </w:pPr>
      <w:ins w:id="1049" w:author="Corey-Gilbert, Darice" w:date="2016-10-06T15:09:00Z">
        <w:del w:id="1050" w:author="Darice Corey-Gilbert" w:date="2016-10-06T21:53:00Z">
          <w:r w:rsidRPr="007B6254" w:rsidDel="00432967">
            <w:rPr>
              <w:rFonts w:ascii="Courier New" w:eastAsia="Times New Roman" w:hAnsi="Courier New" w:cs="Courier New"/>
              <w:sz w:val="20"/>
              <w:szCs w:val="20"/>
            </w:rPr>
            <w:delText>&lt;head&gt;</w:delText>
          </w:r>
        </w:del>
      </w:ins>
    </w:p>
    <w:p w14:paraId="1BE30474" w14:textId="444F669E" w:rsidR="007B6254" w:rsidRPr="007B6254" w:rsidDel="00432967" w:rsidRDefault="007B6254" w:rsidP="007B6254">
      <w:pPr>
        <w:spacing w:after="0" w:line="240" w:lineRule="auto"/>
        <w:rPr>
          <w:ins w:id="1051" w:author="Corey-Gilbert, Darice" w:date="2016-10-06T15:09:00Z"/>
          <w:del w:id="1052" w:author="Darice Corey-Gilbert" w:date="2016-10-06T21:53:00Z"/>
          <w:rFonts w:ascii="Courier New" w:eastAsia="Times New Roman" w:hAnsi="Courier New" w:cs="Courier New"/>
          <w:sz w:val="20"/>
          <w:szCs w:val="20"/>
        </w:rPr>
      </w:pPr>
      <w:ins w:id="1053" w:author="Corey-Gilbert, Darice" w:date="2016-10-06T15:09:00Z">
        <w:del w:id="1054" w:author="Darice Corey-Gilbert" w:date="2016-10-06T21:53:00Z">
          <w:r w:rsidRPr="007B6254" w:rsidDel="00432967">
            <w:rPr>
              <w:rFonts w:ascii="Courier New" w:eastAsia="Times New Roman" w:hAnsi="Courier New" w:cs="Courier New"/>
              <w:sz w:val="20"/>
              <w:szCs w:val="20"/>
            </w:rPr>
            <w:delText>&lt;meta charset="UTF-8"&gt;</w:delText>
          </w:r>
        </w:del>
      </w:ins>
    </w:p>
    <w:p w14:paraId="6F2E8CE9" w14:textId="00695C57" w:rsidR="007B6254" w:rsidRPr="007B6254" w:rsidDel="00432967" w:rsidRDefault="007B6254" w:rsidP="007B6254">
      <w:pPr>
        <w:spacing w:after="0" w:line="240" w:lineRule="auto"/>
        <w:rPr>
          <w:ins w:id="1055" w:author="Corey-Gilbert, Darice" w:date="2016-10-06T15:09:00Z"/>
          <w:del w:id="1056" w:author="Darice Corey-Gilbert" w:date="2016-10-06T21:53:00Z"/>
          <w:rFonts w:ascii="Courier New" w:eastAsia="Times New Roman" w:hAnsi="Courier New" w:cs="Courier New"/>
          <w:sz w:val="20"/>
          <w:szCs w:val="20"/>
        </w:rPr>
      </w:pPr>
      <w:ins w:id="1057" w:author="Corey-Gilbert, Darice" w:date="2016-10-06T15:09:00Z">
        <w:del w:id="1058" w:author="Darice Corey-Gilbert" w:date="2016-10-06T21:53:00Z">
          <w:r w:rsidRPr="007B6254" w:rsidDel="00432967">
            <w:rPr>
              <w:rFonts w:ascii="Courier New" w:eastAsia="Times New Roman" w:hAnsi="Courier New" w:cs="Courier New"/>
              <w:sz w:val="20"/>
              <w:szCs w:val="20"/>
            </w:rPr>
            <w:delText>&lt;title&gt;jQuery Mobile Web App&lt;/title&gt;</w:delText>
          </w:r>
        </w:del>
      </w:ins>
    </w:p>
    <w:p w14:paraId="67E0BE61" w14:textId="0508BD36" w:rsidR="007B6254" w:rsidRPr="007B6254" w:rsidDel="00432967" w:rsidRDefault="007B6254" w:rsidP="007B6254">
      <w:pPr>
        <w:spacing w:after="0" w:line="240" w:lineRule="auto"/>
        <w:rPr>
          <w:ins w:id="1059" w:author="Corey-Gilbert, Darice" w:date="2016-10-06T15:09:00Z"/>
          <w:del w:id="1060" w:author="Darice Corey-Gilbert" w:date="2016-10-06T21:53:00Z"/>
          <w:rFonts w:ascii="Courier New" w:eastAsia="Times New Roman" w:hAnsi="Courier New" w:cs="Courier New"/>
          <w:sz w:val="20"/>
          <w:szCs w:val="20"/>
        </w:rPr>
      </w:pPr>
      <w:ins w:id="1061" w:author="Corey-Gilbert, Darice" w:date="2016-10-06T15:09:00Z">
        <w:del w:id="1062" w:author="Darice Corey-Gilbert" w:date="2016-10-06T21:53:00Z">
          <w:r w:rsidRPr="007B6254" w:rsidDel="00432967">
            <w:rPr>
              <w:rFonts w:ascii="Courier New" w:eastAsia="Times New Roman" w:hAnsi="Courier New" w:cs="Courier New"/>
              <w:sz w:val="20"/>
              <w:szCs w:val="20"/>
            </w:rPr>
            <w:delText>&lt;meta name="viewport" content="width=device-width,initial-scale=1" /&gt;</w:delText>
          </w:r>
        </w:del>
      </w:ins>
    </w:p>
    <w:p w14:paraId="33F47345" w14:textId="72CF26C2" w:rsidR="007B6254" w:rsidRPr="007B6254" w:rsidDel="00432967" w:rsidRDefault="007B6254" w:rsidP="007B6254">
      <w:pPr>
        <w:spacing w:after="0" w:line="240" w:lineRule="auto"/>
        <w:rPr>
          <w:ins w:id="1063" w:author="Corey-Gilbert, Darice" w:date="2016-10-06T15:09:00Z"/>
          <w:del w:id="1064" w:author="Darice Corey-Gilbert" w:date="2016-10-06T21:53:00Z"/>
          <w:rFonts w:ascii="Courier New" w:eastAsia="Times New Roman" w:hAnsi="Courier New" w:cs="Courier New"/>
          <w:sz w:val="20"/>
          <w:szCs w:val="20"/>
        </w:rPr>
      </w:pPr>
      <w:ins w:id="1065" w:author="Corey-Gilbert, Darice" w:date="2016-10-06T15:09:00Z">
        <w:del w:id="1066" w:author="Darice Corey-Gilbert" w:date="2016-10-06T21:53:00Z">
          <w:r w:rsidRPr="007B6254" w:rsidDel="00432967">
            <w:rPr>
              <w:rFonts w:ascii="Courier New" w:eastAsia="Times New Roman" w:hAnsi="Courier New" w:cs="Courier New"/>
              <w:sz w:val="20"/>
              <w:szCs w:val="20"/>
            </w:rPr>
            <w:delText>&lt;link href="styles/custom.css" rel="stylesheet" type="text/css"&gt;</w:delText>
          </w:r>
        </w:del>
      </w:ins>
    </w:p>
    <w:p w14:paraId="43F6E459" w14:textId="100ED345" w:rsidR="007B6254" w:rsidRPr="007B6254" w:rsidDel="00432967" w:rsidRDefault="007B6254" w:rsidP="007B6254">
      <w:pPr>
        <w:spacing w:after="0" w:line="240" w:lineRule="auto"/>
        <w:rPr>
          <w:ins w:id="1067" w:author="Corey-Gilbert, Darice" w:date="2016-10-06T15:09:00Z"/>
          <w:del w:id="1068" w:author="Darice Corey-Gilbert" w:date="2016-10-06T21:53:00Z"/>
          <w:rFonts w:ascii="Courier New" w:eastAsia="Times New Roman" w:hAnsi="Courier New" w:cs="Courier New"/>
          <w:sz w:val="20"/>
          <w:szCs w:val="20"/>
        </w:rPr>
      </w:pPr>
    </w:p>
    <w:p w14:paraId="71A312B4" w14:textId="59F96110" w:rsidR="007B6254" w:rsidRPr="007B6254" w:rsidDel="00432967" w:rsidRDefault="007B6254" w:rsidP="007B6254">
      <w:pPr>
        <w:spacing w:after="0" w:line="240" w:lineRule="auto"/>
        <w:rPr>
          <w:ins w:id="1069" w:author="Corey-Gilbert, Darice" w:date="2016-10-06T15:09:00Z"/>
          <w:del w:id="1070" w:author="Darice Corey-Gilbert" w:date="2016-10-06T21:53:00Z"/>
          <w:rFonts w:ascii="Courier New" w:eastAsia="Times New Roman" w:hAnsi="Courier New" w:cs="Courier New"/>
          <w:sz w:val="20"/>
          <w:szCs w:val="20"/>
        </w:rPr>
      </w:pPr>
      <w:ins w:id="1071" w:author="Corey-Gilbert, Darice" w:date="2016-10-06T15:09:00Z">
        <w:del w:id="1072" w:author="Darice Corey-Gilbert" w:date="2016-10-06T21:53:00Z">
          <w:r w:rsidRPr="007B6254" w:rsidDel="00432967">
            <w:rPr>
              <w:rFonts w:ascii="Courier New" w:eastAsia="Times New Roman" w:hAnsi="Courier New" w:cs="Courier New"/>
              <w:sz w:val="20"/>
              <w:szCs w:val="20"/>
            </w:rPr>
            <w:delText>&lt;link rel="stylesheet" href="http://code.jquery.com/mobile/1.4.5/jquery.mobile-1.4.5.min.css"&gt;</w:delText>
          </w:r>
        </w:del>
      </w:ins>
    </w:p>
    <w:p w14:paraId="18118492" w14:textId="6CE4F5D6" w:rsidR="007B6254" w:rsidRPr="007B6254" w:rsidDel="00432967" w:rsidRDefault="007B6254" w:rsidP="007B6254">
      <w:pPr>
        <w:spacing w:after="0" w:line="240" w:lineRule="auto"/>
        <w:rPr>
          <w:ins w:id="1073" w:author="Corey-Gilbert, Darice" w:date="2016-10-06T15:09:00Z"/>
          <w:del w:id="1074" w:author="Darice Corey-Gilbert" w:date="2016-10-06T21:53:00Z"/>
          <w:rFonts w:ascii="Courier New" w:eastAsia="Times New Roman" w:hAnsi="Courier New" w:cs="Courier New"/>
          <w:sz w:val="20"/>
          <w:szCs w:val="20"/>
        </w:rPr>
      </w:pPr>
      <w:ins w:id="1075" w:author="Corey-Gilbert, Darice" w:date="2016-10-06T15:09:00Z">
        <w:del w:id="1076" w:author="Darice Corey-Gilbert" w:date="2016-10-06T21:53:00Z">
          <w:r w:rsidRPr="007B6254" w:rsidDel="00432967">
            <w:rPr>
              <w:rFonts w:ascii="Courier New" w:eastAsia="Times New Roman" w:hAnsi="Courier New" w:cs="Courier New"/>
              <w:sz w:val="20"/>
              <w:szCs w:val="20"/>
            </w:rPr>
            <w:delText>&lt;script src="http://code.jquery.com/jquery-1.11.2.min.js"&gt;&lt;/script&gt;</w:delText>
          </w:r>
        </w:del>
      </w:ins>
    </w:p>
    <w:p w14:paraId="73178E35" w14:textId="7B886497" w:rsidR="007B6254" w:rsidRPr="007B6254" w:rsidDel="00432967" w:rsidRDefault="007B6254" w:rsidP="007B6254">
      <w:pPr>
        <w:spacing w:after="0" w:line="240" w:lineRule="auto"/>
        <w:rPr>
          <w:ins w:id="1077" w:author="Corey-Gilbert, Darice" w:date="2016-10-06T15:09:00Z"/>
          <w:del w:id="1078" w:author="Darice Corey-Gilbert" w:date="2016-10-06T21:53:00Z"/>
          <w:rFonts w:ascii="Courier New" w:eastAsia="Times New Roman" w:hAnsi="Courier New" w:cs="Courier New"/>
          <w:sz w:val="20"/>
          <w:szCs w:val="20"/>
        </w:rPr>
      </w:pPr>
      <w:ins w:id="1079" w:author="Corey-Gilbert, Darice" w:date="2016-10-06T15:09:00Z">
        <w:del w:id="1080" w:author="Darice Corey-Gilbert" w:date="2016-10-06T21:53:00Z">
          <w:r w:rsidRPr="007B6254" w:rsidDel="00432967">
            <w:rPr>
              <w:rFonts w:ascii="Courier New" w:eastAsia="Times New Roman" w:hAnsi="Courier New" w:cs="Courier New"/>
              <w:sz w:val="20"/>
              <w:szCs w:val="20"/>
            </w:rPr>
            <w:delText>&lt;script src="http://code.jquery.com/mobile/1.4.5/jquery.mobile-1.4.5.min.js"&gt;&lt;/script&gt;</w:delText>
          </w:r>
        </w:del>
      </w:ins>
    </w:p>
    <w:p w14:paraId="69B777CB" w14:textId="0CA03479" w:rsidR="007B6254" w:rsidRPr="007B6254" w:rsidDel="00432967" w:rsidRDefault="007B6254" w:rsidP="007B6254">
      <w:pPr>
        <w:spacing w:after="0" w:line="240" w:lineRule="auto"/>
        <w:rPr>
          <w:ins w:id="1081" w:author="Corey-Gilbert, Darice" w:date="2016-10-06T15:09:00Z"/>
          <w:del w:id="1082" w:author="Darice Corey-Gilbert" w:date="2016-10-06T21:53:00Z"/>
          <w:rFonts w:ascii="Courier New" w:eastAsia="Times New Roman" w:hAnsi="Courier New" w:cs="Courier New"/>
          <w:sz w:val="20"/>
          <w:szCs w:val="20"/>
        </w:rPr>
      </w:pPr>
      <w:ins w:id="1083" w:author="Corey-Gilbert, Darice" w:date="2016-10-06T15:09:00Z">
        <w:del w:id="1084" w:author="Darice Corey-Gilbert" w:date="2016-10-06T21:53:00Z">
          <w:r w:rsidRPr="007B6254" w:rsidDel="00432967">
            <w:rPr>
              <w:rFonts w:ascii="Courier New" w:eastAsia="Times New Roman" w:hAnsi="Courier New" w:cs="Courier New"/>
              <w:sz w:val="20"/>
              <w:szCs w:val="20"/>
            </w:rPr>
            <w:delText>&lt;script src="http://ajax.aspnetcdn.com/ajax/mobileservices/MobileServices.Web-1.2.5.min.js"&gt;&lt;/script&gt;</w:delText>
          </w:r>
        </w:del>
      </w:ins>
    </w:p>
    <w:p w14:paraId="3E7BA05B" w14:textId="7909C040" w:rsidR="007B6254" w:rsidRPr="007B6254" w:rsidDel="00432967" w:rsidRDefault="007B6254" w:rsidP="007B6254">
      <w:pPr>
        <w:spacing w:after="0" w:line="240" w:lineRule="auto"/>
        <w:rPr>
          <w:ins w:id="1085" w:author="Corey-Gilbert, Darice" w:date="2016-10-06T15:09:00Z"/>
          <w:del w:id="1086" w:author="Darice Corey-Gilbert" w:date="2016-10-06T21:53:00Z"/>
          <w:rFonts w:ascii="Courier New" w:eastAsia="Times New Roman" w:hAnsi="Courier New" w:cs="Courier New"/>
          <w:sz w:val="20"/>
          <w:szCs w:val="20"/>
        </w:rPr>
      </w:pPr>
    </w:p>
    <w:p w14:paraId="27C39555" w14:textId="06213D3B" w:rsidR="007B6254" w:rsidRPr="007B6254" w:rsidDel="00432967" w:rsidRDefault="007B6254" w:rsidP="007B6254">
      <w:pPr>
        <w:spacing w:after="0" w:line="240" w:lineRule="auto"/>
        <w:rPr>
          <w:ins w:id="1087" w:author="Corey-Gilbert, Darice" w:date="2016-10-06T15:09:00Z"/>
          <w:del w:id="1088" w:author="Darice Corey-Gilbert" w:date="2016-10-06T21:53:00Z"/>
          <w:rFonts w:ascii="Courier New" w:eastAsia="Times New Roman" w:hAnsi="Courier New" w:cs="Courier New"/>
          <w:sz w:val="20"/>
          <w:szCs w:val="20"/>
        </w:rPr>
      </w:pPr>
    </w:p>
    <w:p w14:paraId="1544A24B" w14:textId="71B353C9" w:rsidR="007B6254" w:rsidRPr="007B6254" w:rsidDel="00432967" w:rsidRDefault="007B6254" w:rsidP="007B6254">
      <w:pPr>
        <w:spacing w:after="0" w:line="240" w:lineRule="auto"/>
        <w:rPr>
          <w:ins w:id="1089" w:author="Corey-Gilbert, Darice" w:date="2016-10-06T15:09:00Z"/>
          <w:del w:id="1090" w:author="Darice Corey-Gilbert" w:date="2016-10-06T21:53:00Z"/>
          <w:rFonts w:ascii="Courier New" w:eastAsia="Times New Roman" w:hAnsi="Courier New" w:cs="Courier New"/>
          <w:sz w:val="20"/>
          <w:szCs w:val="20"/>
        </w:rPr>
      </w:pPr>
      <w:ins w:id="1091" w:author="Corey-Gilbert, Darice" w:date="2016-10-06T15:09:00Z">
        <w:del w:id="1092" w:author="Darice Corey-Gilbert" w:date="2016-10-06T21:53:00Z">
          <w:r w:rsidRPr="007B6254" w:rsidDel="00432967">
            <w:rPr>
              <w:rFonts w:ascii="Courier New" w:eastAsia="Times New Roman" w:hAnsi="Courier New" w:cs="Courier New"/>
              <w:sz w:val="20"/>
              <w:szCs w:val="20"/>
            </w:rPr>
            <w:delText>&lt;/head&gt;</w:delText>
          </w:r>
        </w:del>
      </w:ins>
    </w:p>
    <w:p w14:paraId="0512C482" w14:textId="761C9096" w:rsidR="007B6254" w:rsidRPr="007B6254" w:rsidDel="00432967" w:rsidRDefault="007B6254" w:rsidP="007B6254">
      <w:pPr>
        <w:spacing w:after="0" w:line="240" w:lineRule="auto"/>
        <w:rPr>
          <w:ins w:id="1093" w:author="Corey-Gilbert, Darice" w:date="2016-10-06T15:09:00Z"/>
          <w:del w:id="1094" w:author="Darice Corey-Gilbert" w:date="2016-10-06T21:53:00Z"/>
          <w:rFonts w:ascii="Courier New" w:eastAsia="Times New Roman" w:hAnsi="Courier New" w:cs="Courier New"/>
          <w:sz w:val="20"/>
          <w:szCs w:val="20"/>
        </w:rPr>
      </w:pPr>
      <w:ins w:id="1095" w:author="Corey-Gilbert, Darice" w:date="2016-10-06T15:09:00Z">
        <w:del w:id="1096" w:author="Darice Corey-Gilbert" w:date="2016-10-06T21:53:00Z">
          <w:r w:rsidRPr="007B6254" w:rsidDel="00432967">
            <w:rPr>
              <w:rFonts w:ascii="Courier New" w:eastAsia="Times New Roman" w:hAnsi="Courier New" w:cs="Courier New"/>
              <w:sz w:val="20"/>
              <w:szCs w:val="20"/>
            </w:rPr>
            <w:delText>&lt;body&gt;</w:delText>
          </w:r>
        </w:del>
      </w:ins>
    </w:p>
    <w:p w14:paraId="3C09579D" w14:textId="40E3B797" w:rsidR="007B6254" w:rsidRPr="007B6254" w:rsidDel="00432967" w:rsidRDefault="007B6254" w:rsidP="007B6254">
      <w:pPr>
        <w:spacing w:after="0" w:line="240" w:lineRule="auto"/>
        <w:rPr>
          <w:ins w:id="1097" w:author="Corey-Gilbert, Darice" w:date="2016-10-06T15:09:00Z"/>
          <w:del w:id="1098" w:author="Darice Corey-Gilbert" w:date="2016-10-06T21:53:00Z"/>
          <w:rFonts w:ascii="Courier New" w:eastAsia="Times New Roman" w:hAnsi="Courier New" w:cs="Courier New"/>
          <w:sz w:val="20"/>
          <w:szCs w:val="20"/>
        </w:rPr>
      </w:pPr>
    </w:p>
    <w:p w14:paraId="4D72F834" w14:textId="51FEA283" w:rsidR="007B6254" w:rsidRPr="007B6254" w:rsidDel="00432967" w:rsidRDefault="007B6254" w:rsidP="007B6254">
      <w:pPr>
        <w:spacing w:after="0" w:line="240" w:lineRule="auto"/>
        <w:rPr>
          <w:ins w:id="1099" w:author="Corey-Gilbert, Darice" w:date="2016-10-06T15:09:00Z"/>
          <w:del w:id="1100" w:author="Darice Corey-Gilbert" w:date="2016-10-06T21:53:00Z"/>
          <w:rFonts w:ascii="Courier New" w:eastAsia="Times New Roman" w:hAnsi="Courier New" w:cs="Courier New"/>
          <w:sz w:val="20"/>
          <w:szCs w:val="20"/>
        </w:rPr>
      </w:pPr>
      <w:ins w:id="1101" w:author="Corey-Gilbert, Darice" w:date="2016-10-06T15:09:00Z">
        <w:del w:id="1102" w:author="Darice Corey-Gilbert" w:date="2016-10-06T21:53:00Z">
          <w:r w:rsidRPr="007B6254" w:rsidDel="00432967">
            <w:rPr>
              <w:rFonts w:ascii="Courier New" w:eastAsia="Times New Roman" w:hAnsi="Courier New" w:cs="Courier New"/>
              <w:sz w:val="20"/>
              <w:szCs w:val="20"/>
            </w:rPr>
            <w:delText xml:space="preserve">  &lt;div data-role="header"&gt;</w:delText>
          </w:r>
        </w:del>
      </w:ins>
    </w:p>
    <w:p w14:paraId="4EA8B862" w14:textId="05E9A0AB" w:rsidR="007B6254" w:rsidRPr="007B6254" w:rsidDel="00432967" w:rsidRDefault="007B6254" w:rsidP="007B6254">
      <w:pPr>
        <w:spacing w:after="0" w:line="240" w:lineRule="auto"/>
        <w:rPr>
          <w:ins w:id="1103" w:author="Corey-Gilbert, Darice" w:date="2016-10-06T15:09:00Z"/>
          <w:del w:id="1104" w:author="Darice Corey-Gilbert" w:date="2016-10-06T21:53:00Z"/>
          <w:rFonts w:ascii="Courier New" w:eastAsia="Times New Roman" w:hAnsi="Courier New" w:cs="Courier New"/>
          <w:sz w:val="20"/>
          <w:szCs w:val="20"/>
        </w:rPr>
      </w:pPr>
      <w:ins w:id="1105" w:author="Corey-Gilbert, Darice" w:date="2016-10-06T15:09:00Z">
        <w:del w:id="1106" w:author="Darice Corey-Gilbert" w:date="2016-10-06T21:53:00Z">
          <w:r w:rsidRPr="007B6254" w:rsidDel="00432967">
            <w:rPr>
              <w:rFonts w:ascii="Courier New" w:eastAsia="Times New Roman" w:hAnsi="Courier New" w:cs="Courier New"/>
              <w:sz w:val="20"/>
              <w:szCs w:val="20"/>
            </w:rPr>
            <w:delText xml:space="preserve">    &lt;h1&gt;My First jQuery Mobile Page&lt;/h1&gt;</w:delText>
          </w:r>
        </w:del>
      </w:ins>
    </w:p>
    <w:p w14:paraId="39B66B1B" w14:textId="2A29ACA6" w:rsidR="007B6254" w:rsidRPr="007B6254" w:rsidDel="00432967" w:rsidRDefault="007B6254" w:rsidP="007B6254">
      <w:pPr>
        <w:spacing w:after="0" w:line="240" w:lineRule="auto"/>
        <w:rPr>
          <w:ins w:id="1107" w:author="Corey-Gilbert, Darice" w:date="2016-10-06T15:09:00Z"/>
          <w:del w:id="1108" w:author="Darice Corey-Gilbert" w:date="2016-10-06T21:53:00Z"/>
          <w:rFonts w:ascii="Courier New" w:eastAsia="Times New Roman" w:hAnsi="Courier New" w:cs="Courier New"/>
          <w:sz w:val="20"/>
          <w:szCs w:val="20"/>
        </w:rPr>
      </w:pPr>
      <w:ins w:id="1109" w:author="Corey-Gilbert, Darice" w:date="2016-10-06T15:09:00Z">
        <w:del w:id="1110" w:author="Darice Corey-Gilbert" w:date="2016-10-06T21:53:00Z">
          <w:r w:rsidRPr="007B6254" w:rsidDel="00432967">
            <w:rPr>
              <w:rFonts w:ascii="Courier New" w:eastAsia="Times New Roman" w:hAnsi="Courier New" w:cs="Courier New"/>
              <w:sz w:val="20"/>
              <w:szCs w:val="20"/>
            </w:rPr>
            <w:delText xml:space="preserve">  &lt;/div&gt;</w:delText>
          </w:r>
        </w:del>
      </w:ins>
    </w:p>
    <w:p w14:paraId="2637CD0B" w14:textId="42790DBD" w:rsidR="007B6254" w:rsidRPr="007B6254" w:rsidDel="00432967" w:rsidRDefault="007B6254" w:rsidP="007B6254">
      <w:pPr>
        <w:spacing w:after="0" w:line="240" w:lineRule="auto"/>
        <w:rPr>
          <w:ins w:id="1111" w:author="Corey-Gilbert, Darice" w:date="2016-10-06T15:09:00Z"/>
          <w:del w:id="1112" w:author="Darice Corey-Gilbert" w:date="2016-10-06T21:53:00Z"/>
          <w:rFonts w:ascii="Courier New" w:eastAsia="Times New Roman" w:hAnsi="Courier New" w:cs="Courier New"/>
          <w:sz w:val="20"/>
          <w:szCs w:val="20"/>
        </w:rPr>
      </w:pPr>
      <w:ins w:id="1113" w:author="Corey-Gilbert, Darice" w:date="2016-10-06T15:09:00Z">
        <w:del w:id="1114" w:author="Darice Corey-Gilbert" w:date="2016-10-06T21:53:00Z">
          <w:r w:rsidRPr="007B6254" w:rsidDel="00432967">
            <w:rPr>
              <w:rFonts w:ascii="Courier New" w:eastAsia="Times New Roman" w:hAnsi="Courier New" w:cs="Courier New"/>
              <w:sz w:val="20"/>
              <w:szCs w:val="20"/>
            </w:rPr>
            <w:delText>&lt;div data-role="page" id="pageone"&gt;</w:delText>
          </w:r>
        </w:del>
      </w:ins>
    </w:p>
    <w:p w14:paraId="45C1D77E" w14:textId="55221520" w:rsidR="007B6254" w:rsidRPr="007B6254" w:rsidDel="00432967" w:rsidRDefault="007B6254" w:rsidP="007B6254">
      <w:pPr>
        <w:spacing w:after="0" w:line="240" w:lineRule="auto"/>
        <w:rPr>
          <w:ins w:id="1115" w:author="Corey-Gilbert, Darice" w:date="2016-10-06T15:09:00Z"/>
          <w:del w:id="1116" w:author="Darice Corey-Gilbert" w:date="2016-10-06T21:53:00Z"/>
          <w:rFonts w:ascii="Courier New" w:eastAsia="Times New Roman" w:hAnsi="Courier New" w:cs="Courier New"/>
          <w:sz w:val="20"/>
          <w:szCs w:val="20"/>
        </w:rPr>
      </w:pPr>
      <w:ins w:id="1117" w:author="Corey-Gilbert, Darice" w:date="2016-10-06T15:09:00Z">
        <w:del w:id="1118" w:author="Darice Corey-Gilbert" w:date="2016-10-06T21:53:00Z">
          <w:r w:rsidRPr="007B6254" w:rsidDel="00432967">
            <w:rPr>
              <w:rFonts w:ascii="Courier New" w:eastAsia="Times New Roman" w:hAnsi="Courier New" w:cs="Courier New"/>
              <w:sz w:val="20"/>
              <w:szCs w:val="20"/>
            </w:rPr>
            <w:delText xml:space="preserve">  &lt;div data-role="main" class="ui-content"&gt;</w:delText>
          </w:r>
        </w:del>
      </w:ins>
    </w:p>
    <w:p w14:paraId="3874D4F7" w14:textId="3A6E9EBB" w:rsidR="007B6254" w:rsidRPr="007B6254" w:rsidDel="00432967" w:rsidRDefault="007B6254" w:rsidP="007B6254">
      <w:pPr>
        <w:spacing w:after="0" w:line="240" w:lineRule="auto"/>
        <w:rPr>
          <w:ins w:id="1119" w:author="Corey-Gilbert, Darice" w:date="2016-10-06T15:09:00Z"/>
          <w:del w:id="1120" w:author="Darice Corey-Gilbert" w:date="2016-10-06T21:53:00Z"/>
          <w:rFonts w:ascii="Courier New" w:eastAsia="Times New Roman" w:hAnsi="Courier New" w:cs="Courier New"/>
          <w:sz w:val="20"/>
          <w:szCs w:val="20"/>
        </w:rPr>
      </w:pPr>
      <w:ins w:id="1121" w:author="Corey-Gilbert, Darice" w:date="2016-10-06T15:09:00Z">
        <w:del w:id="1122" w:author="Darice Corey-Gilbert" w:date="2016-10-06T21:53:00Z">
          <w:r w:rsidRPr="007B6254" w:rsidDel="00432967">
            <w:rPr>
              <w:rFonts w:ascii="Courier New" w:eastAsia="Times New Roman" w:hAnsi="Courier New" w:cs="Courier New"/>
              <w:sz w:val="20"/>
              <w:szCs w:val="20"/>
            </w:rPr>
            <w:delText xml:space="preserve">    &lt;a href="#pagetwo"&gt;Go to Page Two&lt;/a&gt;</w:delText>
          </w:r>
        </w:del>
      </w:ins>
    </w:p>
    <w:p w14:paraId="751AD98D" w14:textId="787DC483" w:rsidR="007B6254" w:rsidRPr="007B6254" w:rsidDel="00432967" w:rsidRDefault="007B6254" w:rsidP="007B6254">
      <w:pPr>
        <w:spacing w:after="0" w:line="240" w:lineRule="auto"/>
        <w:rPr>
          <w:ins w:id="1123" w:author="Corey-Gilbert, Darice" w:date="2016-10-06T15:09:00Z"/>
          <w:del w:id="1124" w:author="Darice Corey-Gilbert" w:date="2016-10-06T21:53:00Z"/>
          <w:rFonts w:ascii="Courier New" w:eastAsia="Times New Roman" w:hAnsi="Courier New" w:cs="Courier New"/>
          <w:sz w:val="20"/>
          <w:szCs w:val="20"/>
        </w:rPr>
      </w:pPr>
      <w:ins w:id="1125" w:author="Corey-Gilbert, Darice" w:date="2016-10-06T15:09:00Z">
        <w:del w:id="1126" w:author="Darice Corey-Gilbert" w:date="2016-10-06T21:53:00Z">
          <w:r w:rsidRPr="007B6254" w:rsidDel="00432967">
            <w:rPr>
              <w:rFonts w:ascii="Courier New" w:eastAsia="Times New Roman" w:hAnsi="Courier New" w:cs="Courier New"/>
              <w:sz w:val="20"/>
              <w:szCs w:val="20"/>
            </w:rPr>
            <w:delText xml:space="preserve">  &lt;/div&gt;</w:delText>
          </w:r>
        </w:del>
      </w:ins>
    </w:p>
    <w:p w14:paraId="2218DD8D" w14:textId="7C1FB85B" w:rsidR="007B6254" w:rsidRPr="007B6254" w:rsidDel="00432967" w:rsidRDefault="007B6254" w:rsidP="007B6254">
      <w:pPr>
        <w:spacing w:after="0" w:line="240" w:lineRule="auto"/>
        <w:rPr>
          <w:ins w:id="1127" w:author="Corey-Gilbert, Darice" w:date="2016-10-06T15:09:00Z"/>
          <w:del w:id="1128" w:author="Darice Corey-Gilbert" w:date="2016-10-06T21:53:00Z"/>
          <w:rFonts w:ascii="Courier New" w:eastAsia="Times New Roman" w:hAnsi="Courier New" w:cs="Courier New"/>
          <w:sz w:val="20"/>
          <w:szCs w:val="20"/>
        </w:rPr>
      </w:pPr>
      <w:ins w:id="1129" w:author="Corey-Gilbert, Darice" w:date="2016-10-06T15:09:00Z">
        <w:del w:id="1130" w:author="Darice Corey-Gilbert" w:date="2016-10-06T21:53:00Z">
          <w:r w:rsidRPr="007B6254" w:rsidDel="00432967">
            <w:rPr>
              <w:rFonts w:ascii="Courier New" w:eastAsia="Times New Roman" w:hAnsi="Courier New" w:cs="Courier New"/>
              <w:sz w:val="20"/>
              <w:szCs w:val="20"/>
            </w:rPr>
            <w:delText>&lt;/div&gt;</w:delText>
          </w:r>
        </w:del>
      </w:ins>
    </w:p>
    <w:p w14:paraId="2EF83048" w14:textId="67F06DFF" w:rsidR="007B6254" w:rsidRPr="007B6254" w:rsidDel="00432967" w:rsidRDefault="007B6254" w:rsidP="007B6254">
      <w:pPr>
        <w:spacing w:after="0" w:line="240" w:lineRule="auto"/>
        <w:rPr>
          <w:ins w:id="1131" w:author="Corey-Gilbert, Darice" w:date="2016-10-06T15:09:00Z"/>
          <w:del w:id="1132" w:author="Darice Corey-Gilbert" w:date="2016-10-06T21:53:00Z"/>
          <w:rFonts w:ascii="Courier New" w:eastAsia="Times New Roman" w:hAnsi="Courier New" w:cs="Courier New"/>
          <w:sz w:val="20"/>
          <w:szCs w:val="20"/>
        </w:rPr>
      </w:pPr>
    </w:p>
    <w:p w14:paraId="02610DA1" w14:textId="0F2E5BCE" w:rsidR="007B6254" w:rsidRPr="007B6254" w:rsidDel="00432967" w:rsidRDefault="007B6254" w:rsidP="007B6254">
      <w:pPr>
        <w:spacing w:after="0" w:line="240" w:lineRule="auto"/>
        <w:rPr>
          <w:ins w:id="1133" w:author="Corey-Gilbert, Darice" w:date="2016-10-06T15:09:00Z"/>
          <w:del w:id="1134" w:author="Darice Corey-Gilbert" w:date="2016-10-06T21:53:00Z"/>
          <w:rFonts w:ascii="Courier New" w:eastAsia="Times New Roman" w:hAnsi="Courier New" w:cs="Courier New"/>
          <w:sz w:val="20"/>
          <w:szCs w:val="20"/>
        </w:rPr>
      </w:pPr>
      <w:ins w:id="1135" w:author="Corey-Gilbert, Darice" w:date="2016-10-06T15:09:00Z">
        <w:del w:id="1136" w:author="Darice Corey-Gilbert" w:date="2016-10-06T21:53:00Z">
          <w:r w:rsidRPr="007B6254" w:rsidDel="00432967">
            <w:rPr>
              <w:rFonts w:ascii="Courier New" w:eastAsia="Times New Roman" w:hAnsi="Courier New" w:cs="Courier New"/>
              <w:sz w:val="20"/>
              <w:szCs w:val="20"/>
            </w:rPr>
            <w:delText>&lt;div data-role="page" id="pagetwo"&gt;</w:delText>
          </w:r>
        </w:del>
      </w:ins>
    </w:p>
    <w:p w14:paraId="60549A4D" w14:textId="7A9AB254" w:rsidR="007B6254" w:rsidRPr="007B6254" w:rsidDel="00432967" w:rsidRDefault="007B6254" w:rsidP="007B6254">
      <w:pPr>
        <w:spacing w:after="0" w:line="240" w:lineRule="auto"/>
        <w:rPr>
          <w:ins w:id="1137" w:author="Corey-Gilbert, Darice" w:date="2016-10-06T15:09:00Z"/>
          <w:del w:id="1138" w:author="Darice Corey-Gilbert" w:date="2016-10-06T21:53:00Z"/>
          <w:rFonts w:ascii="Courier New" w:eastAsia="Times New Roman" w:hAnsi="Courier New" w:cs="Courier New"/>
          <w:sz w:val="20"/>
          <w:szCs w:val="20"/>
        </w:rPr>
      </w:pPr>
      <w:ins w:id="1139" w:author="Corey-Gilbert, Darice" w:date="2016-10-06T15:09:00Z">
        <w:del w:id="1140" w:author="Darice Corey-Gilbert" w:date="2016-10-06T21:53:00Z">
          <w:r w:rsidRPr="007B6254" w:rsidDel="00432967">
            <w:rPr>
              <w:rFonts w:ascii="Courier New" w:eastAsia="Times New Roman" w:hAnsi="Courier New" w:cs="Courier New"/>
              <w:sz w:val="20"/>
              <w:szCs w:val="20"/>
            </w:rPr>
            <w:delText xml:space="preserve">  &lt;div data-role="main" class="ui-content"&gt;</w:delText>
          </w:r>
        </w:del>
      </w:ins>
    </w:p>
    <w:p w14:paraId="28B05A63" w14:textId="0386F35D" w:rsidR="007B6254" w:rsidRPr="007B6254" w:rsidDel="00432967" w:rsidRDefault="007B6254" w:rsidP="007B6254">
      <w:pPr>
        <w:spacing w:after="0" w:line="240" w:lineRule="auto"/>
        <w:rPr>
          <w:ins w:id="1141" w:author="Corey-Gilbert, Darice" w:date="2016-10-06T15:09:00Z"/>
          <w:del w:id="1142" w:author="Darice Corey-Gilbert" w:date="2016-10-06T21:53:00Z"/>
          <w:rFonts w:ascii="Courier New" w:eastAsia="Times New Roman" w:hAnsi="Courier New" w:cs="Courier New"/>
          <w:sz w:val="20"/>
          <w:szCs w:val="20"/>
        </w:rPr>
      </w:pPr>
      <w:ins w:id="1143" w:author="Corey-Gilbert, Darice" w:date="2016-10-06T15:09:00Z">
        <w:del w:id="1144" w:author="Darice Corey-Gilbert" w:date="2016-10-06T21:53:00Z">
          <w:r w:rsidRPr="007B6254" w:rsidDel="00432967">
            <w:rPr>
              <w:rFonts w:ascii="Courier New" w:eastAsia="Times New Roman" w:hAnsi="Courier New" w:cs="Courier New"/>
              <w:sz w:val="20"/>
              <w:szCs w:val="20"/>
            </w:rPr>
            <w:delText xml:space="preserve">    &lt;a href="#pageone"&gt;Go to Page One&lt;/a&gt;</w:delText>
          </w:r>
        </w:del>
      </w:ins>
    </w:p>
    <w:p w14:paraId="10884D5A" w14:textId="1CF86B01" w:rsidR="007B6254" w:rsidRPr="007B6254" w:rsidDel="00432967" w:rsidRDefault="007B6254" w:rsidP="007B6254">
      <w:pPr>
        <w:spacing w:after="0" w:line="240" w:lineRule="auto"/>
        <w:rPr>
          <w:ins w:id="1145" w:author="Corey-Gilbert, Darice" w:date="2016-10-06T15:09:00Z"/>
          <w:del w:id="1146" w:author="Darice Corey-Gilbert" w:date="2016-10-06T21:53:00Z"/>
          <w:rFonts w:ascii="Courier New" w:eastAsia="Times New Roman" w:hAnsi="Courier New" w:cs="Courier New"/>
          <w:sz w:val="20"/>
          <w:szCs w:val="20"/>
        </w:rPr>
      </w:pPr>
      <w:ins w:id="1147" w:author="Corey-Gilbert, Darice" w:date="2016-10-06T15:09:00Z">
        <w:del w:id="1148" w:author="Darice Corey-Gilbert" w:date="2016-10-06T21:53:00Z">
          <w:r w:rsidRPr="007B6254" w:rsidDel="00432967">
            <w:rPr>
              <w:rFonts w:ascii="Courier New" w:eastAsia="Times New Roman" w:hAnsi="Courier New" w:cs="Courier New"/>
              <w:sz w:val="20"/>
              <w:szCs w:val="20"/>
            </w:rPr>
            <w:delText xml:space="preserve">  &lt;/div&gt;</w:delText>
          </w:r>
        </w:del>
      </w:ins>
    </w:p>
    <w:p w14:paraId="580C30D0" w14:textId="533E1496" w:rsidR="007B6254" w:rsidRPr="007B6254" w:rsidDel="00432967" w:rsidRDefault="007B6254" w:rsidP="007B6254">
      <w:pPr>
        <w:spacing w:after="0" w:line="240" w:lineRule="auto"/>
        <w:rPr>
          <w:ins w:id="1149" w:author="Corey-Gilbert, Darice" w:date="2016-10-06T15:09:00Z"/>
          <w:del w:id="1150" w:author="Darice Corey-Gilbert" w:date="2016-10-06T21:53:00Z"/>
          <w:rFonts w:ascii="Courier New" w:eastAsia="Times New Roman" w:hAnsi="Courier New" w:cs="Courier New"/>
          <w:sz w:val="20"/>
          <w:szCs w:val="20"/>
        </w:rPr>
      </w:pPr>
      <w:ins w:id="1151" w:author="Corey-Gilbert, Darice" w:date="2016-10-06T15:09:00Z">
        <w:del w:id="1152" w:author="Darice Corey-Gilbert" w:date="2016-10-06T21:53:00Z">
          <w:r w:rsidRPr="007B6254" w:rsidDel="00432967">
            <w:rPr>
              <w:rFonts w:ascii="Courier New" w:eastAsia="Times New Roman" w:hAnsi="Courier New" w:cs="Courier New"/>
              <w:sz w:val="20"/>
              <w:szCs w:val="20"/>
            </w:rPr>
            <w:delText>&lt;/div&gt;</w:delText>
          </w:r>
        </w:del>
      </w:ins>
    </w:p>
    <w:p w14:paraId="66B98177" w14:textId="5216CFF2" w:rsidR="007B6254" w:rsidRPr="007B6254" w:rsidDel="00432967" w:rsidRDefault="007B6254" w:rsidP="007B6254">
      <w:pPr>
        <w:spacing w:after="0" w:line="240" w:lineRule="auto"/>
        <w:rPr>
          <w:ins w:id="1153" w:author="Corey-Gilbert, Darice" w:date="2016-10-06T15:09:00Z"/>
          <w:del w:id="1154" w:author="Darice Corey-Gilbert" w:date="2016-10-06T21:53:00Z"/>
          <w:rFonts w:ascii="Courier New" w:eastAsia="Times New Roman" w:hAnsi="Courier New" w:cs="Courier New"/>
          <w:sz w:val="20"/>
          <w:szCs w:val="20"/>
        </w:rPr>
      </w:pPr>
      <w:ins w:id="1155" w:author="Corey-Gilbert, Darice" w:date="2016-10-06T15:09:00Z">
        <w:del w:id="1156" w:author="Darice Corey-Gilbert" w:date="2016-10-06T21:53:00Z">
          <w:r w:rsidRPr="007B6254" w:rsidDel="00432967">
            <w:rPr>
              <w:rFonts w:ascii="Courier New" w:eastAsia="Times New Roman" w:hAnsi="Courier New" w:cs="Courier New"/>
              <w:sz w:val="20"/>
              <w:szCs w:val="20"/>
            </w:rPr>
            <w:delText xml:space="preserve">  &lt;div data-role="footer"&gt;</w:delText>
          </w:r>
        </w:del>
      </w:ins>
    </w:p>
    <w:p w14:paraId="75A88D44" w14:textId="0263E9C8" w:rsidR="007B6254" w:rsidRPr="007B6254" w:rsidDel="00432967" w:rsidRDefault="007B6254" w:rsidP="007B6254">
      <w:pPr>
        <w:spacing w:after="0" w:line="240" w:lineRule="auto"/>
        <w:rPr>
          <w:ins w:id="1157" w:author="Corey-Gilbert, Darice" w:date="2016-10-06T15:09:00Z"/>
          <w:del w:id="1158" w:author="Darice Corey-Gilbert" w:date="2016-10-06T21:53:00Z"/>
          <w:rFonts w:ascii="Courier New" w:eastAsia="Times New Roman" w:hAnsi="Courier New" w:cs="Courier New"/>
          <w:sz w:val="20"/>
          <w:szCs w:val="20"/>
        </w:rPr>
      </w:pPr>
      <w:ins w:id="1159" w:author="Corey-Gilbert, Darice" w:date="2016-10-06T15:09:00Z">
        <w:del w:id="1160" w:author="Darice Corey-Gilbert" w:date="2016-10-06T21:53:00Z">
          <w:r w:rsidRPr="007B6254" w:rsidDel="00432967">
            <w:rPr>
              <w:rFonts w:ascii="Courier New" w:eastAsia="Times New Roman" w:hAnsi="Courier New" w:cs="Courier New"/>
              <w:sz w:val="20"/>
              <w:szCs w:val="20"/>
            </w:rPr>
            <w:delText xml:space="preserve">    &lt;h1&gt;Footer Text&lt;/h1&gt;</w:delText>
          </w:r>
        </w:del>
      </w:ins>
    </w:p>
    <w:p w14:paraId="5E405E24" w14:textId="479A4DA8" w:rsidR="007B6254" w:rsidRPr="007B6254" w:rsidDel="00432967" w:rsidRDefault="007B6254" w:rsidP="007B6254">
      <w:pPr>
        <w:spacing w:after="0" w:line="240" w:lineRule="auto"/>
        <w:rPr>
          <w:ins w:id="1161" w:author="Corey-Gilbert, Darice" w:date="2016-10-06T15:09:00Z"/>
          <w:del w:id="1162" w:author="Darice Corey-Gilbert" w:date="2016-10-06T21:53:00Z"/>
          <w:rFonts w:ascii="Courier New" w:eastAsia="Times New Roman" w:hAnsi="Courier New" w:cs="Courier New"/>
          <w:sz w:val="20"/>
          <w:szCs w:val="20"/>
        </w:rPr>
      </w:pPr>
      <w:ins w:id="1163" w:author="Corey-Gilbert, Darice" w:date="2016-10-06T15:09:00Z">
        <w:del w:id="1164" w:author="Darice Corey-Gilbert" w:date="2016-10-06T21:53:00Z">
          <w:r w:rsidRPr="007B6254" w:rsidDel="00432967">
            <w:rPr>
              <w:rFonts w:ascii="Courier New" w:eastAsia="Times New Roman" w:hAnsi="Courier New" w:cs="Courier New"/>
              <w:sz w:val="20"/>
              <w:szCs w:val="20"/>
            </w:rPr>
            <w:delText xml:space="preserve">  &lt;/div&gt;</w:delText>
          </w:r>
        </w:del>
      </w:ins>
    </w:p>
    <w:p w14:paraId="66686F68" w14:textId="05A20EB6" w:rsidR="007B6254" w:rsidRPr="007B6254" w:rsidDel="00432967" w:rsidRDefault="007B6254" w:rsidP="007B6254">
      <w:pPr>
        <w:spacing w:after="0" w:line="240" w:lineRule="auto"/>
        <w:rPr>
          <w:ins w:id="1165" w:author="Corey-Gilbert, Darice" w:date="2016-10-06T15:09:00Z"/>
          <w:del w:id="1166" w:author="Darice Corey-Gilbert" w:date="2016-10-06T21:53:00Z"/>
          <w:rFonts w:ascii="Courier New" w:eastAsia="Times New Roman" w:hAnsi="Courier New" w:cs="Courier New"/>
          <w:sz w:val="20"/>
          <w:szCs w:val="20"/>
        </w:rPr>
      </w:pPr>
    </w:p>
    <w:p w14:paraId="4F86CAF0" w14:textId="68C4FC50" w:rsidR="007B6254" w:rsidRPr="007B6254" w:rsidDel="00432967" w:rsidRDefault="007B6254" w:rsidP="007B6254">
      <w:pPr>
        <w:spacing w:after="0" w:line="240" w:lineRule="auto"/>
        <w:rPr>
          <w:ins w:id="1167" w:author="Corey-Gilbert, Darice" w:date="2016-10-06T15:09:00Z"/>
          <w:del w:id="1168" w:author="Darice Corey-Gilbert" w:date="2016-10-06T21:53:00Z"/>
          <w:rFonts w:ascii="Courier New" w:eastAsia="Times New Roman" w:hAnsi="Courier New" w:cs="Courier New"/>
          <w:sz w:val="20"/>
          <w:szCs w:val="20"/>
        </w:rPr>
      </w:pPr>
      <w:ins w:id="1169" w:author="Corey-Gilbert, Darice" w:date="2016-10-06T15:09:00Z">
        <w:del w:id="1170" w:author="Darice Corey-Gilbert" w:date="2016-10-06T21:53:00Z">
          <w:r w:rsidRPr="007B6254" w:rsidDel="00432967">
            <w:rPr>
              <w:rFonts w:ascii="Courier New" w:eastAsia="Times New Roman" w:hAnsi="Courier New" w:cs="Courier New"/>
              <w:sz w:val="20"/>
              <w:szCs w:val="20"/>
            </w:rPr>
            <w:delText>&lt;/div&gt;</w:delText>
          </w:r>
        </w:del>
      </w:ins>
    </w:p>
    <w:p w14:paraId="01243115" w14:textId="5B4F7FD1" w:rsidR="007B6254" w:rsidRPr="007B6254" w:rsidDel="00432967" w:rsidRDefault="007B6254" w:rsidP="007B6254">
      <w:pPr>
        <w:spacing w:after="0" w:line="240" w:lineRule="auto"/>
        <w:rPr>
          <w:ins w:id="1171" w:author="Corey-Gilbert, Darice" w:date="2016-10-06T15:09:00Z"/>
          <w:del w:id="1172" w:author="Darice Corey-Gilbert" w:date="2016-10-06T21:53:00Z"/>
          <w:rFonts w:ascii="Courier New" w:eastAsia="Times New Roman" w:hAnsi="Courier New" w:cs="Courier New"/>
          <w:sz w:val="20"/>
          <w:szCs w:val="20"/>
        </w:rPr>
      </w:pPr>
      <w:ins w:id="1173" w:author="Corey-Gilbert, Darice" w:date="2016-10-06T15:09:00Z">
        <w:del w:id="1174" w:author="Darice Corey-Gilbert" w:date="2016-10-06T21:53:00Z">
          <w:r w:rsidRPr="007B6254" w:rsidDel="00432967">
            <w:rPr>
              <w:rFonts w:ascii="Courier New" w:eastAsia="Times New Roman" w:hAnsi="Courier New" w:cs="Courier New"/>
              <w:sz w:val="20"/>
              <w:szCs w:val="20"/>
            </w:rPr>
            <w:delText>&lt;/body&gt;</w:delText>
          </w:r>
        </w:del>
      </w:ins>
    </w:p>
    <w:p w14:paraId="2ED85720" w14:textId="2D71D39B" w:rsidR="0062436F" w:rsidDel="00432967" w:rsidRDefault="007B6254">
      <w:pPr>
        <w:spacing w:after="0" w:line="240" w:lineRule="auto"/>
        <w:rPr>
          <w:ins w:id="1175" w:author="Corey-Gilbert, Darice" w:date="2016-10-06T15:03:00Z"/>
          <w:del w:id="1176" w:author="Darice Corey-Gilbert" w:date="2016-10-06T21:53:00Z"/>
          <w:rFonts w:ascii="Courier New" w:eastAsia="Times New Roman" w:hAnsi="Courier New" w:cs="Courier New"/>
          <w:sz w:val="20"/>
          <w:szCs w:val="20"/>
        </w:rPr>
      </w:pPr>
      <w:ins w:id="1177" w:author="Corey-Gilbert, Darice" w:date="2016-10-06T15:09:00Z">
        <w:del w:id="1178" w:author="Darice Corey-Gilbert" w:date="2016-10-06T21:53:00Z">
          <w:r w:rsidRPr="007B6254" w:rsidDel="00432967">
            <w:rPr>
              <w:rFonts w:ascii="Courier New" w:eastAsia="Times New Roman" w:hAnsi="Courier New" w:cs="Courier New"/>
              <w:sz w:val="20"/>
              <w:szCs w:val="20"/>
            </w:rPr>
            <w:delText>&lt;/html&gt;</w:delText>
          </w:r>
        </w:del>
      </w:ins>
    </w:p>
    <w:p w14:paraId="345D485C" w14:textId="02CFBA7A" w:rsidR="0062436F" w:rsidDel="00432967" w:rsidRDefault="0062436F">
      <w:pPr>
        <w:spacing w:after="0" w:line="240" w:lineRule="auto"/>
        <w:rPr>
          <w:ins w:id="1179" w:author="Corey-Gilbert, Darice" w:date="2016-10-06T15:03:00Z"/>
          <w:del w:id="1180" w:author="Darice Corey-Gilbert" w:date="2016-10-06T21:53:00Z"/>
          <w:rFonts w:ascii="Courier New" w:eastAsia="Times New Roman" w:hAnsi="Courier New" w:cs="Courier New"/>
          <w:sz w:val="20"/>
          <w:szCs w:val="20"/>
        </w:rPr>
      </w:pPr>
    </w:p>
    <w:p w14:paraId="229EE87A" w14:textId="000F2B5B" w:rsidR="0062436F" w:rsidDel="00432967" w:rsidRDefault="0062436F">
      <w:pPr>
        <w:spacing w:after="0" w:line="240" w:lineRule="auto"/>
        <w:rPr>
          <w:ins w:id="1181" w:author="Corey-Gilbert, Darice" w:date="2016-10-06T15:02:00Z"/>
          <w:del w:id="1182" w:author="Darice Corey-Gilbert" w:date="2016-10-06T21:53:00Z"/>
          <w:rFonts w:ascii="Verdana" w:eastAsia="Times New Roman" w:hAnsi="Verdana" w:cs="Times New Roman"/>
          <w:sz w:val="20"/>
          <w:szCs w:val="24"/>
        </w:rPr>
      </w:pPr>
      <w:ins w:id="1183" w:author="Corey-Gilbert, Darice" w:date="2016-10-06T15:03:00Z">
        <w:del w:id="1184" w:author="Darice Corey-Gilbert" w:date="2016-10-06T21:53:00Z">
          <w:r w:rsidRPr="0062436F" w:rsidDel="00432967">
            <w:rPr>
              <w:rFonts w:ascii="Verdana" w:eastAsia="Times New Roman" w:hAnsi="Verdana" w:cs="Courier New"/>
              <w:sz w:val="20"/>
              <w:szCs w:val="20"/>
              <w:rPrChange w:id="1185" w:author="Corey-Gilbert, Darice" w:date="2016-10-06T15:03:00Z">
                <w:rPr>
                  <w:rFonts w:ascii="Courier New" w:eastAsia="Times New Roman" w:hAnsi="Courier New" w:cs="Courier New"/>
                  <w:sz w:val="20"/>
                  <w:szCs w:val="20"/>
                </w:rPr>
              </w:rPrChange>
            </w:rPr>
            <w:delText>Save the file and refresh it in your browser.</w:delText>
          </w:r>
          <w:r w:rsidDel="00432967">
            <w:rPr>
              <w:rFonts w:ascii="Verdana" w:eastAsia="Times New Roman" w:hAnsi="Verdana" w:cs="Courier New"/>
              <w:sz w:val="20"/>
              <w:szCs w:val="20"/>
            </w:rPr>
            <w:delText xml:space="preserve"> </w:delText>
          </w:r>
        </w:del>
      </w:ins>
      <w:ins w:id="1186" w:author="Corey-Gilbert, Darice" w:date="2016-10-06T15:02:00Z">
        <w:del w:id="1187" w:author="Darice Corey-Gilbert" w:date="2016-10-06T21:53:00Z">
          <w:r w:rsidDel="00432967">
            <w:rPr>
              <w:rFonts w:ascii="Verdana" w:eastAsia="Times New Roman" w:hAnsi="Verdana" w:cs="Times New Roman"/>
              <w:sz w:val="20"/>
              <w:szCs w:val="24"/>
            </w:rPr>
            <w:delText>Here’s how the page will now appear:</w:delText>
          </w:r>
        </w:del>
      </w:ins>
    </w:p>
    <w:p w14:paraId="51F3AF4D" w14:textId="2EB14ADE" w:rsidR="0062436F" w:rsidDel="00432967" w:rsidRDefault="007B6254">
      <w:pPr>
        <w:spacing w:after="0" w:line="240" w:lineRule="auto"/>
        <w:rPr>
          <w:ins w:id="1188" w:author="Corey-Gilbert, Darice" w:date="2016-10-06T15:10:00Z"/>
          <w:del w:id="1189" w:author="Darice Corey-Gilbert" w:date="2016-10-06T21:53:00Z"/>
          <w:rFonts w:ascii="Verdana" w:eastAsia="Times New Roman" w:hAnsi="Verdana" w:cs="Times New Roman"/>
          <w:sz w:val="20"/>
          <w:szCs w:val="24"/>
        </w:rPr>
      </w:pPr>
      <w:ins w:id="1190" w:author="Corey-Gilbert, Darice" w:date="2016-10-06T15:10:00Z">
        <w:del w:id="1191" w:author="Darice Corey-Gilbert" w:date="2016-10-06T21:53:00Z">
          <w:r w:rsidDel="00432967">
            <w:rPr>
              <w:noProof/>
            </w:rPr>
            <w:drawing>
              <wp:inline distT="0" distB="0" distL="0" distR="0" wp14:anchorId="57AA50BF" wp14:editId="3BE88DD6">
                <wp:extent cx="1676190" cy="647619"/>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190" cy="647619"/>
                        </a:xfrm>
                        <a:prstGeom prst="rect">
                          <a:avLst/>
                        </a:prstGeom>
                      </pic:spPr>
                    </pic:pic>
                  </a:graphicData>
                </a:graphic>
              </wp:inline>
            </w:drawing>
          </w:r>
        </w:del>
      </w:ins>
    </w:p>
    <w:p w14:paraId="0EE9FDA1" w14:textId="2F731C2B" w:rsidR="007B6254" w:rsidDel="00432967" w:rsidRDefault="007B6254">
      <w:pPr>
        <w:spacing w:after="0" w:line="240" w:lineRule="auto"/>
        <w:rPr>
          <w:ins w:id="1192" w:author="Corey-Gilbert, Darice" w:date="2016-10-06T15:10:00Z"/>
          <w:del w:id="1193" w:author="Darice Corey-Gilbert" w:date="2016-10-06T21:53:00Z"/>
          <w:rFonts w:ascii="Verdana" w:eastAsia="Times New Roman" w:hAnsi="Verdana" w:cs="Times New Roman"/>
          <w:sz w:val="20"/>
          <w:szCs w:val="24"/>
        </w:rPr>
      </w:pPr>
    </w:p>
    <w:p w14:paraId="2DD8D9DD" w14:textId="6BDA635E" w:rsidR="007B6254" w:rsidDel="00432967" w:rsidRDefault="007B6254">
      <w:pPr>
        <w:spacing w:after="0" w:line="240" w:lineRule="auto"/>
        <w:rPr>
          <w:ins w:id="1194" w:author="Corey-Gilbert, Darice" w:date="2016-10-06T15:10:00Z"/>
          <w:del w:id="1195" w:author="Darice Corey-Gilbert" w:date="2016-10-06T21:53:00Z"/>
          <w:rFonts w:ascii="Verdana" w:eastAsia="Times New Roman" w:hAnsi="Verdana" w:cs="Times New Roman"/>
          <w:sz w:val="20"/>
          <w:szCs w:val="24"/>
        </w:rPr>
      </w:pPr>
      <w:ins w:id="1196" w:author="Corey-Gilbert, Darice" w:date="2016-10-06T15:10:00Z">
        <w:del w:id="1197" w:author="Darice Corey-Gilbert" w:date="2016-10-06T21:53:00Z">
          <w:r w:rsidDel="00432967">
            <w:rPr>
              <w:rFonts w:ascii="Verdana" w:eastAsia="Times New Roman" w:hAnsi="Verdana" w:cs="Times New Roman"/>
              <w:sz w:val="20"/>
              <w:szCs w:val="24"/>
            </w:rPr>
            <w:delText>When you click the link ‘Go to Page Two’, here’s how the page appears:</w:delText>
          </w:r>
        </w:del>
      </w:ins>
    </w:p>
    <w:p w14:paraId="54FC4084" w14:textId="34231059" w:rsidR="007B6254" w:rsidDel="00432967" w:rsidRDefault="007B6254">
      <w:pPr>
        <w:spacing w:after="0" w:line="240" w:lineRule="auto"/>
        <w:rPr>
          <w:ins w:id="1198" w:author="Corey-Gilbert, Darice" w:date="2016-10-06T15:10:00Z"/>
          <w:del w:id="1199" w:author="Darice Corey-Gilbert" w:date="2016-10-06T21:53:00Z"/>
          <w:rFonts w:ascii="Verdana" w:eastAsia="Times New Roman" w:hAnsi="Verdana" w:cs="Times New Roman"/>
          <w:sz w:val="20"/>
          <w:szCs w:val="24"/>
        </w:rPr>
      </w:pPr>
    </w:p>
    <w:p w14:paraId="02094821" w14:textId="195EE60A" w:rsidR="007B6254" w:rsidDel="00432967" w:rsidRDefault="007B6254">
      <w:pPr>
        <w:spacing w:after="0" w:line="240" w:lineRule="auto"/>
        <w:rPr>
          <w:ins w:id="1200" w:author="Corey-Gilbert, Darice" w:date="2016-10-06T15:06:00Z"/>
          <w:del w:id="1201" w:author="Darice Corey-Gilbert" w:date="2016-10-06T21:53:00Z"/>
          <w:rFonts w:ascii="Verdana" w:eastAsia="Times New Roman" w:hAnsi="Verdana" w:cs="Times New Roman"/>
          <w:sz w:val="20"/>
          <w:szCs w:val="24"/>
        </w:rPr>
      </w:pPr>
      <w:ins w:id="1202" w:author="Corey-Gilbert, Darice" w:date="2016-10-06T15:10:00Z">
        <w:del w:id="1203" w:author="Darice Corey-Gilbert" w:date="2016-10-06T21:53:00Z">
          <w:r w:rsidDel="00432967">
            <w:rPr>
              <w:noProof/>
            </w:rPr>
            <w:drawing>
              <wp:inline distT="0" distB="0" distL="0" distR="0" wp14:anchorId="46948D03" wp14:editId="4BF28D1F">
                <wp:extent cx="1447619" cy="647619"/>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7619" cy="647619"/>
                        </a:xfrm>
                        <a:prstGeom prst="rect">
                          <a:avLst/>
                        </a:prstGeom>
                      </pic:spPr>
                    </pic:pic>
                  </a:graphicData>
                </a:graphic>
              </wp:inline>
            </w:drawing>
          </w:r>
        </w:del>
      </w:ins>
    </w:p>
    <w:p w14:paraId="133B13CA" w14:textId="3E76D0DE" w:rsidR="0062436F" w:rsidDel="00432967" w:rsidRDefault="0062436F">
      <w:pPr>
        <w:spacing w:after="0" w:line="240" w:lineRule="auto"/>
        <w:rPr>
          <w:ins w:id="1204" w:author="Corey-Gilbert, Darice" w:date="2016-10-06T15:06:00Z"/>
          <w:del w:id="1205" w:author="Darice Corey-Gilbert" w:date="2016-10-06T21:53:00Z"/>
          <w:rFonts w:ascii="Verdana" w:eastAsia="Times New Roman" w:hAnsi="Verdana" w:cs="Times New Roman"/>
          <w:sz w:val="20"/>
          <w:szCs w:val="24"/>
        </w:rPr>
      </w:pPr>
    </w:p>
    <w:p w14:paraId="5D4DCDE5" w14:textId="0C01E78D" w:rsidR="0062436F" w:rsidDel="00432967" w:rsidRDefault="007B6254">
      <w:pPr>
        <w:spacing w:after="0" w:line="240" w:lineRule="auto"/>
        <w:rPr>
          <w:ins w:id="1206" w:author="Corey-Gilbert, Darice" w:date="2016-10-06T15:11:00Z"/>
          <w:del w:id="1207" w:author="Darice Corey-Gilbert" w:date="2016-10-06T21:53:00Z"/>
          <w:rFonts w:ascii="Verdana" w:eastAsia="Times New Roman" w:hAnsi="Verdana" w:cs="Times New Roman"/>
          <w:sz w:val="20"/>
          <w:szCs w:val="24"/>
        </w:rPr>
      </w:pPr>
      <w:ins w:id="1208" w:author="Corey-Gilbert, Darice" w:date="2016-10-06T15:10:00Z">
        <w:del w:id="1209" w:author="Darice Corey-Gilbert" w:date="2016-10-06T21:53:00Z">
          <w:r w:rsidDel="00432967">
            <w:rPr>
              <w:rFonts w:ascii="Verdana" w:eastAsia="Times New Roman" w:hAnsi="Verdana" w:cs="Times New Roman"/>
              <w:sz w:val="20"/>
              <w:szCs w:val="24"/>
            </w:rPr>
            <w:delText>You can also add dialogue boxes to your page. Let</w:delText>
          </w:r>
        </w:del>
      </w:ins>
      <w:ins w:id="1210" w:author="Corey-Gilbert, Darice" w:date="2016-10-06T15:11:00Z">
        <w:del w:id="1211" w:author="Darice Corey-Gilbert" w:date="2016-10-06T21:53:00Z">
          <w:r w:rsidDel="00432967">
            <w:rPr>
              <w:rFonts w:ascii="Verdana" w:eastAsia="Times New Roman" w:hAnsi="Verdana" w:cs="Times New Roman"/>
              <w:sz w:val="20"/>
              <w:szCs w:val="24"/>
            </w:rPr>
            <w:delText>’s modify the page so the HTML looks like below:</w:delText>
          </w:r>
        </w:del>
      </w:ins>
    </w:p>
    <w:p w14:paraId="274310E8" w14:textId="401CBCED" w:rsidR="007B6254" w:rsidDel="00432967" w:rsidRDefault="007B6254">
      <w:pPr>
        <w:spacing w:after="0" w:line="240" w:lineRule="auto"/>
        <w:rPr>
          <w:ins w:id="1212" w:author="Corey-Gilbert, Darice" w:date="2016-10-06T15:06:00Z"/>
          <w:del w:id="1213" w:author="Darice Corey-Gilbert" w:date="2016-10-06T21:53:00Z"/>
          <w:rFonts w:ascii="Verdana" w:eastAsia="Times New Roman" w:hAnsi="Verdana" w:cs="Times New Roman"/>
          <w:sz w:val="20"/>
          <w:szCs w:val="24"/>
        </w:rPr>
      </w:pPr>
    </w:p>
    <w:p w14:paraId="4BB56E37" w14:textId="7B4DE975" w:rsidR="0062436F" w:rsidRPr="0062436F" w:rsidDel="00432967" w:rsidRDefault="0062436F" w:rsidP="0062436F">
      <w:pPr>
        <w:spacing w:after="0" w:line="240" w:lineRule="auto"/>
        <w:rPr>
          <w:ins w:id="1214" w:author="Corey-Gilbert, Darice" w:date="2016-10-06T15:06:00Z"/>
          <w:del w:id="1215" w:author="Darice Corey-Gilbert" w:date="2016-10-06T21:53:00Z"/>
          <w:rFonts w:ascii="Courier New" w:eastAsia="Times New Roman" w:hAnsi="Courier New" w:cs="Courier New"/>
          <w:sz w:val="20"/>
          <w:szCs w:val="24"/>
          <w:rPrChange w:id="1216" w:author="Corey-Gilbert, Darice" w:date="2016-10-06T15:06:00Z">
            <w:rPr>
              <w:ins w:id="1217" w:author="Corey-Gilbert, Darice" w:date="2016-10-06T15:06:00Z"/>
              <w:del w:id="1218" w:author="Darice Corey-Gilbert" w:date="2016-10-06T21:53:00Z"/>
              <w:rFonts w:ascii="Verdana" w:eastAsia="Times New Roman" w:hAnsi="Verdana" w:cs="Times New Roman"/>
              <w:sz w:val="20"/>
              <w:szCs w:val="24"/>
            </w:rPr>
          </w:rPrChange>
        </w:rPr>
      </w:pPr>
      <w:ins w:id="1219" w:author="Corey-Gilbert, Darice" w:date="2016-10-06T15:06:00Z">
        <w:del w:id="1220" w:author="Darice Corey-Gilbert" w:date="2016-10-06T21:53:00Z">
          <w:r w:rsidRPr="0062436F" w:rsidDel="00432967">
            <w:rPr>
              <w:rFonts w:ascii="Courier New" w:eastAsia="Times New Roman" w:hAnsi="Courier New" w:cs="Courier New"/>
              <w:sz w:val="20"/>
              <w:szCs w:val="24"/>
              <w:rPrChange w:id="1221" w:author="Corey-Gilbert, Darice" w:date="2016-10-06T15:06:00Z">
                <w:rPr>
                  <w:rFonts w:ascii="Verdana" w:eastAsia="Times New Roman" w:hAnsi="Verdana" w:cs="Times New Roman"/>
                  <w:sz w:val="20"/>
                  <w:szCs w:val="24"/>
                </w:rPr>
              </w:rPrChange>
            </w:rPr>
            <w:delText>&lt;html&gt;</w:delText>
          </w:r>
        </w:del>
      </w:ins>
    </w:p>
    <w:p w14:paraId="0A5206DB" w14:textId="2B8EB442" w:rsidR="0062436F" w:rsidRPr="0062436F" w:rsidDel="00432967" w:rsidRDefault="0062436F" w:rsidP="0062436F">
      <w:pPr>
        <w:spacing w:after="0" w:line="240" w:lineRule="auto"/>
        <w:rPr>
          <w:ins w:id="1222" w:author="Corey-Gilbert, Darice" w:date="2016-10-06T15:06:00Z"/>
          <w:del w:id="1223" w:author="Darice Corey-Gilbert" w:date="2016-10-06T21:53:00Z"/>
          <w:rFonts w:ascii="Courier New" w:eastAsia="Times New Roman" w:hAnsi="Courier New" w:cs="Courier New"/>
          <w:sz w:val="20"/>
          <w:szCs w:val="24"/>
          <w:rPrChange w:id="1224" w:author="Corey-Gilbert, Darice" w:date="2016-10-06T15:06:00Z">
            <w:rPr>
              <w:ins w:id="1225" w:author="Corey-Gilbert, Darice" w:date="2016-10-06T15:06:00Z"/>
              <w:del w:id="1226" w:author="Darice Corey-Gilbert" w:date="2016-10-06T21:53:00Z"/>
              <w:rFonts w:ascii="Verdana" w:eastAsia="Times New Roman" w:hAnsi="Verdana" w:cs="Times New Roman"/>
              <w:sz w:val="20"/>
              <w:szCs w:val="24"/>
            </w:rPr>
          </w:rPrChange>
        </w:rPr>
      </w:pPr>
      <w:ins w:id="1227" w:author="Corey-Gilbert, Darice" w:date="2016-10-06T15:06:00Z">
        <w:del w:id="1228" w:author="Darice Corey-Gilbert" w:date="2016-10-06T21:53:00Z">
          <w:r w:rsidRPr="0062436F" w:rsidDel="00432967">
            <w:rPr>
              <w:rFonts w:ascii="Courier New" w:eastAsia="Times New Roman" w:hAnsi="Courier New" w:cs="Courier New"/>
              <w:sz w:val="20"/>
              <w:szCs w:val="24"/>
              <w:rPrChange w:id="1229" w:author="Corey-Gilbert, Darice" w:date="2016-10-06T15:06:00Z">
                <w:rPr>
                  <w:rFonts w:ascii="Verdana" w:eastAsia="Times New Roman" w:hAnsi="Verdana" w:cs="Times New Roman"/>
                  <w:sz w:val="20"/>
                  <w:szCs w:val="24"/>
                </w:rPr>
              </w:rPrChange>
            </w:rPr>
            <w:delText>&lt;head&gt;</w:delText>
          </w:r>
        </w:del>
      </w:ins>
    </w:p>
    <w:p w14:paraId="07DDAEFE" w14:textId="2AABB4C6" w:rsidR="0062436F" w:rsidRPr="0062436F" w:rsidDel="00432967" w:rsidRDefault="0062436F" w:rsidP="0062436F">
      <w:pPr>
        <w:spacing w:after="0" w:line="240" w:lineRule="auto"/>
        <w:rPr>
          <w:ins w:id="1230" w:author="Corey-Gilbert, Darice" w:date="2016-10-06T15:06:00Z"/>
          <w:del w:id="1231" w:author="Darice Corey-Gilbert" w:date="2016-10-06T21:53:00Z"/>
          <w:rFonts w:ascii="Courier New" w:eastAsia="Times New Roman" w:hAnsi="Courier New" w:cs="Courier New"/>
          <w:sz w:val="20"/>
          <w:szCs w:val="24"/>
          <w:rPrChange w:id="1232" w:author="Corey-Gilbert, Darice" w:date="2016-10-06T15:06:00Z">
            <w:rPr>
              <w:ins w:id="1233" w:author="Corey-Gilbert, Darice" w:date="2016-10-06T15:06:00Z"/>
              <w:del w:id="1234" w:author="Darice Corey-Gilbert" w:date="2016-10-06T21:53:00Z"/>
              <w:rFonts w:ascii="Verdana" w:eastAsia="Times New Roman" w:hAnsi="Verdana" w:cs="Times New Roman"/>
              <w:sz w:val="20"/>
              <w:szCs w:val="24"/>
            </w:rPr>
          </w:rPrChange>
        </w:rPr>
      </w:pPr>
      <w:ins w:id="1235" w:author="Corey-Gilbert, Darice" w:date="2016-10-06T15:06:00Z">
        <w:del w:id="1236" w:author="Darice Corey-Gilbert" w:date="2016-10-06T21:53:00Z">
          <w:r w:rsidRPr="0062436F" w:rsidDel="00432967">
            <w:rPr>
              <w:rFonts w:ascii="Courier New" w:eastAsia="Times New Roman" w:hAnsi="Courier New" w:cs="Courier New"/>
              <w:sz w:val="20"/>
              <w:szCs w:val="24"/>
              <w:rPrChange w:id="1237" w:author="Corey-Gilbert, Darice" w:date="2016-10-06T15:06:00Z">
                <w:rPr>
                  <w:rFonts w:ascii="Verdana" w:eastAsia="Times New Roman" w:hAnsi="Verdana" w:cs="Times New Roman"/>
                  <w:sz w:val="20"/>
                  <w:szCs w:val="24"/>
                </w:rPr>
              </w:rPrChange>
            </w:rPr>
            <w:delText>&lt;meta charset="UTF-8"&gt;</w:delText>
          </w:r>
        </w:del>
      </w:ins>
    </w:p>
    <w:p w14:paraId="5E8EF8EC" w14:textId="58994D0D" w:rsidR="0062436F" w:rsidRPr="0062436F" w:rsidDel="00432967" w:rsidRDefault="0062436F" w:rsidP="0062436F">
      <w:pPr>
        <w:spacing w:after="0" w:line="240" w:lineRule="auto"/>
        <w:rPr>
          <w:ins w:id="1238" w:author="Corey-Gilbert, Darice" w:date="2016-10-06T15:06:00Z"/>
          <w:del w:id="1239" w:author="Darice Corey-Gilbert" w:date="2016-10-06T21:53:00Z"/>
          <w:rFonts w:ascii="Courier New" w:eastAsia="Times New Roman" w:hAnsi="Courier New" w:cs="Courier New"/>
          <w:sz w:val="20"/>
          <w:szCs w:val="24"/>
          <w:rPrChange w:id="1240" w:author="Corey-Gilbert, Darice" w:date="2016-10-06T15:06:00Z">
            <w:rPr>
              <w:ins w:id="1241" w:author="Corey-Gilbert, Darice" w:date="2016-10-06T15:06:00Z"/>
              <w:del w:id="1242" w:author="Darice Corey-Gilbert" w:date="2016-10-06T21:53:00Z"/>
              <w:rFonts w:ascii="Verdana" w:eastAsia="Times New Roman" w:hAnsi="Verdana" w:cs="Times New Roman"/>
              <w:sz w:val="20"/>
              <w:szCs w:val="24"/>
            </w:rPr>
          </w:rPrChange>
        </w:rPr>
      </w:pPr>
      <w:ins w:id="1243" w:author="Corey-Gilbert, Darice" w:date="2016-10-06T15:06:00Z">
        <w:del w:id="1244" w:author="Darice Corey-Gilbert" w:date="2016-10-06T21:53:00Z">
          <w:r w:rsidRPr="0062436F" w:rsidDel="00432967">
            <w:rPr>
              <w:rFonts w:ascii="Courier New" w:eastAsia="Times New Roman" w:hAnsi="Courier New" w:cs="Courier New"/>
              <w:sz w:val="20"/>
              <w:szCs w:val="24"/>
              <w:rPrChange w:id="1245" w:author="Corey-Gilbert, Darice" w:date="2016-10-06T15:06:00Z">
                <w:rPr>
                  <w:rFonts w:ascii="Verdana" w:eastAsia="Times New Roman" w:hAnsi="Verdana" w:cs="Times New Roman"/>
                  <w:sz w:val="20"/>
                  <w:szCs w:val="24"/>
                </w:rPr>
              </w:rPrChange>
            </w:rPr>
            <w:delText>&lt;title&gt;jQuery Mobile Web App&lt;/title&gt;</w:delText>
          </w:r>
        </w:del>
      </w:ins>
    </w:p>
    <w:p w14:paraId="2DF06DD9" w14:textId="52BBFA16" w:rsidR="0062436F" w:rsidRPr="0062436F" w:rsidDel="00432967" w:rsidRDefault="0062436F" w:rsidP="0062436F">
      <w:pPr>
        <w:spacing w:after="0" w:line="240" w:lineRule="auto"/>
        <w:rPr>
          <w:ins w:id="1246" w:author="Corey-Gilbert, Darice" w:date="2016-10-06T15:06:00Z"/>
          <w:del w:id="1247" w:author="Darice Corey-Gilbert" w:date="2016-10-06T21:53:00Z"/>
          <w:rFonts w:ascii="Courier New" w:eastAsia="Times New Roman" w:hAnsi="Courier New" w:cs="Courier New"/>
          <w:sz w:val="20"/>
          <w:szCs w:val="24"/>
          <w:rPrChange w:id="1248" w:author="Corey-Gilbert, Darice" w:date="2016-10-06T15:06:00Z">
            <w:rPr>
              <w:ins w:id="1249" w:author="Corey-Gilbert, Darice" w:date="2016-10-06T15:06:00Z"/>
              <w:del w:id="1250" w:author="Darice Corey-Gilbert" w:date="2016-10-06T21:53:00Z"/>
              <w:rFonts w:ascii="Verdana" w:eastAsia="Times New Roman" w:hAnsi="Verdana" w:cs="Times New Roman"/>
              <w:sz w:val="20"/>
              <w:szCs w:val="24"/>
            </w:rPr>
          </w:rPrChange>
        </w:rPr>
      </w:pPr>
      <w:ins w:id="1251" w:author="Corey-Gilbert, Darice" w:date="2016-10-06T15:06:00Z">
        <w:del w:id="1252" w:author="Darice Corey-Gilbert" w:date="2016-10-06T21:53:00Z">
          <w:r w:rsidRPr="0062436F" w:rsidDel="00432967">
            <w:rPr>
              <w:rFonts w:ascii="Courier New" w:eastAsia="Times New Roman" w:hAnsi="Courier New" w:cs="Courier New"/>
              <w:sz w:val="20"/>
              <w:szCs w:val="24"/>
              <w:rPrChange w:id="1253" w:author="Corey-Gilbert, Darice" w:date="2016-10-06T15:06:00Z">
                <w:rPr>
                  <w:rFonts w:ascii="Verdana" w:eastAsia="Times New Roman" w:hAnsi="Verdana" w:cs="Times New Roman"/>
                  <w:sz w:val="20"/>
                  <w:szCs w:val="24"/>
                </w:rPr>
              </w:rPrChange>
            </w:rPr>
            <w:delText>&lt;meta name="viewport" content="width=device-width,initial-scale=1" /&gt;</w:delText>
          </w:r>
        </w:del>
      </w:ins>
    </w:p>
    <w:p w14:paraId="7BB2D7D3" w14:textId="1BF3128C" w:rsidR="0062436F" w:rsidRPr="0062436F" w:rsidDel="00432967" w:rsidRDefault="0062436F" w:rsidP="0062436F">
      <w:pPr>
        <w:spacing w:after="0" w:line="240" w:lineRule="auto"/>
        <w:rPr>
          <w:ins w:id="1254" w:author="Corey-Gilbert, Darice" w:date="2016-10-06T15:06:00Z"/>
          <w:del w:id="1255" w:author="Darice Corey-Gilbert" w:date="2016-10-06T21:53:00Z"/>
          <w:rFonts w:ascii="Courier New" w:eastAsia="Times New Roman" w:hAnsi="Courier New" w:cs="Courier New"/>
          <w:sz w:val="20"/>
          <w:szCs w:val="24"/>
          <w:rPrChange w:id="1256" w:author="Corey-Gilbert, Darice" w:date="2016-10-06T15:06:00Z">
            <w:rPr>
              <w:ins w:id="1257" w:author="Corey-Gilbert, Darice" w:date="2016-10-06T15:06:00Z"/>
              <w:del w:id="1258" w:author="Darice Corey-Gilbert" w:date="2016-10-06T21:53:00Z"/>
              <w:rFonts w:ascii="Verdana" w:eastAsia="Times New Roman" w:hAnsi="Verdana" w:cs="Times New Roman"/>
              <w:sz w:val="20"/>
              <w:szCs w:val="24"/>
            </w:rPr>
          </w:rPrChange>
        </w:rPr>
      </w:pPr>
      <w:ins w:id="1259" w:author="Corey-Gilbert, Darice" w:date="2016-10-06T15:06:00Z">
        <w:del w:id="1260" w:author="Darice Corey-Gilbert" w:date="2016-10-06T21:53:00Z">
          <w:r w:rsidRPr="0062436F" w:rsidDel="00432967">
            <w:rPr>
              <w:rFonts w:ascii="Courier New" w:eastAsia="Times New Roman" w:hAnsi="Courier New" w:cs="Courier New"/>
              <w:sz w:val="20"/>
              <w:szCs w:val="24"/>
              <w:rPrChange w:id="1261" w:author="Corey-Gilbert, Darice" w:date="2016-10-06T15:06:00Z">
                <w:rPr>
                  <w:rFonts w:ascii="Verdana" w:eastAsia="Times New Roman" w:hAnsi="Verdana" w:cs="Times New Roman"/>
                  <w:sz w:val="20"/>
                  <w:szCs w:val="24"/>
                </w:rPr>
              </w:rPrChange>
            </w:rPr>
            <w:delText>&lt;link href="styles/custom.css" rel="stylesheet" type="text/css"&gt;</w:delText>
          </w:r>
        </w:del>
      </w:ins>
    </w:p>
    <w:p w14:paraId="170EAA1F" w14:textId="571B5867" w:rsidR="0062436F" w:rsidRPr="0062436F" w:rsidDel="00432967" w:rsidRDefault="0062436F" w:rsidP="0062436F">
      <w:pPr>
        <w:spacing w:after="0" w:line="240" w:lineRule="auto"/>
        <w:rPr>
          <w:ins w:id="1262" w:author="Corey-Gilbert, Darice" w:date="2016-10-06T15:06:00Z"/>
          <w:del w:id="1263" w:author="Darice Corey-Gilbert" w:date="2016-10-06T21:53:00Z"/>
          <w:rFonts w:ascii="Courier New" w:eastAsia="Times New Roman" w:hAnsi="Courier New" w:cs="Courier New"/>
          <w:sz w:val="20"/>
          <w:szCs w:val="24"/>
          <w:rPrChange w:id="1264" w:author="Corey-Gilbert, Darice" w:date="2016-10-06T15:06:00Z">
            <w:rPr>
              <w:ins w:id="1265" w:author="Corey-Gilbert, Darice" w:date="2016-10-06T15:06:00Z"/>
              <w:del w:id="1266" w:author="Darice Corey-Gilbert" w:date="2016-10-06T21:53:00Z"/>
              <w:rFonts w:ascii="Verdana" w:eastAsia="Times New Roman" w:hAnsi="Verdana" w:cs="Times New Roman"/>
              <w:sz w:val="20"/>
              <w:szCs w:val="24"/>
            </w:rPr>
          </w:rPrChange>
        </w:rPr>
      </w:pPr>
    </w:p>
    <w:p w14:paraId="28A13377" w14:textId="48309C10" w:rsidR="0062436F" w:rsidRPr="0062436F" w:rsidDel="00432967" w:rsidRDefault="0062436F" w:rsidP="0062436F">
      <w:pPr>
        <w:spacing w:after="0" w:line="240" w:lineRule="auto"/>
        <w:rPr>
          <w:ins w:id="1267" w:author="Corey-Gilbert, Darice" w:date="2016-10-06T15:06:00Z"/>
          <w:del w:id="1268" w:author="Darice Corey-Gilbert" w:date="2016-10-06T21:53:00Z"/>
          <w:rFonts w:ascii="Courier New" w:eastAsia="Times New Roman" w:hAnsi="Courier New" w:cs="Courier New"/>
          <w:sz w:val="20"/>
          <w:szCs w:val="24"/>
          <w:rPrChange w:id="1269" w:author="Corey-Gilbert, Darice" w:date="2016-10-06T15:06:00Z">
            <w:rPr>
              <w:ins w:id="1270" w:author="Corey-Gilbert, Darice" w:date="2016-10-06T15:06:00Z"/>
              <w:del w:id="1271" w:author="Darice Corey-Gilbert" w:date="2016-10-06T21:53:00Z"/>
              <w:rFonts w:ascii="Verdana" w:eastAsia="Times New Roman" w:hAnsi="Verdana" w:cs="Times New Roman"/>
              <w:sz w:val="20"/>
              <w:szCs w:val="24"/>
            </w:rPr>
          </w:rPrChange>
        </w:rPr>
      </w:pPr>
      <w:ins w:id="1272" w:author="Corey-Gilbert, Darice" w:date="2016-10-06T15:06:00Z">
        <w:del w:id="1273" w:author="Darice Corey-Gilbert" w:date="2016-10-06T21:53:00Z">
          <w:r w:rsidRPr="0062436F" w:rsidDel="00432967">
            <w:rPr>
              <w:rFonts w:ascii="Courier New" w:eastAsia="Times New Roman" w:hAnsi="Courier New" w:cs="Courier New"/>
              <w:sz w:val="20"/>
              <w:szCs w:val="24"/>
              <w:rPrChange w:id="1274" w:author="Corey-Gilbert, Darice" w:date="2016-10-06T15:06:00Z">
                <w:rPr>
                  <w:rFonts w:ascii="Verdana" w:eastAsia="Times New Roman" w:hAnsi="Verdana" w:cs="Times New Roman"/>
                  <w:sz w:val="20"/>
                  <w:szCs w:val="24"/>
                </w:rPr>
              </w:rPrChange>
            </w:rPr>
            <w:delText>&lt;link rel="stylesheet" href="http://code.jquery.com/mobile/1.4.5/jquery.mobile-1.4.5.min.css"&gt;</w:delText>
          </w:r>
        </w:del>
      </w:ins>
    </w:p>
    <w:p w14:paraId="4B402BA7" w14:textId="2A5A2095" w:rsidR="0062436F" w:rsidRPr="0062436F" w:rsidDel="00432967" w:rsidRDefault="0062436F" w:rsidP="0062436F">
      <w:pPr>
        <w:spacing w:after="0" w:line="240" w:lineRule="auto"/>
        <w:rPr>
          <w:ins w:id="1275" w:author="Corey-Gilbert, Darice" w:date="2016-10-06T15:06:00Z"/>
          <w:del w:id="1276" w:author="Darice Corey-Gilbert" w:date="2016-10-06T21:53:00Z"/>
          <w:rFonts w:ascii="Courier New" w:eastAsia="Times New Roman" w:hAnsi="Courier New" w:cs="Courier New"/>
          <w:sz w:val="20"/>
          <w:szCs w:val="24"/>
          <w:rPrChange w:id="1277" w:author="Corey-Gilbert, Darice" w:date="2016-10-06T15:06:00Z">
            <w:rPr>
              <w:ins w:id="1278" w:author="Corey-Gilbert, Darice" w:date="2016-10-06T15:06:00Z"/>
              <w:del w:id="1279" w:author="Darice Corey-Gilbert" w:date="2016-10-06T21:53:00Z"/>
              <w:rFonts w:ascii="Verdana" w:eastAsia="Times New Roman" w:hAnsi="Verdana" w:cs="Times New Roman"/>
              <w:sz w:val="20"/>
              <w:szCs w:val="24"/>
            </w:rPr>
          </w:rPrChange>
        </w:rPr>
      </w:pPr>
      <w:ins w:id="1280" w:author="Corey-Gilbert, Darice" w:date="2016-10-06T15:06:00Z">
        <w:del w:id="1281" w:author="Darice Corey-Gilbert" w:date="2016-10-06T21:53:00Z">
          <w:r w:rsidRPr="0062436F" w:rsidDel="00432967">
            <w:rPr>
              <w:rFonts w:ascii="Courier New" w:eastAsia="Times New Roman" w:hAnsi="Courier New" w:cs="Courier New"/>
              <w:sz w:val="20"/>
              <w:szCs w:val="24"/>
              <w:rPrChange w:id="1282" w:author="Corey-Gilbert, Darice" w:date="2016-10-06T15:06:00Z">
                <w:rPr>
                  <w:rFonts w:ascii="Verdana" w:eastAsia="Times New Roman" w:hAnsi="Verdana" w:cs="Times New Roman"/>
                  <w:sz w:val="20"/>
                  <w:szCs w:val="24"/>
                </w:rPr>
              </w:rPrChange>
            </w:rPr>
            <w:delText>&lt;script src="http://code.jquery.com/jquery-1.11.2.min.js"&gt;&lt;/script&gt;</w:delText>
          </w:r>
        </w:del>
      </w:ins>
    </w:p>
    <w:p w14:paraId="77D7942F" w14:textId="54C3718C" w:rsidR="0062436F" w:rsidRPr="0062436F" w:rsidDel="00432967" w:rsidRDefault="0062436F" w:rsidP="0062436F">
      <w:pPr>
        <w:spacing w:after="0" w:line="240" w:lineRule="auto"/>
        <w:rPr>
          <w:ins w:id="1283" w:author="Corey-Gilbert, Darice" w:date="2016-10-06T15:06:00Z"/>
          <w:del w:id="1284" w:author="Darice Corey-Gilbert" w:date="2016-10-06T21:53:00Z"/>
          <w:rFonts w:ascii="Courier New" w:eastAsia="Times New Roman" w:hAnsi="Courier New" w:cs="Courier New"/>
          <w:sz w:val="20"/>
          <w:szCs w:val="24"/>
          <w:rPrChange w:id="1285" w:author="Corey-Gilbert, Darice" w:date="2016-10-06T15:06:00Z">
            <w:rPr>
              <w:ins w:id="1286" w:author="Corey-Gilbert, Darice" w:date="2016-10-06T15:06:00Z"/>
              <w:del w:id="1287" w:author="Darice Corey-Gilbert" w:date="2016-10-06T21:53:00Z"/>
              <w:rFonts w:ascii="Verdana" w:eastAsia="Times New Roman" w:hAnsi="Verdana" w:cs="Times New Roman"/>
              <w:sz w:val="20"/>
              <w:szCs w:val="24"/>
            </w:rPr>
          </w:rPrChange>
        </w:rPr>
      </w:pPr>
      <w:ins w:id="1288" w:author="Corey-Gilbert, Darice" w:date="2016-10-06T15:06:00Z">
        <w:del w:id="1289" w:author="Darice Corey-Gilbert" w:date="2016-10-06T21:53:00Z">
          <w:r w:rsidRPr="0062436F" w:rsidDel="00432967">
            <w:rPr>
              <w:rFonts w:ascii="Courier New" w:eastAsia="Times New Roman" w:hAnsi="Courier New" w:cs="Courier New"/>
              <w:sz w:val="20"/>
              <w:szCs w:val="24"/>
              <w:rPrChange w:id="1290" w:author="Corey-Gilbert, Darice" w:date="2016-10-06T15:06:00Z">
                <w:rPr>
                  <w:rFonts w:ascii="Verdana" w:eastAsia="Times New Roman" w:hAnsi="Verdana" w:cs="Times New Roman"/>
                  <w:sz w:val="20"/>
                  <w:szCs w:val="24"/>
                </w:rPr>
              </w:rPrChange>
            </w:rPr>
            <w:delText>&lt;script src="http://code.jquery.com/mobile/1.4.5/jquery.mobile-1.4.5.min.js"&gt;&lt;/script&gt;</w:delText>
          </w:r>
        </w:del>
      </w:ins>
    </w:p>
    <w:p w14:paraId="245CCC35" w14:textId="642FD6BD" w:rsidR="0062436F" w:rsidRPr="0062436F" w:rsidDel="00432967" w:rsidRDefault="0062436F" w:rsidP="0062436F">
      <w:pPr>
        <w:spacing w:after="0" w:line="240" w:lineRule="auto"/>
        <w:rPr>
          <w:ins w:id="1291" w:author="Corey-Gilbert, Darice" w:date="2016-10-06T15:06:00Z"/>
          <w:del w:id="1292" w:author="Darice Corey-Gilbert" w:date="2016-10-06T21:53:00Z"/>
          <w:rFonts w:ascii="Courier New" w:eastAsia="Times New Roman" w:hAnsi="Courier New" w:cs="Courier New"/>
          <w:sz w:val="20"/>
          <w:szCs w:val="24"/>
          <w:rPrChange w:id="1293" w:author="Corey-Gilbert, Darice" w:date="2016-10-06T15:06:00Z">
            <w:rPr>
              <w:ins w:id="1294" w:author="Corey-Gilbert, Darice" w:date="2016-10-06T15:06:00Z"/>
              <w:del w:id="1295" w:author="Darice Corey-Gilbert" w:date="2016-10-06T21:53:00Z"/>
              <w:rFonts w:ascii="Verdana" w:eastAsia="Times New Roman" w:hAnsi="Verdana" w:cs="Times New Roman"/>
              <w:sz w:val="20"/>
              <w:szCs w:val="24"/>
            </w:rPr>
          </w:rPrChange>
        </w:rPr>
      </w:pPr>
      <w:ins w:id="1296" w:author="Corey-Gilbert, Darice" w:date="2016-10-06T15:06:00Z">
        <w:del w:id="1297" w:author="Darice Corey-Gilbert" w:date="2016-10-06T21:53:00Z">
          <w:r w:rsidRPr="0062436F" w:rsidDel="00432967">
            <w:rPr>
              <w:rFonts w:ascii="Courier New" w:eastAsia="Times New Roman" w:hAnsi="Courier New" w:cs="Courier New"/>
              <w:sz w:val="20"/>
              <w:szCs w:val="24"/>
              <w:rPrChange w:id="1298" w:author="Corey-Gilbert, Darice" w:date="2016-10-06T15:06:00Z">
                <w:rPr>
                  <w:rFonts w:ascii="Verdana" w:eastAsia="Times New Roman" w:hAnsi="Verdana" w:cs="Times New Roman"/>
                  <w:sz w:val="20"/>
                  <w:szCs w:val="24"/>
                </w:rPr>
              </w:rPrChange>
            </w:rPr>
            <w:delText>&lt;script src="http://ajax.aspnetcdn.com/ajax/mobileservices/MobileServices.Web-1.2.5.min.js"&gt;&lt;/script&gt;</w:delText>
          </w:r>
        </w:del>
      </w:ins>
    </w:p>
    <w:p w14:paraId="1712CDEB" w14:textId="1A4DED93" w:rsidR="0062436F" w:rsidRPr="0062436F" w:rsidDel="00432967" w:rsidRDefault="0062436F" w:rsidP="0062436F">
      <w:pPr>
        <w:spacing w:after="0" w:line="240" w:lineRule="auto"/>
        <w:rPr>
          <w:ins w:id="1299" w:author="Corey-Gilbert, Darice" w:date="2016-10-06T15:06:00Z"/>
          <w:del w:id="1300" w:author="Darice Corey-Gilbert" w:date="2016-10-06T21:53:00Z"/>
          <w:rFonts w:ascii="Courier New" w:eastAsia="Times New Roman" w:hAnsi="Courier New" w:cs="Courier New"/>
          <w:sz w:val="20"/>
          <w:szCs w:val="24"/>
          <w:rPrChange w:id="1301" w:author="Corey-Gilbert, Darice" w:date="2016-10-06T15:06:00Z">
            <w:rPr>
              <w:ins w:id="1302" w:author="Corey-Gilbert, Darice" w:date="2016-10-06T15:06:00Z"/>
              <w:del w:id="1303" w:author="Darice Corey-Gilbert" w:date="2016-10-06T21:53:00Z"/>
              <w:rFonts w:ascii="Verdana" w:eastAsia="Times New Roman" w:hAnsi="Verdana" w:cs="Times New Roman"/>
              <w:sz w:val="20"/>
              <w:szCs w:val="24"/>
            </w:rPr>
          </w:rPrChange>
        </w:rPr>
      </w:pPr>
    </w:p>
    <w:p w14:paraId="477280D8" w14:textId="3A9FDCDF" w:rsidR="0062436F" w:rsidRPr="0062436F" w:rsidDel="00432967" w:rsidRDefault="0062436F" w:rsidP="0062436F">
      <w:pPr>
        <w:spacing w:after="0" w:line="240" w:lineRule="auto"/>
        <w:rPr>
          <w:ins w:id="1304" w:author="Corey-Gilbert, Darice" w:date="2016-10-06T15:06:00Z"/>
          <w:del w:id="1305" w:author="Darice Corey-Gilbert" w:date="2016-10-06T21:53:00Z"/>
          <w:rFonts w:ascii="Courier New" w:eastAsia="Times New Roman" w:hAnsi="Courier New" w:cs="Courier New"/>
          <w:sz w:val="20"/>
          <w:szCs w:val="24"/>
          <w:rPrChange w:id="1306" w:author="Corey-Gilbert, Darice" w:date="2016-10-06T15:06:00Z">
            <w:rPr>
              <w:ins w:id="1307" w:author="Corey-Gilbert, Darice" w:date="2016-10-06T15:06:00Z"/>
              <w:del w:id="1308" w:author="Darice Corey-Gilbert" w:date="2016-10-06T21:53:00Z"/>
              <w:rFonts w:ascii="Verdana" w:eastAsia="Times New Roman" w:hAnsi="Verdana" w:cs="Times New Roman"/>
              <w:sz w:val="20"/>
              <w:szCs w:val="24"/>
            </w:rPr>
          </w:rPrChange>
        </w:rPr>
      </w:pPr>
    </w:p>
    <w:p w14:paraId="0EC5BB75" w14:textId="079FA86B" w:rsidR="0062436F" w:rsidRPr="0062436F" w:rsidDel="00432967" w:rsidRDefault="0062436F" w:rsidP="0062436F">
      <w:pPr>
        <w:spacing w:after="0" w:line="240" w:lineRule="auto"/>
        <w:rPr>
          <w:ins w:id="1309" w:author="Corey-Gilbert, Darice" w:date="2016-10-06T15:06:00Z"/>
          <w:del w:id="1310" w:author="Darice Corey-Gilbert" w:date="2016-10-06T21:53:00Z"/>
          <w:rFonts w:ascii="Courier New" w:eastAsia="Times New Roman" w:hAnsi="Courier New" w:cs="Courier New"/>
          <w:sz w:val="20"/>
          <w:szCs w:val="24"/>
          <w:rPrChange w:id="1311" w:author="Corey-Gilbert, Darice" w:date="2016-10-06T15:06:00Z">
            <w:rPr>
              <w:ins w:id="1312" w:author="Corey-Gilbert, Darice" w:date="2016-10-06T15:06:00Z"/>
              <w:del w:id="1313" w:author="Darice Corey-Gilbert" w:date="2016-10-06T21:53:00Z"/>
              <w:rFonts w:ascii="Verdana" w:eastAsia="Times New Roman" w:hAnsi="Verdana" w:cs="Times New Roman"/>
              <w:sz w:val="20"/>
              <w:szCs w:val="24"/>
            </w:rPr>
          </w:rPrChange>
        </w:rPr>
      </w:pPr>
      <w:ins w:id="1314" w:author="Corey-Gilbert, Darice" w:date="2016-10-06T15:06:00Z">
        <w:del w:id="1315" w:author="Darice Corey-Gilbert" w:date="2016-10-06T21:53:00Z">
          <w:r w:rsidRPr="0062436F" w:rsidDel="00432967">
            <w:rPr>
              <w:rFonts w:ascii="Courier New" w:eastAsia="Times New Roman" w:hAnsi="Courier New" w:cs="Courier New"/>
              <w:sz w:val="20"/>
              <w:szCs w:val="24"/>
              <w:rPrChange w:id="1316" w:author="Corey-Gilbert, Darice" w:date="2016-10-06T15:06:00Z">
                <w:rPr>
                  <w:rFonts w:ascii="Verdana" w:eastAsia="Times New Roman" w:hAnsi="Verdana" w:cs="Times New Roman"/>
                  <w:sz w:val="20"/>
                  <w:szCs w:val="24"/>
                </w:rPr>
              </w:rPrChange>
            </w:rPr>
            <w:delText>&lt;/head&gt;</w:delText>
          </w:r>
        </w:del>
      </w:ins>
    </w:p>
    <w:p w14:paraId="52B53AF0" w14:textId="6B14C4AB" w:rsidR="0062436F" w:rsidRPr="0062436F" w:rsidDel="00432967" w:rsidRDefault="0062436F" w:rsidP="0062436F">
      <w:pPr>
        <w:spacing w:after="0" w:line="240" w:lineRule="auto"/>
        <w:rPr>
          <w:ins w:id="1317" w:author="Corey-Gilbert, Darice" w:date="2016-10-06T15:06:00Z"/>
          <w:del w:id="1318" w:author="Darice Corey-Gilbert" w:date="2016-10-06T21:53:00Z"/>
          <w:rFonts w:ascii="Courier New" w:eastAsia="Times New Roman" w:hAnsi="Courier New" w:cs="Courier New"/>
          <w:sz w:val="20"/>
          <w:szCs w:val="24"/>
          <w:rPrChange w:id="1319" w:author="Corey-Gilbert, Darice" w:date="2016-10-06T15:06:00Z">
            <w:rPr>
              <w:ins w:id="1320" w:author="Corey-Gilbert, Darice" w:date="2016-10-06T15:06:00Z"/>
              <w:del w:id="1321" w:author="Darice Corey-Gilbert" w:date="2016-10-06T21:53:00Z"/>
              <w:rFonts w:ascii="Verdana" w:eastAsia="Times New Roman" w:hAnsi="Verdana" w:cs="Times New Roman"/>
              <w:sz w:val="20"/>
              <w:szCs w:val="24"/>
            </w:rPr>
          </w:rPrChange>
        </w:rPr>
      </w:pPr>
      <w:ins w:id="1322" w:author="Corey-Gilbert, Darice" w:date="2016-10-06T15:06:00Z">
        <w:del w:id="1323" w:author="Darice Corey-Gilbert" w:date="2016-10-06T21:53:00Z">
          <w:r w:rsidRPr="0062436F" w:rsidDel="00432967">
            <w:rPr>
              <w:rFonts w:ascii="Courier New" w:eastAsia="Times New Roman" w:hAnsi="Courier New" w:cs="Courier New"/>
              <w:sz w:val="20"/>
              <w:szCs w:val="24"/>
              <w:rPrChange w:id="1324" w:author="Corey-Gilbert, Darice" w:date="2016-10-06T15:06:00Z">
                <w:rPr>
                  <w:rFonts w:ascii="Verdana" w:eastAsia="Times New Roman" w:hAnsi="Verdana" w:cs="Times New Roman"/>
                  <w:sz w:val="20"/>
                  <w:szCs w:val="24"/>
                </w:rPr>
              </w:rPrChange>
            </w:rPr>
            <w:delText>&lt;body&gt;</w:delText>
          </w:r>
        </w:del>
      </w:ins>
    </w:p>
    <w:p w14:paraId="0DA2F550" w14:textId="16C9B515" w:rsidR="0062436F" w:rsidRPr="0062436F" w:rsidDel="00432967" w:rsidRDefault="0062436F" w:rsidP="0062436F">
      <w:pPr>
        <w:spacing w:after="0" w:line="240" w:lineRule="auto"/>
        <w:rPr>
          <w:ins w:id="1325" w:author="Corey-Gilbert, Darice" w:date="2016-10-06T15:06:00Z"/>
          <w:del w:id="1326" w:author="Darice Corey-Gilbert" w:date="2016-10-06T21:53:00Z"/>
          <w:rFonts w:ascii="Courier New" w:eastAsia="Times New Roman" w:hAnsi="Courier New" w:cs="Courier New"/>
          <w:sz w:val="20"/>
          <w:szCs w:val="24"/>
          <w:rPrChange w:id="1327" w:author="Corey-Gilbert, Darice" w:date="2016-10-06T15:06:00Z">
            <w:rPr>
              <w:ins w:id="1328" w:author="Corey-Gilbert, Darice" w:date="2016-10-06T15:06:00Z"/>
              <w:del w:id="1329" w:author="Darice Corey-Gilbert" w:date="2016-10-06T21:53:00Z"/>
              <w:rFonts w:ascii="Verdana" w:eastAsia="Times New Roman" w:hAnsi="Verdana" w:cs="Times New Roman"/>
              <w:sz w:val="20"/>
              <w:szCs w:val="24"/>
            </w:rPr>
          </w:rPrChange>
        </w:rPr>
      </w:pPr>
    </w:p>
    <w:p w14:paraId="3FA9B5A9" w14:textId="244DCC61" w:rsidR="0062436F" w:rsidRPr="0062436F" w:rsidDel="00432967" w:rsidRDefault="0062436F" w:rsidP="0062436F">
      <w:pPr>
        <w:spacing w:after="0" w:line="240" w:lineRule="auto"/>
        <w:rPr>
          <w:ins w:id="1330" w:author="Corey-Gilbert, Darice" w:date="2016-10-06T15:06:00Z"/>
          <w:del w:id="1331" w:author="Darice Corey-Gilbert" w:date="2016-10-06T21:53:00Z"/>
          <w:rFonts w:ascii="Courier New" w:eastAsia="Times New Roman" w:hAnsi="Courier New" w:cs="Courier New"/>
          <w:sz w:val="20"/>
          <w:szCs w:val="24"/>
          <w:rPrChange w:id="1332" w:author="Corey-Gilbert, Darice" w:date="2016-10-06T15:06:00Z">
            <w:rPr>
              <w:ins w:id="1333" w:author="Corey-Gilbert, Darice" w:date="2016-10-06T15:06:00Z"/>
              <w:del w:id="1334" w:author="Darice Corey-Gilbert" w:date="2016-10-06T21:53:00Z"/>
              <w:rFonts w:ascii="Verdana" w:eastAsia="Times New Roman" w:hAnsi="Verdana" w:cs="Times New Roman"/>
              <w:sz w:val="20"/>
              <w:szCs w:val="24"/>
            </w:rPr>
          </w:rPrChange>
        </w:rPr>
      </w:pPr>
      <w:ins w:id="1335" w:author="Corey-Gilbert, Darice" w:date="2016-10-06T15:06:00Z">
        <w:del w:id="1336" w:author="Darice Corey-Gilbert" w:date="2016-10-06T21:53:00Z">
          <w:r w:rsidRPr="0062436F" w:rsidDel="00432967">
            <w:rPr>
              <w:rFonts w:ascii="Courier New" w:eastAsia="Times New Roman" w:hAnsi="Courier New" w:cs="Courier New"/>
              <w:sz w:val="20"/>
              <w:szCs w:val="24"/>
              <w:rPrChange w:id="1337" w:author="Corey-Gilbert, Darice" w:date="2016-10-06T15:06:00Z">
                <w:rPr>
                  <w:rFonts w:ascii="Verdana" w:eastAsia="Times New Roman" w:hAnsi="Verdana" w:cs="Times New Roman"/>
                  <w:sz w:val="20"/>
                  <w:szCs w:val="24"/>
                </w:rPr>
              </w:rPrChange>
            </w:rPr>
            <w:delText xml:space="preserve">  &lt;div data-role="header"&gt;</w:delText>
          </w:r>
        </w:del>
      </w:ins>
    </w:p>
    <w:p w14:paraId="6CAAE5B0" w14:textId="2601DAFF" w:rsidR="0062436F" w:rsidRPr="0062436F" w:rsidDel="00432967" w:rsidRDefault="0062436F" w:rsidP="0062436F">
      <w:pPr>
        <w:spacing w:after="0" w:line="240" w:lineRule="auto"/>
        <w:rPr>
          <w:ins w:id="1338" w:author="Corey-Gilbert, Darice" w:date="2016-10-06T15:06:00Z"/>
          <w:del w:id="1339" w:author="Darice Corey-Gilbert" w:date="2016-10-06T21:53:00Z"/>
          <w:rFonts w:ascii="Courier New" w:eastAsia="Times New Roman" w:hAnsi="Courier New" w:cs="Courier New"/>
          <w:sz w:val="20"/>
          <w:szCs w:val="24"/>
          <w:rPrChange w:id="1340" w:author="Corey-Gilbert, Darice" w:date="2016-10-06T15:06:00Z">
            <w:rPr>
              <w:ins w:id="1341" w:author="Corey-Gilbert, Darice" w:date="2016-10-06T15:06:00Z"/>
              <w:del w:id="1342" w:author="Darice Corey-Gilbert" w:date="2016-10-06T21:53:00Z"/>
              <w:rFonts w:ascii="Verdana" w:eastAsia="Times New Roman" w:hAnsi="Verdana" w:cs="Times New Roman"/>
              <w:sz w:val="20"/>
              <w:szCs w:val="24"/>
            </w:rPr>
          </w:rPrChange>
        </w:rPr>
      </w:pPr>
      <w:ins w:id="1343" w:author="Corey-Gilbert, Darice" w:date="2016-10-06T15:06:00Z">
        <w:del w:id="1344" w:author="Darice Corey-Gilbert" w:date="2016-10-06T21:53:00Z">
          <w:r w:rsidRPr="0062436F" w:rsidDel="00432967">
            <w:rPr>
              <w:rFonts w:ascii="Courier New" w:eastAsia="Times New Roman" w:hAnsi="Courier New" w:cs="Courier New"/>
              <w:sz w:val="20"/>
              <w:szCs w:val="24"/>
              <w:rPrChange w:id="1345" w:author="Corey-Gilbert, Darice" w:date="2016-10-06T15:06:00Z">
                <w:rPr>
                  <w:rFonts w:ascii="Verdana" w:eastAsia="Times New Roman" w:hAnsi="Verdana" w:cs="Times New Roman"/>
                  <w:sz w:val="20"/>
                  <w:szCs w:val="24"/>
                </w:rPr>
              </w:rPrChange>
            </w:rPr>
            <w:delText xml:space="preserve">    &lt;h1&gt;My First jQuery Mobile Page&lt;/h1&gt;</w:delText>
          </w:r>
        </w:del>
      </w:ins>
    </w:p>
    <w:p w14:paraId="733A9436" w14:textId="692AB9C1" w:rsidR="0062436F" w:rsidRPr="0062436F" w:rsidDel="00432967" w:rsidRDefault="0062436F" w:rsidP="0062436F">
      <w:pPr>
        <w:spacing w:after="0" w:line="240" w:lineRule="auto"/>
        <w:rPr>
          <w:ins w:id="1346" w:author="Corey-Gilbert, Darice" w:date="2016-10-06T15:06:00Z"/>
          <w:del w:id="1347" w:author="Darice Corey-Gilbert" w:date="2016-10-06T21:53:00Z"/>
          <w:rFonts w:ascii="Courier New" w:eastAsia="Times New Roman" w:hAnsi="Courier New" w:cs="Courier New"/>
          <w:sz w:val="20"/>
          <w:szCs w:val="24"/>
          <w:rPrChange w:id="1348" w:author="Corey-Gilbert, Darice" w:date="2016-10-06T15:06:00Z">
            <w:rPr>
              <w:ins w:id="1349" w:author="Corey-Gilbert, Darice" w:date="2016-10-06T15:06:00Z"/>
              <w:del w:id="1350" w:author="Darice Corey-Gilbert" w:date="2016-10-06T21:53:00Z"/>
              <w:rFonts w:ascii="Verdana" w:eastAsia="Times New Roman" w:hAnsi="Verdana" w:cs="Times New Roman"/>
              <w:sz w:val="20"/>
              <w:szCs w:val="24"/>
            </w:rPr>
          </w:rPrChange>
        </w:rPr>
      </w:pPr>
      <w:ins w:id="1351" w:author="Corey-Gilbert, Darice" w:date="2016-10-06T15:06:00Z">
        <w:del w:id="1352" w:author="Darice Corey-Gilbert" w:date="2016-10-06T21:53:00Z">
          <w:r w:rsidRPr="0062436F" w:rsidDel="00432967">
            <w:rPr>
              <w:rFonts w:ascii="Courier New" w:eastAsia="Times New Roman" w:hAnsi="Courier New" w:cs="Courier New"/>
              <w:sz w:val="20"/>
              <w:szCs w:val="24"/>
              <w:rPrChange w:id="1353" w:author="Corey-Gilbert, Darice" w:date="2016-10-06T15:06:00Z">
                <w:rPr>
                  <w:rFonts w:ascii="Verdana" w:eastAsia="Times New Roman" w:hAnsi="Verdana" w:cs="Times New Roman"/>
                  <w:sz w:val="20"/>
                  <w:szCs w:val="24"/>
                </w:rPr>
              </w:rPrChange>
            </w:rPr>
            <w:delText xml:space="preserve">  &lt;/div&gt;</w:delText>
          </w:r>
        </w:del>
      </w:ins>
    </w:p>
    <w:p w14:paraId="2954BE73" w14:textId="52C75CC6" w:rsidR="0062436F" w:rsidRPr="0062436F" w:rsidDel="00432967" w:rsidRDefault="0062436F" w:rsidP="0062436F">
      <w:pPr>
        <w:spacing w:after="0" w:line="240" w:lineRule="auto"/>
        <w:rPr>
          <w:ins w:id="1354" w:author="Corey-Gilbert, Darice" w:date="2016-10-06T15:06:00Z"/>
          <w:del w:id="1355" w:author="Darice Corey-Gilbert" w:date="2016-10-06T21:53:00Z"/>
          <w:rFonts w:ascii="Courier New" w:eastAsia="Times New Roman" w:hAnsi="Courier New" w:cs="Courier New"/>
          <w:sz w:val="20"/>
          <w:szCs w:val="24"/>
          <w:rPrChange w:id="1356" w:author="Corey-Gilbert, Darice" w:date="2016-10-06T15:06:00Z">
            <w:rPr>
              <w:ins w:id="1357" w:author="Corey-Gilbert, Darice" w:date="2016-10-06T15:06:00Z"/>
              <w:del w:id="1358" w:author="Darice Corey-Gilbert" w:date="2016-10-06T21:53:00Z"/>
              <w:rFonts w:ascii="Verdana" w:eastAsia="Times New Roman" w:hAnsi="Verdana" w:cs="Times New Roman"/>
              <w:sz w:val="20"/>
              <w:szCs w:val="24"/>
            </w:rPr>
          </w:rPrChange>
        </w:rPr>
      </w:pPr>
      <w:ins w:id="1359" w:author="Corey-Gilbert, Darice" w:date="2016-10-06T15:06:00Z">
        <w:del w:id="1360" w:author="Darice Corey-Gilbert" w:date="2016-10-06T21:53:00Z">
          <w:r w:rsidRPr="0062436F" w:rsidDel="00432967">
            <w:rPr>
              <w:rFonts w:ascii="Courier New" w:eastAsia="Times New Roman" w:hAnsi="Courier New" w:cs="Courier New"/>
              <w:sz w:val="20"/>
              <w:szCs w:val="24"/>
              <w:rPrChange w:id="1361" w:author="Corey-Gilbert, Darice" w:date="2016-10-06T15:06:00Z">
                <w:rPr>
                  <w:rFonts w:ascii="Verdana" w:eastAsia="Times New Roman" w:hAnsi="Verdana" w:cs="Times New Roman"/>
                  <w:sz w:val="20"/>
                  <w:szCs w:val="24"/>
                </w:rPr>
              </w:rPrChange>
            </w:rPr>
            <w:delText xml:space="preserve">  &lt;div data-role="page" id="pageone"&gt;</w:delText>
          </w:r>
        </w:del>
      </w:ins>
    </w:p>
    <w:p w14:paraId="331B0BBC" w14:textId="1D51C746" w:rsidR="0062436F" w:rsidRPr="0062436F" w:rsidDel="00432967" w:rsidRDefault="0062436F" w:rsidP="0062436F">
      <w:pPr>
        <w:spacing w:after="0" w:line="240" w:lineRule="auto"/>
        <w:rPr>
          <w:ins w:id="1362" w:author="Corey-Gilbert, Darice" w:date="2016-10-06T15:06:00Z"/>
          <w:del w:id="1363" w:author="Darice Corey-Gilbert" w:date="2016-10-06T21:53:00Z"/>
          <w:rFonts w:ascii="Courier New" w:eastAsia="Times New Roman" w:hAnsi="Courier New" w:cs="Courier New"/>
          <w:sz w:val="20"/>
          <w:szCs w:val="24"/>
          <w:rPrChange w:id="1364" w:author="Corey-Gilbert, Darice" w:date="2016-10-06T15:06:00Z">
            <w:rPr>
              <w:ins w:id="1365" w:author="Corey-Gilbert, Darice" w:date="2016-10-06T15:06:00Z"/>
              <w:del w:id="1366" w:author="Darice Corey-Gilbert" w:date="2016-10-06T21:53:00Z"/>
              <w:rFonts w:ascii="Verdana" w:eastAsia="Times New Roman" w:hAnsi="Verdana" w:cs="Times New Roman"/>
              <w:sz w:val="20"/>
              <w:szCs w:val="24"/>
            </w:rPr>
          </w:rPrChange>
        </w:rPr>
      </w:pPr>
      <w:ins w:id="1367" w:author="Corey-Gilbert, Darice" w:date="2016-10-06T15:06:00Z">
        <w:del w:id="1368" w:author="Darice Corey-Gilbert" w:date="2016-10-06T21:53:00Z">
          <w:r w:rsidRPr="0062436F" w:rsidDel="00432967">
            <w:rPr>
              <w:rFonts w:ascii="Courier New" w:eastAsia="Times New Roman" w:hAnsi="Courier New" w:cs="Courier New"/>
              <w:sz w:val="20"/>
              <w:szCs w:val="24"/>
              <w:rPrChange w:id="1369" w:author="Corey-Gilbert, Darice" w:date="2016-10-06T15:06:00Z">
                <w:rPr>
                  <w:rFonts w:ascii="Verdana" w:eastAsia="Times New Roman" w:hAnsi="Verdana" w:cs="Times New Roman"/>
                  <w:sz w:val="20"/>
                  <w:szCs w:val="24"/>
                </w:rPr>
              </w:rPrChange>
            </w:rPr>
            <w:delText xml:space="preserve">    &lt;div data-role="main" class="ui-content"&gt;</w:delText>
          </w:r>
        </w:del>
      </w:ins>
    </w:p>
    <w:p w14:paraId="2F9DE97D" w14:textId="416F09DE" w:rsidR="0062436F" w:rsidRPr="0062436F" w:rsidDel="00432967" w:rsidRDefault="0062436F" w:rsidP="0062436F">
      <w:pPr>
        <w:spacing w:after="0" w:line="240" w:lineRule="auto"/>
        <w:rPr>
          <w:ins w:id="1370" w:author="Corey-Gilbert, Darice" w:date="2016-10-06T15:06:00Z"/>
          <w:del w:id="1371" w:author="Darice Corey-Gilbert" w:date="2016-10-06T21:53:00Z"/>
          <w:rFonts w:ascii="Courier New" w:eastAsia="Times New Roman" w:hAnsi="Courier New" w:cs="Courier New"/>
          <w:sz w:val="20"/>
          <w:szCs w:val="24"/>
          <w:rPrChange w:id="1372" w:author="Corey-Gilbert, Darice" w:date="2016-10-06T15:06:00Z">
            <w:rPr>
              <w:ins w:id="1373" w:author="Corey-Gilbert, Darice" w:date="2016-10-06T15:06:00Z"/>
              <w:del w:id="1374" w:author="Darice Corey-Gilbert" w:date="2016-10-06T21:53:00Z"/>
              <w:rFonts w:ascii="Verdana" w:eastAsia="Times New Roman" w:hAnsi="Verdana" w:cs="Times New Roman"/>
              <w:sz w:val="20"/>
              <w:szCs w:val="24"/>
            </w:rPr>
          </w:rPrChange>
        </w:rPr>
      </w:pPr>
      <w:ins w:id="1375" w:author="Corey-Gilbert, Darice" w:date="2016-10-06T15:06:00Z">
        <w:del w:id="1376" w:author="Darice Corey-Gilbert" w:date="2016-10-06T21:53:00Z">
          <w:r w:rsidRPr="0062436F" w:rsidDel="00432967">
            <w:rPr>
              <w:rFonts w:ascii="Courier New" w:eastAsia="Times New Roman" w:hAnsi="Courier New" w:cs="Courier New"/>
              <w:sz w:val="20"/>
              <w:szCs w:val="24"/>
              <w:rPrChange w:id="1377" w:author="Corey-Gilbert, Darice" w:date="2016-10-06T15:06:00Z">
                <w:rPr>
                  <w:rFonts w:ascii="Verdana" w:eastAsia="Times New Roman" w:hAnsi="Verdana" w:cs="Times New Roman"/>
                  <w:sz w:val="20"/>
                  <w:szCs w:val="24"/>
                </w:rPr>
              </w:rPrChange>
            </w:rPr>
            <w:delText xml:space="preserve">      &lt;a href="#pagetwo"&gt;Go to Page Two&lt;/a&gt;</w:delText>
          </w:r>
        </w:del>
      </w:ins>
    </w:p>
    <w:p w14:paraId="5813311B" w14:textId="648EFF6D" w:rsidR="0062436F" w:rsidRPr="0062436F" w:rsidDel="00432967" w:rsidRDefault="0062436F" w:rsidP="0062436F">
      <w:pPr>
        <w:spacing w:after="0" w:line="240" w:lineRule="auto"/>
        <w:rPr>
          <w:ins w:id="1378" w:author="Corey-Gilbert, Darice" w:date="2016-10-06T15:06:00Z"/>
          <w:del w:id="1379" w:author="Darice Corey-Gilbert" w:date="2016-10-06T21:53:00Z"/>
          <w:rFonts w:ascii="Courier New" w:eastAsia="Times New Roman" w:hAnsi="Courier New" w:cs="Courier New"/>
          <w:sz w:val="20"/>
          <w:szCs w:val="24"/>
          <w:rPrChange w:id="1380" w:author="Corey-Gilbert, Darice" w:date="2016-10-06T15:06:00Z">
            <w:rPr>
              <w:ins w:id="1381" w:author="Corey-Gilbert, Darice" w:date="2016-10-06T15:06:00Z"/>
              <w:del w:id="1382" w:author="Darice Corey-Gilbert" w:date="2016-10-06T21:53:00Z"/>
              <w:rFonts w:ascii="Verdana" w:eastAsia="Times New Roman" w:hAnsi="Verdana" w:cs="Times New Roman"/>
              <w:sz w:val="20"/>
              <w:szCs w:val="24"/>
            </w:rPr>
          </w:rPrChange>
        </w:rPr>
      </w:pPr>
      <w:ins w:id="1383" w:author="Corey-Gilbert, Darice" w:date="2016-10-06T15:06:00Z">
        <w:del w:id="1384" w:author="Darice Corey-Gilbert" w:date="2016-10-06T21:53:00Z">
          <w:r w:rsidRPr="0062436F" w:rsidDel="00432967">
            <w:rPr>
              <w:rFonts w:ascii="Courier New" w:eastAsia="Times New Roman" w:hAnsi="Courier New" w:cs="Courier New"/>
              <w:sz w:val="20"/>
              <w:szCs w:val="24"/>
              <w:rPrChange w:id="1385" w:author="Corey-Gilbert, Darice" w:date="2016-10-06T15:06:00Z">
                <w:rPr>
                  <w:rFonts w:ascii="Verdana" w:eastAsia="Times New Roman" w:hAnsi="Verdana" w:cs="Times New Roman"/>
                  <w:sz w:val="20"/>
                  <w:szCs w:val="24"/>
                </w:rPr>
              </w:rPrChange>
            </w:rPr>
            <w:delText xml:space="preserve">    &lt;/div&gt;</w:delText>
          </w:r>
        </w:del>
      </w:ins>
    </w:p>
    <w:p w14:paraId="734FCAB2" w14:textId="11ED1C58" w:rsidR="0062436F" w:rsidRPr="0062436F" w:rsidDel="00432967" w:rsidRDefault="0062436F" w:rsidP="0062436F">
      <w:pPr>
        <w:spacing w:after="0" w:line="240" w:lineRule="auto"/>
        <w:rPr>
          <w:ins w:id="1386" w:author="Corey-Gilbert, Darice" w:date="2016-10-06T15:06:00Z"/>
          <w:del w:id="1387" w:author="Darice Corey-Gilbert" w:date="2016-10-06T21:53:00Z"/>
          <w:rFonts w:ascii="Courier New" w:eastAsia="Times New Roman" w:hAnsi="Courier New" w:cs="Courier New"/>
          <w:sz w:val="20"/>
          <w:szCs w:val="24"/>
          <w:rPrChange w:id="1388" w:author="Corey-Gilbert, Darice" w:date="2016-10-06T15:06:00Z">
            <w:rPr>
              <w:ins w:id="1389" w:author="Corey-Gilbert, Darice" w:date="2016-10-06T15:06:00Z"/>
              <w:del w:id="1390" w:author="Darice Corey-Gilbert" w:date="2016-10-06T21:53:00Z"/>
              <w:rFonts w:ascii="Verdana" w:eastAsia="Times New Roman" w:hAnsi="Verdana" w:cs="Times New Roman"/>
              <w:sz w:val="20"/>
              <w:szCs w:val="24"/>
            </w:rPr>
          </w:rPrChange>
        </w:rPr>
      </w:pPr>
      <w:ins w:id="1391" w:author="Corey-Gilbert, Darice" w:date="2016-10-06T15:06:00Z">
        <w:del w:id="1392" w:author="Darice Corey-Gilbert" w:date="2016-10-06T21:53:00Z">
          <w:r w:rsidRPr="0062436F" w:rsidDel="00432967">
            <w:rPr>
              <w:rFonts w:ascii="Courier New" w:eastAsia="Times New Roman" w:hAnsi="Courier New" w:cs="Courier New"/>
              <w:sz w:val="20"/>
              <w:szCs w:val="24"/>
              <w:rPrChange w:id="1393" w:author="Corey-Gilbert, Darice" w:date="2016-10-06T15:06:00Z">
                <w:rPr>
                  <w:rFonts w:ascii="Verdana" w:eastAsia="Times New Roman" w:hAnsi="Verdana" w:cs="Times New Roman"/>
                  <w:sz w:val="20"/>
                  <w:szCs w:val="24"/>
                </w:rPr>
              </w:rPrChange>
            </w:rPr>
            <w:delText xml:space="preserve">  &lt;/div&gt;</w:delText>
          </w:r>
        </w:del>
      </w:ins>
    </w:p>
    <w:p w14:paraId="57201276" w14:textId="50651C08" w:rsidR="0062436F" w:rsidRPr="0062436F" w:rsidDel="00432967" w:rsidRDefault="0062436F" w:rsidP="0062436F">
      <w:pPr>
        <w:spacing w:after="0" w:line="240" w:lineRule="auto"/>
        <w:rPr>
          <w:ins w:id="1394" w:author="Corey-Gilbert, Darice" w:date="2016-10-06T15:06:00Z"/>
          <w:del w:id="1395" w:author="Darice Corey-Gilbert" w:date="2016-10-06T21:53:00Z"/>
          <w:rFonts w:ascii="Courier New" w:eastAsia="Times New Roman" w:hAnsi="Courier New" w:cs="Courier New"/>
          <w:sz w:val="20"/>
          <w:szCs w:val="24"/>
          <w:rPrChange w:id="1396" w:author="Corey-Gilbert, Darice" w:date="2016-10-06T15:06:00Z">
            <w:rPr>
              <w:ins w:id="1397" w:author="Corey-Gilbert, Darice" w:date="2016-10-06T15:06:00Z"/>
              <w:del w:id="1398" w:author="Darice Corey-Gilbert" w:date="2016-10-06T21:53:00Z"/>
              <w:rFonts w:ascii="Verdana" w:eastAsia="Times New Roman" w:hAnsi="Verdana" w:cs="Times New Roman"/>
              <w:sz w:val="20"/>
              <w:szCs w:val="24"/>
            </w:rPr>
          </w:rPrChange>
        </w:rPr>
      </w:pPr>
    </w:p>
    <w:p w14:paraId="04712631" w14:textId="2FD85504" w:rsidR="0062436F" w:rsidRPr="0062436F" w:rsidDel="00432967" w:rsidRDefault="0062436F" w:rsidP="0062436F">
      <w:pPr>
        <w:spacing w:after="0" w:line="240" w:lineRule="auto"/>
        <w:rPr>
          <w:ins w:id="1399" w:author="Corey-Gilbert, Darice" w:date="2016-10-06T15:06:00Z"/>
          <w:del w:id="1400" w:author="Darice Corey-Gilbert" w:date="2016-10-06T21:53:00Z"/>
          <w:rFonts w:ascii="Courier New" w:eastAsia="Times New Roman" w:hAnsi="Courier New" w:cs="Courier New"/>
          <w:sz w:val="20"/>
          <w:szCs w:val="24"/>
          <w:rPrChange w:id="1401" w:author="Corey-Gilbert, Darice" w:date="2016-10-06T15:06:00Z">
            <w:rPr>
              <w:ins w:id="1402" w:author="Corey-Gilbert, Darice" w:date="2016-10-06T15:06:00Z"/>
              <w:del w:id="1403" w:author="Darice Corey-Gilbert" w:date="2016-10-06T21:53:00Z"/>
              <w:rFonts w:ascii="Verdana" w:eastAsia="Times New Roman" w:hAnsi="Verdana" w:cs="Times New Roman"/>
              <w:sz w:val="20"/>
              <w:szCs w:val="24"/>
            </w:rPr>
          </w:rPrChange>
        </w:rPr>
      </w:pPr>
      <w:ins w:id="1404" w:author="Corey-Gilbert, Darice" w:date="2016-10-06T15:06:00Z">
        <w:del w:id="1405" w:author="Darice Corey-Gilbert" w:date="2016-10-06T21:53:00Z">
          <w:r w:rsidRPr="0062436F" w:rsidDel="00432967">
            <w:rPr>
              <w:rFonts w:ascii="Courier New" w:eastAsia="Times New Roman" w:hAnsi="Courier New" w:cs="Courier New"/>
              <w:sz w:val="20"/>
              <w:szCs w:val="24"/>
              <w:rPrChange w:id="1406" w:author="Corey-Gilbert, Darice" w:date="2016-10-06T15:06:00Z">
                <w:rPr>
                  <w:rFonts w:ascii="Verdana" w:eastAsia="Times New Roman" w:hAnsi="Verdana" w:cs="Times New Roman"/>
                  <w:sz w:val="20"/>
                  <w:szCs w:val="24"/>
                </w:rPr>
              </w:rPrChange>
            </w:rPr>
            <w:delText xml:space="preserve">  &lt;div data-role="page" data-dialog="true" id="pagetwo"&gt;</w:delText>
          </w:r>
        </w:del>
      </w:ins>
    </w:p>
    <w:p w14:paraId="03D2D9CE" w14:textId="1CDA1EC3" w:rsidR="0062436F" w:rsidRPr="0062436F" w:rsidDel="00432967" w:rsidRDefault="0062436F" w:rsidP="0062436F">
      <w:pPr>
        <w:spacing w:after="0" w:line="240" w:lineRule="auto"/>
        <w:rPr>
          <w:ins w:id="1407" w:author="Corey-Gilbert, Darice" w:date="2016-10-06T15:06:00Z"/>
          <w:del w:id="1408" w:author="Darice Corey-Gilbert" w:date="2016-10-06T21:53:00Z"/>
          <w:rFonts w:ascii="Courier New" w:eastAsia="Times New Roman" w:hAnsi="Courier New" w:cs="Courier New"/>
          <w:sz w:val="20"/>
          <w:szCs w:val="24"/>
          <w:rPrChange w:id="1409" w:author="Corey-Gilbert, Darice" w:date="2016-10-06T15:06:00Z">
            <w:rPr>
              <w:ins w:id="1410" w:author="Corey-Gilbert, Darice" w:date="2016-10-06T15:06:00Z"/>
              <w:del w:id="1411" w:author="Darice Corey-Gilbert" w:date="2016-10-06T21:53:00Z"/>
              <w:rFonts w:ascii="Verdana" w:eastAsia="Times New Roman" w:hAnsi="Verdana" w:cs="Times New Roman"/>
              <w:sz w:val="20"/>
              <w:szCs w:val="24"/>
            </w:rPr>
          </w:rPrChange>
        </w:rPr>
      </w:pPr>
      <w:ins w:id="1412" w:author="Corey-Gilbert, Darice" w:date="2016-10-06T15:06:00Z">
        <w:del w:id="1413" w:author="Darice Corey-Gilbert" w:date="2016-10-06T21:53:00Z">
          <w:r w:rsidRPr="0062436F" w:rsidDel="00432967">
            <w:rPr>
              <w:rFonts w:ascii="Courier New" w:eastAsia="Times New Roman" w:hAnsi="Courier New" w:cs="Courier New"/>
              <w:sz w:val="20"/>
              <w:szCs w:val="24"/>
              <w:rPrChange w:id="1414" w:author="Corey-Gilbert, Darice" w:date="2016-10-06T15:06:00Z">
                <w:rPr>
                  <w:rFonts w:ascii="Verdana" w:eastAsia="Times New Roman" w:hAnsi="Verdana" w:cs="Times New Roman"/>
                  <w:sz w:val="20"/>
                  <w:szCs w:val="24"/>
                </w:rPr>
              </w:rPrChange>
            </w:rPr>
            <w:delText xml:space="preserve">    &lt;div data-role="main" class="ui-content"&gt;</w:delText>
          </w:r>
        </w:del>
      </w:ins>
    </w:p>
    <w:p w14:paraId="4AFA698F" w14:textId="46164454" w:rsidR="0062436F" w:rsidRPr="0062436F" w:rsidDel="00432967" w:rsidRDefault="0062436F" w:rsidP="0062436F">
      <w:pPr>
        <w:spacing w:after="0" w:line="240" w:lineRule="auto"/>
        <w:rPr>
          <w:ins w:id="1415" w:author="Corey-Gilbert, Darice" w:date="2016-10-06T15:06:00Z"/>
          <w:del w:id="1416" w:author="Darice Corey-Gilbert" w:date="2016-10-06T21:53:00Z"/>
          <w:rFonts w:ascii="Courier New" w:eastAsia="Times New Roman" w:hAnsi="Courier New" w:cs="Courier New"/>
          <w:sz w:val="20"/>
          <w:szCs w:val="24"/>
          <w:rPrChange w:id="1417" w:author="Corey-Gilbert, Darice" w:date="2016-10-06T15:06:00Z">
            <w:rPr>
              <w:ins w:id="1418" w:author="Corey-Gilbert, Darice" w:date="2016-10-06T15:06:00Z"/>
              <w:del w:id="1419" w:author="Darice Corey-Gilbert" w:date="2016-10-06T21:53:00Z"/>
              <w:rFonts w:ascii="Verdana" w:eastAsia="Times New Roman" w:hAnsi="Verdana" w:cs="Times New Roman"/>
              <w:sz w:val="20"/>
              <w:szCs w:val="24"/>
            </w:rPr>
          </w:rPrChange>
        </w:rPr>
      </w:pPr>
      <w:ins w:id="1420" w:author="Corey-Gilbert, Darice" w:date="2016-10-06T15:06:00Z">
        <w:del w:id="1421" w:author="Darice Corey-Gilbert" w:date="2016-10-06T21:53:00Z">
          <w:r w:rsidRPr="0062436F" w:rsidDel="00432967">
            <w:rPr>
              <w:rFonts w:ascii="Courier New" w:eastAsia="Times New Roman" w:hAnsi="Courier New" w:cs="Courier New"/>
              <w:sz w:val="20"/>
              <w:szCs w:val="24"/>
              <w:rPrChange w:id="1422" w:author="Corey-Gilbert, Darice" w:date="2016-10-06T15:06:00Z">
                <w:rPr>
                  <w:rFonts w:ascii="Verdana" w:eastAsia="Times New Roman" w:hAnsi="Verdana" w:cs="Times New Roman"/>
                  <w:sz w:val="20"/>
                  <w:szCs w:val="24"/>
                </w:rPr>
              </w:rPrChange>
            </w:rPr>
            <w:delText xml:space="preserve">      &lt;a href="#pageone"&gt;Go to Page One&lt;/a&gt;</w:delText>
          </w:r>
        </w:del>
      </w:ins>
    </w:p>
    <w:p w14:paraId="03B075DC" w14:textId="6C3D5906" w:rsidR="0062436F" w:rsidRPr="0062436F" w:rsidDel="00432967" w:rsidRDefault="0062436F" w:rsidP="0062436F">
      <w:pPr>
        <w:spacing w:after="0" w:line="240" w:lineRule="auto"/>
        <w:rPr>
          <w:ins w:id="1423" w:author="Corey-Gilbert, Darice" w:date="2016-10-06T15:06:00Z"/>
          <w:del w:id="1424" w:author="Darice Corey-Gilbert" w:date="2016-10-06T21:53:00Z"/>
          <w:rFonts w:ascii="Courier New" w:eastAsia="Times New Roman" w:hAnsi="Courier New" w:cs="Courier New"/>
          <w:sz w:val="20"/>
          <w:szCs w:val="24"/>
          <w:rPrChange w:id="1425" w:author="Corey-Gilbert, Darice" w:date="2016-10-06T15:06:00Z">
            <w:rPr>
              <w:ins w:id="1426" w:author="Corey-Gilbert, Darice" w:date="2016-10-06T15:06:00Z"/>
              <w:del w:id="1427" w:author="Darice Corey-Gilbert" w:date="2016-10-06T21:53:00Z"/>
              <w:rFonts w:ascii="Verdana" w:eastAsia="Times New Roman" w:hAnsi="Verdana" w:cs="Times New Roman"/>
              <w:sz w:val="20"/>
              <w:szCs w:val="24"/>
            </w:rPr>
          </w:rPrChange>
        </w:rPr>
      </w:pPr>
      <w:ins w:id="1428" w:author="Corey-Gilbert, Darice" w:date="2016-10-06T15:06:00Z">
        <w:del w:id="1429" w:author="Darice Corey-Gilbert" w:date="2016-10-06T21:53:00Z">
          <w:r w:rsidRPr="0062436F" w:rsidDel="00432967">
            <w:rPr>
              <w:rFonts w:ascii="Courier New" w:eastAsia="Times New Roman" w:hAnsi="Courier New" w:cs="Courier New"/>
              <w:sz w:val="20"/>
              <w:szCs w:val="24"/>
              <w:rPrChange w:id="1430" w:author="Corey-Gilbert, Darice" w:date="2016-10-06T15:06:00Z">
                <w:rPr>
                  <w:rFonts w:ascii="Verdana" w:eastAsia="Times New Roman" w:hAnsi="Verdana" w:cs="Times New Roman"/>
                  <w:sz w:val="20"/>
                  <w:szCs w:val="24"/>
                </w:rPr>
              </w:rPrChange>
            </w:rPr>
            <w:delText xml:space="preserve">    &lt;/div&gt;</w:delText>
          </w:r>
        </w:del>
      </w:ins>
    </w:p>
    <w:p w14:paraId="23A62369" w14:textId="2A6E8FE8" w:rsidR="0062436F" w:rsidRPr="0062436F" w:rsidDel="00432967" w:rsidRDefault="0062436F" w:rsidP="0062436F">
      <w:pPr>
        <w:spacing w:after="0" w:line="240" w:lineRule="auto"/>
        <w:rPr>
          <w:ins w:id="1431" w:author="Corey-Gilbert, Darice" w:date="2016-10-06T15:06:00Z"/>
          <w:del w:id="1432" w:author="Darice Corey-Gilbert" w:date="2016-10-06T21:53:00Z"/>
          <w:rFonts w:ascii="Courier New" w:eastAsia="Times New Roman" w:hAnsi="Courier New" w:cs="Courier New"/>
          <w:sz w:val="20"/>
          <w:szCs w:val="24"/>
          <w:rPrChange w:id="1433" w:author="Corey-Gilbert, Darice" w:date="2016-10-06T15:06:00Z">
            <w:rPr>
              <w:ins w:id="1434" w:author="Corey-Gilbert, Darice" w:date="2016-10-06T15:06:00Z"/>
              <w:del w:id="1435" w:author="Darice Corey-Gilbert" w:date="2016-10-06T21:53:00Z"/>
              <w:rFonts w:ascii="Verdana" w:eastAsia="Times New Roman" w:hAnsi="Verdana" w:cs="Times New Roman"/>
              <w:sz w:val="20"/>
              <w:szCs w:val="24"/>
            </w:rPr>
          </w:rPrChange>
        </w:rPr>
      </w:pPr>
      <w:ins w:id="1436" w:author="Corey-Gilbert, Darice" w:date="2016-10-06T15:06:00Z">
        <w:del w:id="1437" w:author="Darice Corey-Gilbert" w:date="2016-10-06T21:53:00Z">
          <w:r w:rsidRPr="0062436F" w:rsidDel="00432967">
            <w:rPr>
              <w:rFonts w:ascii="Courier New" w:eastAsia="Times New Roman" w:hAnsi="Courier New" w:cs="Courier New"/>
              <w:sz w:val="20"/>
              <w:szCs w:val="24"/>
              <w:rPrChange w:id="1438" w:author="Corey-Gilbert, Darice" w:date="2016-10-06T15:06:00Z">
                <w:rPr>
                  <w:rFonts w:ascii="Verdana" w:eastAsia="Times New Roman" w:hAnsi="Verdana" w:cs="Times New Roman"/>
                  <w:sz w:val="20"/>
                  <w:szCs w:val="24"/>
                </w:rPr>
              </w:rPrChange>
            </w:rPr>
            <w:delText xml:space="preserve">  &lt;/div&gt;</w:delText>
          </w:r>
        </w:del>
      </w:ins>
    </w:p>
    <w:p w14:paraId="37A9263F" w14:textId="2AA3ECEE" w:rsidR="0062436F" w:rsidRPr="0062436F" w:rsidDel="00432967" w:rsidRDefault="0062436F" w:rsidP="0062436F">
      <w:pPr>
        <w:spacing w:after="0" w:line="240" w:lineRule="auto"/>
        <w:rPr>
          <w:ins w:id="1439" w:author="Corey-Gilbert, Darice" w:date="2016-10-06T15:06:00Z"/>
          <w:del w:id="1440" w:author="Darice Corey-Gilbert" w:date="2016-10-06T21:53:00Z"/>
          <w:rFonts w:ascii="Courier New" w:eastAsia="Times New Roman" w:hAnsi="Courier New" w:cs="Courier New"/>
          <w:sz w:val="20"/>
          <w:szCs w:val="24"/>
          <w:rPrChange w:id="1441" w:author="Corey-Gilbert, Darice" w:date="2016-10-06T15:06:00Z">
            <w:rPr>
              <w:ins w:id="1442" w:author="Corey-Gilbert, Darice" w:date="2016-10-06T15:06:00Z"/>
              <w:del w:id="1443" w:author="Darice Corey-Gilbert" w:date="2016-10-06T21:53:00Z"/>
              <w:rFonts w:ascii="Verdana" w:eastAsia="Times New Roman" w:hAnsi="Verdana" w:cs="Times New Roman"/>
              <w:sz w:val="20"/>
              <w:szCs w:val="24"/>
            </w:rPr>
          </w:rPrChange>
        </w:rPr>
      </w:pPr>
      <w:ins w:id="1444" w:author="Corey-Gilbert, Darice" w:date="2016-10-06T15:06:00Z">
        <w:del w:id="1445" w:author="Darice Corey-Gilbert" w:date="2016-10-06T21:53:00Z">
          <w:r w:rsidRPr="0062436F" w:rsidDel="00432967">
            <w:rPr>
              <w:rFonts w:ascii="Courier New" w:eastAsia="Times New Roman" w:hAnsi="Courier New" w:cs="Courier New"/>
              <w:sz w:val="20"/>
              <w:szCs w:val="24"/>
              <w:rPrChange w:id="1446" w:author="Corey-Gilbert, Darice" w:date="2016-10-06T15:06:00Z">
                <w:rPr>
                  <w:rFonts w:ascii="Verdana" w:eastAsia="Times New Roman" w:hAnsi="Verdana" w:cs="Times New Roman"/>
                  <w:sz w:val="20"/>
                  <w:szCs w:val="24"/>
                </w:rPr>
              </w:rPrChange>
            </w:rPr>
            <w:delText xml:space="preserve">  &lt;div data-role="footer"&gt;</w:delText>
          </w:r>
        </w:del>
      </w:ins>
    </w:p>
    <w:p w14:paraId="6F2D1414" w14:textId="437FD8CD" w:rsidR="0062436F" w:rsidRPr="0062436F" w:rsidDel="00432967" w:rsidRDefault="0062436F" w:rsidP="0062436F">
      <w:pPr>
        <w:spacing w:after="0" w:line="240" w:lineRule="auto"/>
        <w:rPr>
          <w:ins w:id="1447" w:author="Corey-Gilbert, Darice" w:date="2016-10-06T15:06:00Z"/>
          <w:del w:id="1448" w:author="Darice Corey-Gilbert" w:date="2016-10-06T21:53:00Z"/>
          <w:rFonts w:ascii="Courier New" w:eastAsia="Times New Roman" w:hAnsi="Courier New" w:cs="Courier New"/>
          <w:sz w:val="20"/>
          <w:szCs w:val="24"/>
          <w:rPrChange w:id="1449" w:author="Corey-Gilbert, Darice" w:date="2016-10-06T15:06:00Z">
            <w:rPr>
              <w:ins w:id="1450" w:author="Corey-Gilbert, Darice" w:date="2016-10-06T15:06:00Z"/>
              <w:del w:id="1451" w:author="Darice Corey-Gilbert" w:date="2016-10-06T21:53:00Z"/>
              <w:rFonts w:ascii="Verdana" w:eastAsia="Times New Roman" w:hAnsi="Verdana" w:cs="Times New Roman"/>
              <w:sz w:val="20"/>
              <w:szCs w:val="24"/>
            </w:rPr>
          </w:rPrChange>
        </w:rPr>
      </w:pPr>
      <w:ins w:id="1452" w:author="Corey-Gilbert, Darice" w:date="2016-10-06T15:06:00Z">
        <w:del w:id="1453" w:author="Darice Corey-Gilbert" w:date="2016-10-06T21:53:00Z">
          <w:r w:rsidRPr="0062436F" w:rsidDel="00432967">
            <w:rPr>
              <w:rFonts w:ascii="Courier New" w:eastAsia="Times New Roman" w:hAnsi="Courier New" w:cs="Courier New"/>
              <w:sz w:val="20"/>
              <w:szCs w:val="24"/>
              <w:rPrChange w:id="1454" w:author="Corey-Gilbert, Darice" w:date="2016-10-06T15:06:00Z">
                <w:rPr>
                  <w:rFonts w:ascii="Verdana" w:eastAsia="Times New Roman" w:hAnsi="Verdana" w:cs="Times New Roman"/>
                  <w:sz w:val="20"/>
                  <w:szCs w:val="24"/>
                </w:rPr>
              </w:rPrChange>
            </w:rPr>
            <w:delText xml:space="preserve">    &lt;h1&gt;Footer Text&lt;/h1&gt;</w:delText>
          </w:r>
        </w:del>
      </w:ins>
    </w:p>
    <w:p w14:paraId="2F683143" w14:textId="79498990" w:rsidR="0062436F" w:rsidRPr="0062436F" w:rsidDel="00432967" w:rsidRDefault="0062436F" w:rsidP="0062436F">
      <w:pPr>
        <w:spacing w:after="0" w:line="240" w:lineRule="auto"/>
        <w:rPr>
          <w:ins w:id="1455" w:author="Corey-Gilbert, Darice" w:date="2016-10-06T15:06:00Z"/>
          <w:del w:id="1456" w:author="Darice Corey-Gilbert" w:date="2016-10-06T21:53:00Z"/>
          <w:rFonts w:ascii="Courier New" w:eastAsia="Times New Roman" w:hAnsi="Courier New" w:cs="Courier New"/>
          <w:sz w:val="20"/>
          <w:szCs w:val="24"/>
          <w:rPrChange w:id="1457" w:author="Corey-Gilbert, Darice" w:date="2016-10-06T15:06:00Z">
            <w:rPr>
              <w:ins w:id="1458" w:author="Corey-Gilbert, Darice" w:date="2016-10-06T15:06:00Z"/>
              <w:del w:id="1459" w:author="Darice Corey-Gilbert" w:date="2016-10-06T21:53:00Z"/>
              <w:rFonts w:ascii="Verdana" w:eastAsia="Times New Roman" w:hAnsi="Verdana" w:cs="Times New Roman"/>
              <w:sz w:val="20"/>
              <w:szCs w:val="24"/>
            </w:rPr>
          </w:rPrChange>
        </w:rPr>
      </w:pPr>
      <w:ins w:id="1460" w:author="Corey-Gilbert, Darice" w:date="2016-10-06T15:06:00Z">
        <w:del w:id="1461" w:author="Darice Corey-Gilbert" w:date="2016-10-06T21:53:00Z">
          <w:r w:rsidRPr="0062436F" w:rsidDel="00432967">
            <w:rPr>
              <w:rFonts w:ascii="Courier New" w:eastAsia="Times New Roman" w:hAnsi="Courier New" w:cs="Courier New"/>
              <w:sz w:val="20"/>
              <w:szCs w:val="24"/>
              <w:rPrChange w:id="1462" w:author="Corey-Gilbert, Darice" w:date="2016-10-06T15:06:00Z">
                <w:rPr>
                  <w:rFonts w:ascii="Verdana" w:eastAsia="Times New Roman" w:hAnsi="Verdana" w:cs="Times New Roman"/>
                  <w:sz w:val="20"/>
                  <w:szCs w:val="24"/>
                </w:rPr>
              </w:rPrChange>
            </w:rPr>
            <w:delText xml:space="preserve">  &lt;/div&gt;</w:delText>
          </w:r>
        </w:del>
      </w:ins>
    </w:p>
    <w:p w14:paraId="4B36A3B1" w14:textId="152F4AAF" w:rsidR="0062436F" w:rsidRPr="0062436F" w:rsidDel="00432967" w:rsidRDefault="0062436F" w:rsidP="0062436F">
      <w:pPr>
        <w:spacing w:after="0" w:line="240" w:lineRule="auto"/>
        <w:rPr>
          <w:ins w:id="1463" w:author="Corey-Gilbert, Darice" w:date="2016-10-06T15:06:00Z"/>
          <w:del w:id="1464" w:author="Darice Corey-Gilbert" w:date="2016-10-06T21:53:00Z"/>
          <w:rFonts w:ascii="Courier New" w:eastAsia="Times New Roman" w:hAnsi="Courier New" w:cs="Courier New"/>
          <w:sz w:val="20"/>
          <w:szCs w:val="24"/>
          <w:rPrChange w:id="1465" w:author="Corey-Gilbert, Darice" w:date="2016-10-06T15:06:00Z">
            <w:rPr>
              <w:ins w:id="1466" w:author="Corey-Gilbert, Darice" w:date="2016-10-06T15:06:00Z"/>
              <w:del w:id="1467" w:author="Darice Corey-Gilbert" w:date="2016-10-06T21:53:00Z"/>
              <w:rFonts w:ascii="Verdana" w:eastAsia="Times New Roman" w:hAnsi="Verdana" w:cs="Times New Roman"/>
              <w:sz w:val="20"/>
              <w:szCs w:val="24"/>
            </w:rPr>
          </w:rPrChange>
        </w:rPr>
      </w:pPr>
    </w:p>
    <w:p w14:paraId="0A329AAA" w14:textId="0021430A" w:rsidR="0062436F" w:rsidRPr="0062436F" w:rsidDel="00432967" w:rsidRDefault="0062436F" w:rsidP="0062436F">
      <w:pPr>
        <w:spacing w:after="0" w:line="240" w:lineRule="auto"/>
        <w:rPr>
          <w:ins w:id="1468" w:author="Corey-Gilbert, Darice" w:date="2016-10-06T15:06:00Z"/>
          <w:del w:id="1469" w:author="Darice Corey-Gilbert" w:date="2016-10-06T21:53:00Z"/>
          <w:rFonts w:ascii="Courier New" w:eastAsia="Times New Roman" w:hAnsi="Courier New" w:cs="Courier New"/>
          <w:sz w:val="20"/>
          <w:szCs w:val="24"/>
          <w:rPrChange w:id="1470" w:author="Corey-Gilbert, Darice" w:date="2016-10-06T15:06:00Z">
            <w:rPr>
              <w:ins w:id="1471" w:author="Corey-Gilbert, Darice" w:date="2016-10-06T15:06:00Z"/>
              <w:del w:id="1472" w:author="Darice Corey-Gilbert" w:date="2016-10-06T21:53:00Z"/>
              <w:rFonts w:ascii="Verdana" w:eastAsia="Times New Roman" w:hAnsi="Verdana" w:cs="Times New Roman"/>
              <w:sz w:val="20"/>
              <w:szCs w:val="24"/>
            </w:rPr>
          </w:rPrChange>
        </w:rPr>
      </w:pPr>
      <w:ins w:id="1473" w:author="Corey-Gilbert, Darice" w:date="2016-10-06T15:06:00Z">
        <w:del w:id="1474" w:author="Darice Corey-Gilbert" w:date="2016-10-06T21:53:00Z">
          <w:r w:rsidRPr="0062436F" w:rsidDel="00432967">
            <w:rPr>
              <w:rFonts w:ascii="Courier New" w:eastAsia="Times New Roman" w:hAnsi="Courier New" w:cs="Courier New"/>
              <w:sz w:val="20"/>
              <w:szCs w:val="24"/>
              <w:rPrChange w:id="1475" w:author="Corey-Gilbert, Darice" w:date="2016-10-06T15:06:00Z">
                <w:rPr>
                  <w:rFonts w:ascii="Verdana" w:eastAsia="Times New Roman" w:hAnsi="Verdana" w:cs="Times New Roman"/>
                  <w:sz w:val="20"/>
                  <w:szCs w:val="24"/>
                </w:rPr>
              </w:rPrChange>
            </w:rPr>
            <w:delText>&lt;/div&gt;</w:delText>
          </w:r>
        </w:del>
      </w:ins>
    </w:p>
    <w:p w14:paraId="52642BAC" w14:textId="2E663C9C" w:rsidR="0062436F" w:rsidRPr="0062436F" w:rsidDel="00432967" w:rsidRDefault="0062436F" w:rsidP="0062436F">
      <w:pPr>
        <w:spacing w:after="0" w:line="240" w:lineRule="auto"/>
        <w:rPr>
          <w:ins w:id="1476" w:author="Corey-Gilbert, Darice" w:date="2016-10-06T15:06:00Z"/>
          <w:del w:id="1477" w:author="Darice Corey-Gilbert" w:date="2016-10-06T21:53:00Z"/>
          <w:rFonts w:ascii="Courier New" w:eastAsia="Times New Roman" w:hAnsi="Courier New" w:cs="Courier New"/>
          <w:sz w:val="20"/>
          <w:szCs w:val="24"/>
          <w:rPrChange w:id="1478" w:author="Corey-Gilbert, Darice" w:date="2016-10-06T15:06:00Z">
            <w:rPr>
              <w:ins w:id="1479" w:author="Corey-Gilbert, Darice" w:date="2016-10-06T15:06:00Z"/>
              <w:del w:id="1480" w:author="Darice Corey-Gilbert" w:date="2016-10-06T21:53:00Z"/>
              <w:rFonts w:ascii="Verdana" w:eastAsia="Times New Roman" w:hAnsi="Verdana" w:cs="Times New Roman"/>
              <w:sz w:val="20"/>
              <w:szCs w:val="24"/>
            </w:rPr>
          </w:rPrChange>
        </w:rPr>
      </w:pPr>
      <w:ins w:id="1481" w:author="Corey-Gilbert, Darice" w:date="2016-10-06T15:06:00Z">
        <w:del w:id="1482" w:author="Darice Corey-Gilbert" w:date="2016-10-06T21:53:00Z">
          <w:r w:rsidRPr="0062436F" w:rsidDel="00432967">
            <w:rPr>
              <w:rFonts w:ascii="Courier New" w:eastAsia="Times New Roman" w:hAnsi="Courier New" w:cs="Courier New"/>
              <w:sz w:val="20"/>
              <w:szCs w:val="24"/>
              <w:rPrChange w:id="1483" w:author="Corey-Gilbert, Darice" w:date="2016-10-06T15:06:00Z">
                <w:rPr>
                  <w:rFonts w:ascii="Verdana" w:eastAsia="Times New Roman" w:hAnsi="Verdana" w:cs="Times New Roman"/>
                  <w:sz w:val="20"/>
                  <w:szCs w:val="24"/>
                </w:rPr>
              </w:rPrChange>
            </w:rPr>
            <w:delText>&lt;/body&gt;</w:delText>
          </w:r>
        </w:del>
      </w:ins>
    </w:p>
    <w:p w14:paraId="67B01313" w14:textId="366E0EC0" w:rsidR="0062436F" w:rsidDel="00432967" w:rsidRDefault="0062436F">
      <w:pPr>
        <w:spacing w:after="0" w:line="240" w:lineRule="auto"/>
        <w:rPr>
          <w:ins w:id="1484" w:author="Corey-Gilbert, Darice" w:date="2016-10-06T15:12:00Z"/>
          <w:del w:id="1485" w:author="Darice Corey-Gilbert" w:date="2016-10-06T21:53:00Z"/>
          <w:rFonts w:ascii="Courier New" w:eastAsia="Times New Roman" w:hAnsi="Courier New" w:cs="Courier New"/>
          <w:sz w:val="20"/>
          <w:szCs w:val="24"/>
        </w:rPr>
      </w:pPr>
      <w:ins w:id="1486" w:author="Corey-Gilbert, Darice" w:date="2016-10-06T15:06:00Z">
        <w:del w:id="1487" w:author="Darice Corey-Gilbert" w:date="2016-10-06T21:53:00Z">
          <w:r w:rsidRPr="0062436F" w:rsidDel="00432967">
            <w:rPr>
              <w:rFonts w:ascii="Courier New" w:eastAsia="Times New Roman" w:hAnsi="Courier New" w:cs="Courier New"/>
              <w:sz w:val="20"/>
              <w:szCs w:val="24"/>
              <w:rPrChange w:id="1488" w:author="Corey-Gilbert, Darice" w:date="2016-10-06T15:06:00Z">
                <w:rPr>
                  <w:rFonts w:ascii="Verdana" w:eastAsia="Times New Roman" w:hAnsi="Verdana" w:cs="Times New Roman"/>
                  <w:sz w:val="20"/>
                  <w:szCs w:val="24"/>
                </w:rPr>
              </w:rPrChange>
            </w:rPr>
            <w:delText>&lt;</w:delText>
          </w:r>
        </w:del>
      </w:ins>
      <w:ins w:id="1489" w:author="Corey-Gilbert, Darice" w:date="2016-10-06T15:11:00Z">
        <w:del w:id="1490" w:author="Darice Corey-Gilbert" w:date="2016-10-06T21:53:00Z">
          <w:r w:rsidR="007B6254" w:rsidDel="00432967">
            <w:rPr>
              <w:rFonts w:ascii="Courier New" w:eastAsia="Times New Roman" w:hAnsi="Courier New" w:cs="Courier New"/>
              <w:sz w:val="20"/>
              <w:szCs w:val="24"/>
            </w:rPr>
            <w:delText>/</w:delText>
          </w:r>
        </w:del>
      </w:ins>
      <w:ins w:id="1491" w:author="Corey-Gilbert, Darice" w:date="2016-10-06T15:06:00Z">
        <w:del w:id="1492" w:author="Darice Corey-Gilbert" w:date="2016-10-06T21:53:00Z">
          <w:r w:rsidRPr="0062436F" w:rsidDel="00432967">
            <w:rPr>
              <w:rFonts w:ascii="Courier New" w:eastAsia="Times New Roman" w:hAnsi="Courier New" w:cs="Courier New"/>
              <w:sz w:val="20"/>
              <w:szCs w:val="24"/>
              <w:rPrChange w:id="1493" w:author="Corey-Gilbert, Darice" w:date="2016-10-06T15:06:00Z">
                <w:rPr>
                  <w:rFonts w:ascii="Verdana" w:eastAsia="Times New Roman" w:hAnsi="Verdana" w:cs="Times New Roman"/>
                  <w:sz w:val="20"/>
                  <w:szCs w:val="24"/>
                </w:rPr>
              </w:rPrChange>
            </w:rPr>
            <w:delText>html&gt;</w:delText>
          </w:r>
        </w:del>
      </w:ins>
    </w:p>
    <w:p w14:paraId="2429D4C0" w14:textId="37389D3D" w:rsidR="007B6254" w:rsidDel="00432967" w:rsidRDefault="007B6254">
      <w:pPr>
        <w:spacing w:after="0" w:line="240" w:lineRule="auto"/>
        <w:rPr>
          <w:ins w:id="1494" w:author="Corey-Gilbert, Darice" w:date="2016-10-06T15:12:00Z"/>
          <w:del w:id="1495" w:author="Darice Corey-Gilbert" w:date="2016-10-06T21:53:00Z"/>
          <w:rFonts w:ascii="Courier New" w:eastAsia="Times New Roman" w:hAnsi="Courier New" w:cs="Courier New"/>
          <w:sz w:val="20"/>
          <w:szCs w:val="24"/>
        </w:rPr>
      </w:pPr>
    </w:p>
    <w:p w14:paraId="168E682E" w14:textId="47B9EDA6" w:rsidR="007B6254" w:rsidDel="00432967" w:rsidRDefault="007B6254">
      <w:pPr>
        <w:spacing w:after="0" w:line="240" w:lineRule="auto"/>
        <w:rPr>
          <w:ins w:id="1496" w:author="Corey-Gilbert, Darice" w:date="2016-10-06T15:12:00Z"/>
          <w:del w:id="1497" w:author="Darice Corey-Gilbert" w:date="2016-10-06T21:53:00Z"/>
          <w:rFonts w:ascii="Verdana" w:eastAsia="Times New Roman" w:hAnsi="Verdana" w:cs="Courier New"/>
          <w:sz w:val="20"/>
          <w:szCs w:val="24"/>
        </w:rPr>
      </w:pPr>
      <w:ins w:id="1498" w:author="Corey-Gilbert, Darice" w:date="2016-10-06T15:12:00Z">
        <w:del w:id="1499" w:author="Darice Corey-Gilbert" w:date="2016-10-06T21:53:00Z">
          <w:r w:rsidDel="00432967">
            <w:rPr>
              <w:rFonts w:ascii="Verdana" w:eastAsia="Times New Roman" w:hAnsi="Verdana" w:cs="Courier New"/>
              <w:sz w:val="20"/>
              <w:szCs w:val="24"/>
            </w:rPr>
            <w:delText>This time when you click ‘Go to Page Two’ you’ll see a dialogue box appear like this:</w:delText>
          </w:r>
        </w:del>
      </w:ins>
    </w:p>
    <w:p w14:paraId="66352F67" w14:textId="42DEE520" w:rsidR="007B6254" w:rsidDel="00432967" w:rsidRDefault="007B6254">
      <w:pPr>
        <w:spacing w:after="0" w:line="240" w:lineRule="auto"/>
        <w:rPr>
          <w:ins w:id="1500" w:author="Corey-Gilbert, Darice" w:date="2016-10-06T15:12:00Z"/>
          <w:del w:id="1501" w:author="Darice Corey-Gilbert" w:date="2016-10-06T21:53:00Z"/>
          <w:rFonts w:ascii="Verdana" w:eastAsia="Times New Roman" w:hAnsi="Verdana" w:cs="Courier New"/>
          <w:sz w:val="20"/>
          <w:szCs w:val="24"/>
        </w:rPr>
      </w:pPr>
    </w:p>
    <w:p w14:paraId="40766A4C" w14:textId="7C48EBAE" w:rsidR="007B6254" w:rsidRPr="007B6254" w:rsidDel="00432967" w:rsidRDefault="007B6254">
      <w:pPr>
        <w:spacing w:after="0" w:line="240" w:lineRule="auto"/>
        <w:rPr>
          <w:ins w:id="1502" w:author="Corey-Gilbert, Darice" w:date="2016-10-06T14:27:00Z"/>
          <w:del w:id="1503" w:author="Darice Corey-Gilbert" w:date="2016-10-06T21:53:00Z"/>
          <w:rFonts w:ascii="Verdana" w:eastAsia="Times New Roman" w:hAnsi="Verdana" w:cs="Courier New"/>
          <w:sz w:val="20"/>
          <w:szCs w:val="24"/>
          <w:rPrChange w:id="1504" w:author="Corey-Gilbert, Darice" w:date="2016-10-06T15:12:00Z">
            <w:rPr>
              <w:ins w:id="1505" w:author="Corey-Gilbert, Darice" w:date="2016-10-06T14:27:00Z"/>
              <w:del w:id="1506" w:author="Darice Corey-Gilbert" w:date="2016-10-06T21:53:00Z"/>
            </w:rPr>
          </w:rPrChange>
        </w:rPr>
      </w:pPr>
      <w:ins w:id="1507" w:author="Corey-Gilbert, Darice" w:date="2016-10-06T15:12:00Z">
        <w:del w:id="1508" w:author="Darice Corey-Gilbert" w:date="2016-10-06T21:53:00Z">
          <w:r w:rsidDel="00432967">
            <w:rPr>
              <w:noProof/>
            </w:rPr>
            <w:drawing>
              <wp:inline distT="0" distB="0" distL="0" distR="0" wp14:anchorId="2258E6BE" wp14:editId="3192FEE2">
                <wp:extent cx="594360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68095"/>
                        </a:xfrm>
                        <a:prstGeom prst="rect">
                          <a:avLst/>
                        </a:prstGeom>
                      </pic:spPr>
                    </pic:pic>
                  </a:graphicData>
                </a:graphic>
              </wp:inline>
            </w:drawing>
          </w:r>
        </w:del>
      </w:ins>
    </w:p>
    <w:p w14:paraId="65A4F1FC" w14:textId="57DA6016" w:rsidR="0062692B" w:rsidRPr="007B7F33" w:rsidDel="00432967" w:rsidRDefault="007B7F33">
      <w:pPr>
        <w:rPr>
          <w:ins w:id="1509" w:author="Corey-Gilbert, Darice" w:date="2016-10-06T14:23:00Z"/>
          <w:del w:id="1510" w:author="Darice Corey-Gilbert" w:date="2016-10-06T21:53:00Z"/>
          <w:rPrChange w:id="1511" w:author="Corey-Gilbert, Darice" w:date="2016-10-06T14:25:00Z">
            <w:rPr>
              <w:ins w:id="1512" w:author="Corey-Gilbert, Darice" w:date="2016-10-06T14:23:00Z"/>
              <w:del w:id="1513" w:author="Darice Corey-Gilbert" w:date="2016-10-06T21:53:00Z"/>
            </w:rPr>
          </w:rPrChange>
        </w:rPr>
        <w:pPrChange w:id="1514" w:author="Corey-Gilbert, Darice" w:date="2016-10-06T14:42:00Z">
          <w:pPr>
            <w:pStyle w:val="ANGELOutlineFormat"/>
            <w:numPr>
              <w:numId w:val="0"/>
            </w:numPr>
            <w:ind w:left="0" w:firstLine="0"/>
          </w:pPr>
        </w:pPrChange>
      </w:pPr>
      <w:ins w:id="1515" w:author="Corey-Gilbert, Darice" w:date="2016-10-06T14:27:00Z">
        <w:del w:id="1516" w:author="Darice Corey-Gilbert" w:date="2016-10-06T21:53:00Z">
          <w:r w:rsidDel="00432967">
            <w:rPr>
              <w:noProof/>
            </w:rPr>
            <w:drawing>
              <wp:inline distT="0" distB="0" distL="0" distR="0" wp14:anchorId="0051B364" wp14:editId="7C101BD9">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91755"/>
                        </a:xfrm>
                        <a:prstGeom prst="rect">
                          <a:avLst/>
                        </a:prstGeom>
                      </pic:spPr>
                    </pic:pic>
                  </a:graphicData>
                </a:graphic>
              </wp:inline>
            </w:drawing>
          </w:r>
        </w:del>
      </w:ins>
    </w:p>
    <w:p w14:paraId="03E449DC" w14:textId="5F30BAD3" w:rsidR="0062692B" w:rsidDel="00432967" w:rsidRDefault="007B7F33" w:rsidP="0062692B">
      <w:pPr>
        <w:pStyle w:val="ANGELOutlineFormat"/>
        <w:numPr>
          <w:ilvl w:val="0"/>
          <w:numId w:val="0"/>
        </w:numPr>
        <w:rPr>
          <w:ins w:id="1517" w:author="Corey-Gilbert, Darice" w:date="2016-10-06T14:23:00Z"/>
          <w:del w:id="1518" w:author="Darice Corey-Gilbert" w:date="2016-10-06T21:53:00Z"/>
        </w:rPr>
      </w:pPr>
      <w:ins w:id="1519" w:author="Corey-Gilbert, Darice" w:date="2016-10-06T14:27:00Z">
        <w:del w:id="1520" w:author="Darice Corey-Gilbert" w:date="2016-10-06T21:53:00Z">
          <w:r w:rsidDel="00432967">
            <w:delText xml:space="preserve">Here’s how the page will look in your browser. Try resizing your browser </w:delText>
          </w:r>
        </w:del>
      </w:ins>
      <w:ins w:id="1521" w:author="Corey-Gilbert, Darice" w:date="2016-10-06T14:28:00Z">
        <w:del w:id="1522" w:author="Darice Corey-Gilbert" w:date="2016-10-06T21:53:00Z">
          <w:r w:rsidDel="00432967">
            <w:delText xml:space="preserve">window </w:delText>
          </w:r>
        </w:del>
      </w:ins>
      <w:ins w:id="1523" w:author="Corey-Gilbert, Darice" w:date="2016-10-06T14:27:00Z">
        <w:del w:id="1524" w:author="Darice Corey-Gilbert" w:date="2016-10-06T21:53:00Z">
          <w:r w:rsidDel="00432967">
            <w:delText>to experience the responsiveness of the layout.</w:delText>
          </w:r>
        </w:del>
      </w:ins>
    </w:p>
    <w:p w14:paraId="51A7A5AF" w14:textId="6B7C0A0A" w:rsidR="0062692B" w:rsidDel="00432967" w:rsidRDefault="0062692B" w:rsidP="0062692B">
      <w:pPr>
        <w:pStyle w:val="ANGELOutlineFormat"/>
        <w:numPr>
          <w:ilvl w:val="0"/>
          <w:numId w:val="0"/>
        </w:numPr>
        <w:rPr>
          <w:ins w:id="1525" w:author="Corey-Gilbert, Darice" w:date="2016-10-06T14:29:00Z"/>
          <w:del w:id="1526" w:author="Darice Corey-Gilbert" w:date="2016-10-06T21:53:00Z"/>
        </w:rPr>
      </w:pPr>
    </w:p>
    <w:p w14:paraId="64F9717A" w14:textId="02535477" w:rsidR="007B7F33" w:rsidDel="00432967" w:rsidRDefault="007B7F33" w:rsidP="0062692B">
      <w:pPr>
        <w:pStyle w:val="ANGELOutlineFormat"/>
        <w:numPr>
          <w:ilvl w:val="0"/>
          <w:numId w:val="0"/>
        </w:numPr>
        <w:rPr>
          <w:ins w:id="1527" w:author="Corey-Gilbert, Darice" w:date="2016-10-06T14:29:00Z"/>
          <w:del w:id="1528" w:author="Darice Corey-Gilbert" w:date="2016-10-06T21:53:00Z"/>
        </w:rPr>
      </w:pPr>
      <w:ins w:id="1529" w:author="Corey-Gilbert, Darice" w:date="2016-10-06T14:29:00Z">
        <w:del w:id="1530" w:author="Darice Corey-Gilbert" w:date="2016-10-06T21:53:00Z">
          <w:r w:rsidDel="00432967">
            <w:rPr>
              <w:noProof/>
            </w:rPr>
            <w:drawing>
              <wp:inline distT="0" distB="0" distL="0" distR="0" wp14:anchorId="1DBD5BCD" wp14:editId="04779AB9">
                <wp:extent cx="4714286" cy="5304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5304762"/>
                        </a:xfrm>
                        <a:prstGeom prst="rect">
                          <a:avLst/>
                        </a:prstGeom>
                      </pic:spPr>
                    </pic:pic>
                  </a:graphicData>
                </a:graphic>
              </wp:inline>
            </w:drawing>
          </w:r>
        </w:del>
      </w:ins>
    </w:p>
    <w:p w14:paraId="2C55DE4F" w14:textId="5B6FBA82" w:rsidR="007B7F33" w:rsidDel="00432967" w:rsidRDefault="007B7F33" w:rsidP="0062692B">
      <w:pPr>
        <w:pStyle w:val="ANGELOutlineFormat"/>
        <w:numPr>
          <w:ilvl w:val="0"/>
          <w:numId w:val="0"/>
        </w:numPr>
        <w:rPr>
          <w:ins w:id="1531" w:author="Corey-Gilbert, Darice" w:date="2016-10-06T14:29:00Z"/>
          <w:del w:id="1532" w:author="Darice Corey-Gilbert" w:date="2016-10-06T21:53:00Z"/>
        </w:rPr>
      </w:pPr>
    </w:p>
    <w:p w14:paraId="53C85EF9" w14:textId="50EF0B63" w:rsidR="007B7F33" w:rsidDel="00432967" w:rsidRDefault="007B7F33" w:rsidP="0062692B">
      <w:pPr>
        <w:pStyle w:val="ANGELOutlineFormat"/>
        <w:numPr>
          <w:ilvl w:val="0"/>
          <w:numId w:val="0"/>
        </w:numPr>
        <w:rPr>
          <w:ins w:id="1533" w:author="Corey-Gilbert, Darice" w:date="2016-10-06T14:30:00Z"/>
          <w:del w:id="1534" w:author="Darice Corey-Gilbert" w:date="2016-10-06T21:53:00Z"/>
        </w:rPr>
      </w:pPr>
      <w:ins w:id="1535" w:author="Corey-Gilbert, Darice" w:date="2016-10-06T14:29:00Z">
        <w:del w:id="1536" w:author="Darice Corey-Gilbert" w:date="2016-10-06T21:53:00Z">
          <w:r w:rsidDel="00432967">
            <w:delText xml:space="preserve">Notice that when you resize the page, the text will remain the same, but the styling and sizes of the divs will change depending on </w:delText>
          </w:r>
        </w:del>
      </w:ins>
      <w:ins w:id="1537" w:author="Corey-Gilbert, Darice" w:date="2016-10-06T14:30:00Z">
        <w:del w:id="1538" w:author="Darice Corey-Gilbert" w:date="2016-10-06T21:53:00Z">
          <w:r w:rsidDel="00432967">
            <w:delText>the</w:delText>
          </w:r>
        </w:del>
      </w:ins>
      <w:ins w:id="1539" w:author="Corey-Gilbert, Darice" w:date="2016-10-06T14:29:00Z">
        <w:del w:id="1540" w:author="Darice Corey-Gilbert" w:date="2016-10-06T21:53:00Z">
          <w:r w:rsidDel="00432967">
            <w:delText xml:space="preserve"> </w:delText>
          </w:r>
        </w:del>
      </w:ins>
      <w:ins w:id="1541" w:author="Corey-Gilbert, Darice" w:date="2016-10-06T14:30:00Z">
        <w:del w:id="1542" w:author="Darice Corey-Gilbert" w:date="2016-10-06T21:53:00Z">
          <w:r w:rsidDel="00432967">
            <w:delText>window size.</w:delText>
          </w:r>
        </w:del>
      </w:ins>
    </w:p>
    <w:p w14:paraId="61FF029E" w14:textId="7D94C49B" w:rsidR="007B7F33" w:rsidDel="00432967" w:rsidRDefault="007B7F33" w:rsidP="0062692B">
      <w:pPr>
        <w:pStyle w:val="ANGELOutlineFormat"/>
        <w:numPr>
          <w:ilvl w:val="0"/>
          <w:numId w:val="0"/>
        </w:numPr>
        <w:rPr>
          <w:ins w:id="1543" w:author="Corey-Gilbert, Darice" w:date="2016-10-06T14:30:00Z"/>
          <w:del w:id="1544" w:author="Darice Corey-Gilbert" w:date="2016-10-06T21:53:00Z"/>
        </w:rPr>
      </w:pPr>
    </w:p>
    <w:p w14:paraId="16D295F0" w14:textId="005C40E1" w:rsidR="007B7F33" w:rsidDel="00432967" w:rsidRDefault="007B7F33" w:rsidP="0062692B">
      <w:pPr>
        <w:pStyle w:val="ANGELOutlineFormat"/>
        <w:numPr>
          <w:ilvl w:val="0"/>
          <w:numId w:val="0"/>
        </w:numPr>
        <w:rPr>
          <w:ins w:id="1545" w:author="Corey-Gilbert, Darice" w:date="2016-10-06T14:30:00Z"/>
          <w:del w:id="1546" w:author="Darice Corey-Gilbert" w:date="2016-10-06T21:53:00Z"/>
        </w:rPr>
      </w:pPr>
      <w:ins w:id="1547" w:author="Corey-Gilbert, Darice" w:date="2016-10-06T14:30:00Z">
        <w:del w:id="1548" w:author="Darice Corey-Gilbert" w:date="2016-10-06T21:53:00Z">
          <w:r w:rsidDel="00432967">
            <w:delText>Here’s a view of the page at 360x640:</w:delText>
          </w:r>
        </w:del>
      </w:ins>
    </w:p>
    <w:p w14:paraId="0A4485C9" w14:textId="00E72127" w:rsidR="007B7F33" w:rsidDel="00432967" w:rsidRDefault="007B7F33" w:rsidP="0062692B">
      <w:pPr>
        <w:pStyle w:val="ANGELOutlineFormat"/>
        <w:numPr>
          <w:ilvl w:val="0"/>
          <w:numId w:val="0"/>
        </w:numPr>
        <w:rPr>
          <w:ins w:id="1549" w:author="Corey-Gilbert, Darice" w:date="2016-10-06T14:30:00Z"/>
          <w:del w:id="1550" w:author="Darice Corey-Gilbert" w:date="2016-10-06T21:53:00Z"/>
        </w:rPr>
      </w:pPr>
      <w:ins w:id="1551" w:author="Corey-Gilbert, Darice" w:date="2016-10-06T14:30:00Z">
        <w:del w:id="1552" w:author="Darice Corey-Gilbert" w:date="2016-10-06T21:53:00Z">
          <w:r w:rsidDel="00432967">
            <w:rPr>
              <w:noProof/>
            </w:rPr>
            <w:drawing>
              <wp:inline distT="0" distB="0" distL="0" distR="0" wp14:anchorId="612320EC" wp14:editId="1BB2E00B">
                <wp:extent cx="3476190" cy="617142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6190" cy="6171429"/>
                        </a:xfrm>
                        <a:prstGeom prst="rect">
                          <a:avLst/>
                        </a:prstGeom>
                      </pic:spPr>
                    </pic:pic>
                  </a:graphicData>
                </a:graphic>
              </wp:inline>
            </w:drawing>
          </w:r>
        </w:del>
      </w:ins>
    </w:p>
    <w:p w14:paraId="012913F1" w14:textId="381CC205" w:rsidR="007B7F33" w:rsidDel="00432967" w:rsidRDefault="007B7F33" w:rsidP="0062692B">
      <w:pPr>
        <w:pStyle w:val="ANGELOutlineFormat"/>
        <w:numPr>
          <w:ilvl w:val="0"/>
          <w:numId w:val="0"/>
        </w:numPr>
        <w:rPr>
          <w:ins w:id="1553" w:author="Corey-Gilbert, Darice" w:date="2016-10-06T14:30:00Z"/>
          <w:del w:id="1554" w:author="Darice Corey-Gilbert" w:date="2016-10-06T21:53:00Z"/>
        </w:rPr>
      </w:pPr>
    </w:p>
    <w:p w14:paraId="65C60BFD" w14:textId="51CCB964" w:rsidR="007B7F33" w:rsidDel="00432967" w:rsidRDefault="007B7F33" w:rsidP="0062692B">
      <w:pPr>
        <w:pStyle w:val="ANGELOutlineFormat"/>
        <w:numPr>
          <w:ilvl w:val="0"/>
          <w:numId w:val="0"/>
        </w:numPr>
        <w:rPr>
          <w:ins w:id="1555" w:author="Corey-Gilbert, Darice" w:date="2016-10-06T14:31:00Z"/>
          <w:del w:id="1556" w:author="Darice Corey-Gilbert" w:date="2016-10-06T21:53:00Z"/>
        </w:rPr>
      </w:pPr>
      <w:ins w:id="1557" w:author="Corey-Gilbert, Darice" w:date="2016-10-06T14:30:00Z">
        <w:del w:id="1558" w:author="Darice Corey-Gilbert" w:date="2016-10-06T21:53:00Z">
          <w:r w:rsidDel="00432967">
            <w:delText xml:space="preserve">Here’s a view at </w:delText>
          </w:r>
        </w:del>
      </w:ins>
      <w:ins w:id="1559" w:author="Corey-Gilbert, Darice" w:date="2016-10-06T14:31:00Z">
        <w:del w:id="1560" w:author="Darice Corey-Gilbert" w:date="2016-10-06T21:53:00Z">
          <w:r w:rsidDel="00432967">
            <w:delText>320x480:</w:delText>
          </w:r>
        </w:del>
      </w:ins>
    </w:p>
    <w:p w14:paraId="45E75D6F" w14:textId="7D3A6BC9" w:rsidR="007B7F33" w:rsidDel="00432967" w:rsidRDefault="007B7F33" w:rsidP="0062692B">
      <w:pPr>
        <w:pStyle w:val="ANGELOutlineFormat"/>
        <w:numPr>
          <w:ilvl w:val="0"/>
          <w:numId w:val="0"/>
        </w:numPr>
        <w:rPr>
          <w:ins w:id="1561" w:author="Corey-Gilbert, Darice" w:date="2016-10-06T14:31:00Z"/>
          <w:del w:id="1562" w:author="Darice Corey-Gilbert" w:date="2016-10-06T21:53:00Z"/>
        </w:rPr>
      </w:pPr>
      <w:ins w:id="1563" w:author="Corey-Gilbert, Darice" w:date="2016-10-06T14:32:00Z">
        <w:del w:id="1564" w:author="Darice Corey-Gilbert" w:date="2016-10-06T21:53:00Z">
          <w:r w:rsidDel="00432967">
            <w:rPr>
              <w:noProof/>
            </w:rPr>
            <w:drawing>
              <wp:inline distT="0" distB="0" distL="0" distR="0" wp14:anchorId="777900D1" wp14:editId="782149A8">
                <wp:extent cx="3104762" cy="46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4762" cy="4628571"/>
                        </a:xfrm>
                        <a:prstGeom prst="rect">
                          <a:avLst/>
                        </a:prstGeom>
                      </pic:spPr>
                    </pic:pic>
                  </a:graphicData>
                </a:graphic>
              </wp:inline>
            </w:drawing>
          </w:r>
        </w:del>
      </w:ins>
    </w:p>
    <w:p w14:paraId="18D5BA03" w14:textId="062DFA87" w:rsidR="007B7F33" w:rsidDel="00432967" w:rsidRDefault="007B7F33" w:rsidP="0062692B">
      <w:pPr>
        <w:pStyle w:val="ANGELOutlineFormat"/>
        <w:numPr>
          <w:ilvl w:val="0"/>
          <w:numId w:val="0"/>
        </w:numPr>
        <w:rPr>
          <w:ins w:id="1565" w:author="Corey-Gilbert, Darice" w:date="2016-10-06T14:31:00Z"/>
          <w:del w:id="1566" w:author="Darice Corey-Gilbert" w:date="2016-10-06T21:53:00Z"/>
        </w:rPr>
      </w:pPr>
    </w:p>
    <w:p w14:paraId="1E7E1749" w14:textId="2A8C8633" w:rsidR="007B7F33" w:rsidDel="00432967" w:rsidRDefault="007B7F33" w:rsidP="0062692B">
      <w:pPr>
        <w:pStyle w:val="ANGELOutlineFormat"/>
        <w:numPr>
          <w:ilvl w:val="0"/>
          <w:numId w:val="0"/>
        </w:numPr>
        <w:rPr>
          <w:ins w:id="1567" w:author="Corey-Gilbert, Darice" w:date="2016-10-06T14:31:00Z"/>
          <w:del w:id="1568" w:author="Darice Corey-Gilbert" w:date="2016-10-06T21:53:00Z"/>
        </w:rPr>
      </w:pPr>
      <w:ins w:id="1569" w:author="Corey-Gilbert, Darice" w:date="2016-10-06T14:31:00Z">
        <w:del w:id="1570" w:author="Darice Corey-Gilbert" w:date="2016-10-06T21:53:00Z">
          <w:r w:rsidDel="00432967">
            <w:delText>And another view at 230x418:</w:delText>
          </w:r>
        </w:del>
      </w:ins>
    </w:p>
    <w:p w14:paraId="64F59CF5" w14:textId="1898DC78" w:rsidR="007B7F33" w:rsidDel="00432967" w:rsidRDefault="007B7F33" w:rsidP="0062692B">
      <w:pPr>
        <w:pStyle w:val="ANGELOutlineFormat"/>
        <w:numPr>
          <w:ilvl w:val="0"/>
          <w:numId w:val="0"/>
        </w:numPr>
        <w:rPr>
          <w:ins w:id="1571" w:author="Corey-Gilbert, Darice" w:date="2016-10-06T14:23:00Z"/>
          <w:del w:id="1572" w:author="Darice Corey-Gilbert" w:date="2016-10-06T21:53:00Z"/>
        </w:rPr>
      </w:pPr>
      <w:ins w:id="1573" w:author="Corey-Gilbert, Darice" w:date="2016-10-06T14:32:00Z">
        <w:del w:id="1574" w:author="Darice Corey-Gilbert" w:date="2016-10-06T21:53:00Z">
          <w:r w:rsidDel="00432967">
            <w:rPr>
              <w:noProof/>
            </w:rPr>
            <w:drawing>
              <wp:inline distT="0" distB="0" distL="0" distR="0" wp14:anchorId="4E43B2E2" wp14:editId="16326C6F">
                <wp:extent cx="2266667" cy="40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6667" cy="4085714"/>
                        </a:xfrm>
                        <a:prstGeom prst="rect">
                          <a:avLst/>
                        </a:prstGeom>
                      </pic:spPr>
                    </pic:pic>
                  </a:graphicData>
                </a:graphic>
              </wp:inline>
            </w:drawing>
          </w:r>
        </w:del>
      </w:ins>
    </w:p>
    <w:p w14:paraId="278BFCB3" w14:textId="4BB5F9C6" w:rsidR="0062692B" w:rsidDel="00432967" w:rsidRDefault="0062692B" w:rsidP="0062692B">
      <w:pPr>
        <w:pStyle w:val="ANGELOutlineFormat"/>
        <w:numPr>
          <w:ilvl w:val="0"/>
          <w:numId w:val="0"/>
        </w:numPr>
        <w:rPr>
          <w:ins w:id="1575" w:author="Corey-Gilbert, Darice" w:date="2016-10-06T14:23:00Z"/>
          <w:del w:id="1576" w:author="Darice Corey-Gilbert" w:date="2016-10-06T21:53:00Z"/>
        </w:rPr>
      </w:pPr>
    </w:p>
    <w:p w14:paraId="787F647B" w14:textId="77777777" w:rsidR="00896828" w:rsidRDefault="00896828" w:rsidP="000E3A3A">
      <w:pPr>
        <w:rPr>
          <w:ins w:id="1577" w:author="Corey-Gilbert, Darice" w:date="2016-10-06T16:23:00Z"/>
          <w:rStyle w:val="ANGELSubheader"/>
        </w:rPr>
      </w:pPr>
      <w:ins w:id="1578" w:author="Corey-Gilbert, Darice" w:date="2016-10-06T16:23:00Z">
        <w:r>
          <w:rPr>
            <w:rStyle w:val="ANGELSubheader"/>
          </w:rPr>
          <w:t>Buttons</w:t>
        </w:r>
      </w:ins>
    </w:p>
    <w:p w14:paraId="6D9E9EB6" w14:textId="77777777" w:rsidR="005F2C93" w:rsidRPr="005F2C93" w:rsidRDefault="005F2C93" w:rsidP="005F2C93">
      <w:pPr>
        <w:rPr>
          <w:ins w:id="1579" w:author="Corey-Gilbert, Darice" w:date="2016-10-06T16:33:00Z"/>
          <w:rFonts w:ascii="Verdana" w:hAnsi="Verdana"/>
          <w:sz w:val="20"/>
          <w:szCs w:val="20"/>
        </w:rPr>
      </w:pPr>
      <w:ins w:id="1580" w:author="Corey-Gilbert, Darice" w:date="2016-10-06T16:33:00Z">
        <w:r w:rsidRPr="005F2C93">
          <w:rPr>
            <w:rFonts w:ascii="Verdana" w:hAnsi="Verdana"/>
            <w:sz w:val="20"/>
            <w:szCs w:val="20"/>
          </w:rPr>
          <w:t>A button in jQuery Mobile can be created in three ways:</w:t>
        </w:r>
      </w:ins>
    </w:p>
    <w:p w14:paraId="01D89155" w14:textId="77777777" w:rsidR="005F2C93" w:rsidRPr="005F2C93" w:rsidRDefault="005F2C93">
      <w:pPr>
        <w:pStyle w:val="ListParagraph"/>
        <w:numPr>
          <w:ilvl w:val="0"/>
          <w:numId w:val="36"/>
        </w:numPr>
        <w:rPr>
          <w:ins w:id="1581" w:author="Corey-Gilbert, Darice" w:date="2016-10-06T16:33:00Z"/>
          <w:rFonts w:ascii="Verdana" w:hAnsi="Verdana"/>
          <w:sz w:val="20"/>
          <w:szCs w:val="20"/>
          <w:rPrChange w:id="1582" w:author="Corey-Gilbert, Darice" w:date="2016-10-06T16:33:00Z">
            <w:rPr>
              <w:ins w:id="1583" w:author="Corey-Gilbert, Darice" w:date="2016-10-06T16:33:00Z"/>
            </w:rPr>
          </w:rPrChange>
        </w:rPr>
        <w:pPrChange w:id="1584" w:author="Corey-Gilbert, Darice" w:date="2016-10-06T16:33:00Z">
          <w:pPr/>
        </w:pPrChange>
      </w:pPr>
      <w:ins w:id="1585" w:author="Corey-Gilbert, Darice" w:date="2016-10-06T16:33:00Z">
        <w:r w:rsidRPr="005F2C93">
          <w:rPr>
            <w:rFonts w:ascii="Verdana" w:hAnsi="Verdana"/>
            <w:sz w:val="20"/>
            <w:szCs w:val="20"/>
            <w:rPrChange w:id="1586" w:author="Corey-Gilbert, Darice" w:date="2016-10-06T16:33:00Z">
              <w:rPr/>
            </w:rPrChange>
          </w:rPr>
          <w:t>Using the &lt;input&gt; element:</w:t>
        </w:r>
      </w:ins>
    </w:p>
    <w:p w14:paraId="6C4C1DF4" w14:textId="0F6EE37D" w:rsidR="005F2C93" w:rsidRPr="005F2C93" w:rsidRDefault="005F2C93">
      <w:pPr>
        <w:pStyle w:val="ListParagraph"/>
        <w:numPr>
          <w:ilvl w:val="1"/>
          <w:numId w:val="36"/>
        </w:numPr>
        <w:rPr>
          <w:ins w:id="1587" w:author="Corey-Gilbert, Darice" w:date="2016-10-06T16:33:00Z"/>
          <w:rFonts w:ascii="Courier New" w:hAnsi="Courier New" w:cs="Courier New"/>
          <w:sz w:val="20"/>
          <w:szCs w:val="20"/>
          <w:rPrChange w:id="1588" w:author="Corey-Gilbert, Darice" w:date="2016-10-06T16:33:00Z">
            <w:rPr>
              <w:ins w:id="1589" w:author="Corey-Gilbert, Darice" w:date="2016-10-06T16:33:00Z"/>
            </w:rPr>
          </w:rPrChange>
        </w:rPr>
        <w:pPrChange w:id="1590" w:author="Corey-Gilbert, Darice" w:date="2016-10-06T16:33:00Z">
          <w:pPr/>
        </w:pPrChange>
      </w:pPr>
      <w:ins w:id="1591" w:author="Corey-Gilbert, Darice" w:date="2016-10-06T16:33:00Z">
        <w:r w:rsidRPr="005F2C93">
          <w:rPr>
            <w:rFonts w:ascii="Courier New" w:hAnsi="Courier New" w:cs="Courier New"/>
            <w:sz w:val="20"/>
            <w:szCs w:val="20"/>
            <w:rPrChange w:id="1592" w:author="Corey-Gilbert, Darice" w:date="2016-10-06T16:33:00Z">
              <w:rPr/>
            </w:rPrChange>
          </w:rPr>
          <w:t>&lt;input type="button" value="Button"&gt;</w:t>
        </w:r>
      </w:ins>
    </w:p>
    <w:p w14:paraId="3F25FCB3" w14:textId="77777777" w:rsidR="005F2C93" w:rsidRPr="005F2C93" w:rsidRDefault="005F2C93">
      <w:pPr>
        <w:pStyle w:val="ListParagraph"/>
        <w:numPr>
          <w:ilvl w:val="0"/>
          <w:numId w:val="36"/>
        </w:numPr>
        <w:rPr>
          <w:ins w:id="1593" w:author="Corey-Gilbert, Darice" w:date="2016-10-06T16:33:00Z"/>
          <w:rFonts w:ascii="Verdana" w:hAnsi="Verdana"/>
          <w:sz w:val="20"/>
          <w:szCs w:val="20"/>
          <w:rPrChange w:id="1594" w:author="Corey-Gilbert, Darice" w:date="2016-10-06T16:33:00Z">
            <w:rPr>
              <w:ins w:id="1595" w:author="Corey-Gilbert, Darice" w:date="2016-10-06T16:33:00Z"/>
            </w:rPr>
          </w:rPrChange>
        </w:rPr>
        <w:pPrChange w:id="1596" w:author="Corey-Gilbert, Darice" w:date="2016-10-06T16:33:00Z">
          <w:pPr/>
        </w:pPrChange>
      </w:pPr>
      <w:ins w:id="1597" w:author="Corey-Gilbert, Darice" w:date="2016-10-06T16:33:00Z">
        <w:r w:rsidRPr="005F2C93">
          <w:rPr>
            <w:rFonts w:ascii="Verdana" w:hAnsi="Verdana"/>
            <w:sz w:val="20"/>
            <w:szCs w:val="20"/>
            <w:rPrChange w:id="1598" w:author="Corey-Gilbert, Darice" w:date="2016-10-06T16:33:00Z">
              <w:rPr/>
            </w:rPrChange>
          </w:rPr>
          <w:t>Using the &lt;button&gt; element with class="ui-btn":</w:t>
        </w:r>
      </w:ins>
    </w:p>
    <w:p w14:paraId="2F5C2E87" w14:textId="65CF0DDC" w:rsidR="005F2C93" w:rsidRPr="005F2C93" w:rsidRDefault="005F2C93">
      <w:pPr>
        <w:pStyle w:val="ListParagraph"/>
        <w:numPr>
          <w:ilvl w:val="1"/>
          <w:numId w:val="36"/>
        </w:numPr>
        <w:rPr>
          <w:ins w:id="1599" w:author="Corey-Gilbert, Darice" w:date="2016-10-06T16:33:00Z"/>
          <w:rFonts w:ascii="Courier New" w:hAnsi="Courier New" w:cs="Courier New"/>
          <w:sz w:val="20"/>
          <w:szCs w:val="20"/>
          <w:rPrChange w:id="1600" w:author="Corey-Gilbert, Darice" w:date="2016-10-06T16:33:00Z">
            <w:rPr>
              <w:ins w:id="1601" w:author="Corey-Gilbert, Darice" w:date="2016-10-06T16:33:00Z"/>
            </w:rPr>
          </w:rPrChange>
        </w:rPr>
        <w:pPrChange w:id="1602" w:author="Corey-Gilbert, Darice" w:date="2016-10-06T16:33:00Z">
          <w:pPr/>
        </w:pPrChange>
      </w:pPr>
      <w:ins w:id="1603" w:author="Corey-Gilbert, Darice" w:date="2016-10-06T16:33:00Z">
        <w:r w:rsidRPr="005F2C93">
          <w:rPr>
            <w:rFonts w:ascii="Courier New" w:hAnsi="Courier New" w:cs="Courier New"/>
            <w:sz w:val="20"/>
            <w:szCs w:val="20"/>
            <w:rPrChange w:id="1604" w:author="Corey-Gilbert, Darice" w:date="2016-10-06T16:33:00Z">
              <w:rPr/>
            </w:rPrChange>
          </w:rPr>
          <w:t>&lt;button class="ui-btn"&gt;Button&lt;/button&gt;</w:t>
        </w:r>
      </w:ins>
    </w:p>
    <w:p w14:paraId="7E71C02A" w14:textId="77777777" w:rsidR="005F2C93" w:rsidRPr="005F2C93" w:rsidRDefault="005F2C93">
      <w:pPr>
        <w:pStyle w:val="ListParagraph"/>
        <w:numPr>
          <w:ilvl w:val="0"/>
          <w:numId w:val="36"/>
        </w:numPr>
        <w:rPr>
          <w:ins w:id="1605" w:author="Corey-Gilbert, Darice" w:date="2016-10-06T16:33:00Z"/>
          <w:rFonts w:ascii="Verdana" w:hAnsi="Verdana"/>
          <w:sz w:val="20"/>
          <w:szCs w:val="20"/>
          <w:rPrChange w:id="1606" w:author="Corey-Gilbert, Darice" w:date="2016-10-06T16:33:00Z">
            <w:rPr>
              <w:ins w:id="1607" w:author="Corey-Gilbert, Darice" w:date="2016-10-06T16:33:00Z"/>
            </w:rPr>
          </w:rPrChange>
        </w:rPr>
        <w:pPrChange w:id="1608" w:author="Corey-Gilbert, Darice" w:date="2016-10-06T16:33:00Z">
          <w:pPr/>
        </w:pPrChange>
      </w:pPr>
      <w:ins w:id="1609" w:author="Corey-Gilbert, Darice" w:date="2016-10-06T16:33:00Z">
        <w:r w:rsidRPr="005F2C93">
          <w:rPr>
            <w:rFonts w:ascii="Verdana" w:hAnsi="Verdana"/>
            <w:sz w:val="20"/>
            <w:szCs w:val="20"/>
            <w:rPrChange w:id="1610" w:author="Corey-Gilbert, Darice" w:date="2016-10-06T16:33:00Z">
              <w:rPr/>
            </w:rPrChange>
          </w:rPr>
          <w:t>Using the &lt;a&gt; element with class="ui-btn"</w:t>
        </w:r>
      </w:ins>
    </w:p>
    <w:p w14:paraId="6CE60444" w14:textId="190CE65C" w:rsidR="005F2C93" w:rsidRPr="005F2C93" w:rsidRDefault="005F2C93">
      <w:pPr>
        <w:pStyle w:val="ListParagraph"/>
        <w:numPr>
          <w:ilvl w:val="1"/>
          <w:numId w:val="36"/>
        </w:numPr>
        <w:rPr>
          <w:ins w:id="1611" w:author="Corey-Gilbert, Darice" w:date="2016-10-06T16:33:00Z"/>
          <w:rFonts w:ascii="Courier New" w:hAnsi="Courier New" w:cs="Courier New"/>
          <w:sz w:val="20"/>
          <w:szCs w:val="20"/>
          <w:rPrChange w:id="1612" w:author="Corey-Gilbert, Darice" w:date="2016-10-06T16:34:00Z">
            <w:rPr>
              <w:ins w:id="1613" w:author="Corey-Gilbert, Darice" w:date="2016-10-06T16:33:00Z"/>
            </w:rPr>
          </w:rPrChange>
        </w:rPr>
        <w:pPrChange w:id="1614" w:author="Corey-Gilbert, Darice" w:date="2016-10-06T16:33:00Z">
          <w:pPr/>
        </w:pPrChange>
      </w:pPr>
      <w:ins w:id="1615" w:author="Corey-Gilbert, Darice" w:date="2016-10-06T16:33:00Z">
        <w:r w:rsidRPr="005F2C93">
          <w:rPr>
            <w:rFonts w:ascii="Courier New" w:hAnsi="Courier New" w:cs="Courier New"/>
            <w:sz w:val="20"/>
            <w:szCs w:val="20"/>
            <w:rPrChange w:id="1616" w:author="Corey-Gilbert, Darice" w:date="2016-10-06T16:34:00Z">
              <w:rPr/>
            </w:rPrChange>
          </w:rPr>
          <w:t>&lt;a href="#anylink" class="ui-btn"&gt;Button&lt;/a&gt;</w:t>
        </w:r>
      </w:ins>
    </w:p>
    <w:p w14:paraId="28CF595B" w14:textId="77777777" w:rsidR="005F2C93" w:rsidRDefault="005F2C93" w:rsidP="005F2C93">
      <w:pPr>
        <w:rPr>
          <w:ins w:id="1617" w:author="Corey-Gilbert, Darice" w:date="2016-10-06T16:34:00Z"/>
          <w:rFonts w:ascii="Verdana" w:hAnsi="Verdana"/>
          <w:sz w:val="20"/>
          <w:szCs w:val="20"/>
        </w:rPr>
      </w:pPr>
      <w:ins w:id="1618" w:author="Corey-Gilbert, Darice" w:date="2016-10-06T16:33:00Z">
        <w:r w:rsidRPr="005F2C93">
          <w:rPr>
            <w:rFonts w:ascii="Verdana" w:hAnsi="Verdana"/>
            <w:sz w:val="20"/>
            <w:szCs w:val="20"/>
          </w:rPr>
          <w:t xml:space="preserve">Thanks to the jQuery Mobile framework, buttons are automatically styled so that they are immediately usable on mobile devices, tablets, and desktop PCs. </w:t>
        </w:r>
      </w:ins>
    </w:p>
    <w:p w14:paraId="2D8ED4F7" w14:textId="3515EF24" w:rsidR="005F2C93" w:rsidRPr="005F2C93" w:rsidRDefault="005F2C93" w:rsidP="005F2C93">
      <w:pPr>
        <w:rPr>
          <w:ins w:id="1619" w:author="Corey-Gilbert, Darice" w:date="2016-10-06T16:33:00Z"/>
          <w:rFonts w:ascii="Verdana" w:hAnsi="Verdana"/>
          <w:sz w:val="20"/>
          <w:szCs w:val="20"/>
        </w:rPr>
      </w:pPr>
      <w:ins w:id="1620" w:author="Corey-Gilbert, Darice" w:date="2016-10-06T16:34:00Z">
        <w:r>
          <w:rPr>
            <w:rFonts w:ascii="Verdana" w:hAnsi="Verdana"/>
            <w:noProof/>
            <w:sz w:val="20"/>
          </w:rPr>
          <w:drawing>
            <wp:anchor distT="0" distB="0" distL="114300" distR="114300" simplePos="0" relativeHeight="251684864" behindDoc="0" locked="0" layoutInCell="1" allowOverlap="1" wp14:anchorId="2583F72B" wp14:editId="4AD2FD9D">
              <wp:simplePos x="0" y="0"/>
              <wp:positionH relativeFrom="margin">
                <wp:align>left</wp:align>
              </wp:positionH>
              <wp:positionV relativeFrom="paragraph">
                <wp:posOffset>8890</wp:posOffset>
              </wp:positionV>
              <wp:extent cx="466344" cy="466344"/>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344" cy="466344"/>
                      </a:xfrm>
                      <a:prstGeom prst="rect">
                        <a:avLst/>
                      </a:prstGeom>
                    </pic:spPr>
                  </pic:pic>
                </a:graphicData>
              </a:graphic>
              <wp14:sizeRelH relativeFrom="margin">
                <wp14:pctWidth>0</wp14:pctWidth>
              </wp14:sizeRelH>
              <wp14:sizeRelV relativeFrom="margin">
                <wp14:pctHeight>0</wp14:pctHeight>
              </wp14:sizeRelV>
            </wp:anchor>
          </w:drawing>
        </w:r>
      </w:ins>
      <w:ins w:id="1621" w:author="Corey-Gilbert, Darice" w:date="2016-10-06T16:33:00Z">
        <w:r w:rsidRPr="005F2C93">
          <w:rPr>
            <w:rFonts w:ascii="Verdana" w:hAnsi="Verdana"/>
            <w:sz w:val="20"/>
            <w:szCs w:val="20"/>
          </w:rPr>
          <w:t>It is recommended that you use the &lt;a&gt; element with class="ui-btn" to link between pages, and &lt;input&gt; or &lt;button&gt; elements for form submission.</w:t>
        </w:r>
      </w:ins>
    </w:p>
    <w:p w14:paraId="3F9BBDAC" w14:textId="77777777" w:rsidR="005F2C93" w:rsidRDefault="005F2C93" w:rsidP="005F2C93">
      <w:pPr>
        <w:rPr>
          <w:ins w:id="1622" w:author="Corey-Gilbert, Darice" w:date="2016-10-06T16:35:00Z"/>
          <w:rFonts w:ascii="Verdana" w:hAnsi="Verdana"/>
          <w:sz w:val="20"/>
          <w:szCs w:val="20"/>
        </w:rPr>
      </w:pPr>
    </w:p>
    <w:p w14:paraId="5B8CDB33" w14:textId="63D36377" w:rsidR="005F2C93" w:rsidRPr="005F2C93" w:rsidRDefault="005F2C93" w:rsidP="005F2C93">
      <w:pPr>
        <w:rPr>
          <w:ins w:id="1623" w:author="Corey-Gilbert, Darice" w:date="2016-10-06T16:33:00Z"/>
          <w:rStyle w:val="ANGELSubheader"/>
          <w:rPrChange w:id="1624" w:author="Corey-Gilbert, Darice" w:date="2016-10-06T16:35:00Z">
            <w:rPr>
              <w:ins w:id="1625" w:author="Corey-Gilbert, Darice" w:date="2016-10-06T16:33:00Z"/>
              <w:rFonts w:ascii="Verdana" w:hAnsi="Verdana"/>
              <w:sz w:val="20"/>
              <w:szCs w:val="20"/>
            </w:rPr>
          </w:rPrChange>
        </w:rPr>
      </w:pPr>
      <w:ins w:id="1626" w:author="Corey-Gilbert, Darice" w:date="2016-10-06T16:34:00Z">
        <w:r w:rsidRPr="005F2C93">
          <w:rPr>
            <w:rStyle w:val="ANGELSubheader"/>
            <w:rPrChange w:id="1627" w:author="Corey-Gilbert, Darice" w:date="2016-10-06T16:35:00Z">
              <w:rPr>
                <w:rFonts w:ascii="Verdana" w:hAnsi="Verdana"/>
                <w:sz w:val="20"/>
                <w:szCs w:val="20"/>
              </w:rPr>
            </w:rPrChange>
          </w:rPr>
          <w:t>Navigation Buttons</w:t>
        </w:r>
      </w:ins>
    </w:p>
    <w:p w14:paraId="167A3F5A" w14:textId="77777777" w:rsidR="005F2C93" w:rsidRPr="005F2C93" w:rsidRDefault="005F2C93" w:rsidP="005F2C93">
      <w:pPr>
        <w:rPr>
          <w:ins w:id="1628" w:author="Corey-Gilbert, Darice" w:date="2016-10-06T16:35:00Z"/>
          <w:rFonts w:ascii="Verdana" w:hAnsi="Verdana"/>
          <w:sz w:val="20"/>
          <w:szCs w:val="20"/>
        </w:rPr>
      </w:pPr>
      <w:ins w:id="1629" w:author="Corey-Gilbert, Darice" w:date="2016-10-06T16:35:00Z">
        <w:r w:rsidRPr="005F2C93">
          <w:rPr>
            <w:rFonts w:ascii="Verdana" w:hAnsi="Verdana"/>
            <w:sz w:val="20"/>
            <w:szCs w:val="20"/>
          </w:rPr>
          <w:t>To link between pages by buttons, use the &lt;a&gt; element with class="ui-btn".</w:t>
        </w:r>
      </w:ins>
    </w:p>
    <w:p w14:paraId="6ADD1065" w14:textId="77777777" w:rsidR="005F2C93" w:rsidRPr="005F2C93" w:rsidRDefault="005F2C93" w:rsidP="005F2C93">
      <w:pPr>
        <w:rPr>
          <w:ins w:id="1630" w:author="Corey-Gilbert, Darice" w:date="2016-10-06T16:35:00Z"/>
          <w:rFonts w:ascii="Verdana" w:hAnsi="Verdana"/>
          <w:sz w:val="20"/>
          <w:szCs w:val="20"/>
        </w:rPr>
      </w:pPr>
      <w:ins w:id="1631" w:author="Corey-Gilbert, Darice" w:date="2016-10-06T16:35:00Z">
        <w:r w:rsidRPr="005F2C93">
          <w:rPr>
            <w:rFonts w:ascii="Verdana" w:hAnsi="Verdana"/>
            <w:sz w:val="20"/>
            <w:szCs w:val="20"/>
          </w:rPr>
          <w:t>For example:</w:t>
        </w:r>
      </w:ins>
    </w:p>
    <w:p w14:paraId="45C21AB4" w14:textId="2E36C88B" w:rsidR="005F2C93" w:rsidRPr="005F2C93" w:rsidRDefault="005F2C93" w:rsidP="005F2C93">
      <w:pPr>
        <w:rPr>
          <w:ins w:id="1632" w:author="Corey-Gilbert, Darice" w:date="2016-10-06T16:33:00Z"/>
          <w:rFonts w:ascii="Courier New" w:hAnsi="Courier New" w:cs="Courier New"/>
          <w:sz w:val="20"/>
          <w:szCs w:val="20"/>
          <w:rPrChange w:id="1633" w:author="Corey-Gilbert, Darice" w:date="2016-10-06T16:35:00Z">
            <w:rPr>
              <w:ins w:id="1634" w:author="Corey-Gilbert, Darice" w:date="2016-10-06T16:33:00Z"/>
              <w:rFonts w:ascii="Verdana" w:hAnsi="Verdana"/>
              <w:sz w:val="20"/>
              <w:szCs w:val="20"/>
            </w:rPr>
          </w:rPrChange>
        </w:rPr>
      </w:pPr>
      <w:ins w:id="1635" w:author="Corey-Gilbert, Darice" w:date="2016-10-06T16:35:00Z">
        <w:r w:rsidRPr="005F2C93">
          <w:rPr>
            <w:rFonts w:ascii="Courier New" w:hAnsi="Courier New" w:cs="Courier New"/>
            <w:sz w:val="20"/>
            <w:szCs w:val="20"/>
            <w:rPrChange w:id="1636" w:author="Corey-Gilbert, Darice" w:date="2016-10-06T16:35:00Z">
              <w:rPr>
                <w:rFonts w:ascii="Verdana" w:hAnsi="Verdana"/>
                <w:sz w:val="20"/>
                <w:szCs w:val="20"/>
              </w:rPr>
            </w:rPrChange>
          </w:rPr>
          <w:t xml:space="preserve"> </w:t>
        </w:r>
        <w:r w:rsidRPr="005F2C93">
          <w:rPr>
            <w:rFonts w:ascii="Courier New" w:hAnsi="Courier New" w:cs="Courier New"/>
            <w:sz w:val="20"/>
            <w:szCs w:val="20"/>
            <w:rPrChange w:id="1637" w:author="Corey-Gilbert, Darice" w:date="2016-10-06T16:35:00Z">
              <w:rPr>
                <w:rFonts w:ascii="Verdana" w:hAnsi="Verdana"/>
                <w:sz w:val="20"/>
                <w:szCs w:val="20"/>
              </w:rPr>
            </w:rPrChange>
          </w:rPr>
          <w:tab/>
          <w:t>&lt;a href="#pagetwo" class="ui-btn"&gt;Go to Page Two&lt;/a&gt;</w:t>
        </w:r>
      </w:ins>
    </w:p>
    <w:p w14:paraId="65FDC23E" w14:textId="675638C1" w:rsidR="00896828" w:rsidRDefault="005F2C93">
      <w:pPr>
        <w:rPr>
          <w:ins w:id="1638" w:author="Corey-Gilbert, Darice" w:date="2016-10-06T16:36:00Z"/>
          <w:rFonts w:ascii="Verdana" w:hAnsi="Verdana"/>
          <w:sz w:val="20"/>
          <w:szCs w:val="20"/>
        </w:rPr>
      </w:pPr>
      <w:ins w:id="1639" w:author="Corey-Gilbert, Darice" w:date="2016-10-06T16:36:00Z">
        <w:r>
          <w:rPr>
            <w:rFonts w:ascii="Verdana" w:hAnsi="Verdana"/>
            <w:sz w:val="20"/>
            <w:szCs w:val="20"/>
          </w:rPr>
          <w:t>Grouping Buttons Together</w:t>
        </w:r>
      </w:ins>
    </w:p>
    <w:p w14:paraId="71CC207F" w14:textId="11B12AF3" w:rsidR="005F2C93" w:rsidRDefault="005F2C93">
      <w:pPr>
        <w:rPr>
          <w:ins w:id="1640" w:author="Corey-Gilbert, Darice" w:date="2016-10-06T16:36:00Z"/>
          <w:rFonts w:ascii="Verdana" w:hAnsi="Verdana"/>
          <w:sz w:val="20"/>
          <w:szCs w:val="20"/>
        </w:rPr>
      </w:pPr>
      <w:ins w:id="1641" w:author="Corey-Gilbert, Darice" w:date="2016-10-06T16:36:00Z">
        <w:r>
          <w:rPr>
            <w:rFonts w:ascii="Verdana" w:hAnsi="Verdana"/>
            <w:sz w:val="20"/>
            <w:szCs w:val="20"/>
          </w:rPr>
          <w:t xml:space="preserve">To group buttons together </w:t>
        </w:r>
        <w:r w:rsidRPr="005F2C93">
          <w:rPr>
            <w:rFonts w:ascii="Verdana" w:hAnsi="Verdana"/>
            <w:sz w:val="20"/>
            <w:szCs w:val="20"/>
          </w:rPr>
          <w:t>horizontally or vertically</w:t>
        </w:r>
        <w:r>
          <w:rPr>
            <w:rFonts w:ascii="Verdana" w:hAnsi="Verdana"/>
            <w:sz w:val="20"/>
            <w:szCs w:val="20"/>
          </w:rPr>
          <w:t xml:space="preserve">, you should </w:t>
        </w:r>
      </w:ins>
      <w:ins w:id="1642" w:author="Corey-Gilbert, Darice" w:date="2016-10-06T16:37:00Z">
        <w:r>
          <w:rPr>
            <w:rFonts w:ascii="Verdana" w:hAnsi="Verdana"/>
            <w:sz w:val="20"/>
            <w:szCs w:val="20"/>
          </w:rPr>
          <w:t>u</w:t>
        </w:r>
      </w:ins>
      <w:ins w:id="1643" w:author="Corey-Gilbert, Darice" w:date="2016-10-06T16:36:00Z">
        <w:r w:rsidRPr="005F2C93">
          <w:rPr>
            <w:rFonts w:ascii="Verdana" w:hAnsi="Verdana"/>
            <w:sz w:val="20"/>
            <w:szCs w:val="20"/>
          </w:rPr>
          <w:t>se the data-role="controlgroup" attribute together with data-type="horizontal|vertical" in a container element, to specify whether to group buttons</w:t>
        </w:r>
        <w:r>
          <w:rPr>
            <w:rFonts w:ascii="Verdana" w:hAnsi="Verdana"/>
            <w:sz w:val="20"/>
            <w:szCs w:val="20"/>
          </w:rPr>
          <w:t xml:space="preserve">. </w:t>
        </w:r>
      </w:ins>
    </w:p>
    <w:p w14:paraId="54C9588F" w14:textId="0FD498CD" w:rsidR="005F2C93" w:rsidRDefault="005F2C93">
      <w:pPr>
        <w:rPr>
          <w:ins w:id="1644" w:author="Corey-Gilbert, Darice" w:date="2016-10-06T16:37:00Z"/>
          <w:rFonts w:ascii="Verdana" w:hAnsi="Verdana"/>
          <w:sz w:val="20"/>
          <w:szCs w:val="20"/>
        </w:rPr>
      </w:pPr>
      <w:ins w:id="1645" w:author="Corey-Gilbert, Darice" w:date="2016-10-06T16:37:00Z">
        <w:r>
          <w:rPr>
            <w:rFonts w:ascii="Verdana" w:hAnsi="Verdana"/>
            <w:sz w:val="20"/>
            <w:szCs w:val="20"/>
          </w:rPr>
          <w:t>For example:</w:t>
        </w:r>
      </w:ins>
    </w:p>
    <w:p w14:paraId="69F69ACE" w14:textId="46CB34B9" w:rsidR="005F2C93" w:rsidRPr="005F2C93" w:rsidRDefault="005F2C93">
      <w:pPr>
        <w:rPr>
          <w:ins w:id="1646" w:author="Corey-Gilbert, Darice" w:date="2016-10-06T16:24:00Z"/>
          <w:rFonts w:ascii="Courier New" w:hAnsi="Courier New" w:cs="Courier New"/>
          <w:rPrChange w:id="1647" w:author="Corey-Gilbert, Darice" w:date="2016-10-06T16:37:00Z">
            <w:rPr>
              <w:ins w:id="1648" w:author="Corey-Gilbert, Darice" w:date="2016-10-06T16:24:00Z"/>
              <w:rStyle w:val="ANGELSubheader"/>
            </w:rPr>
          </w:rPrChange>
        </w:rPr>
      </w:pPr>
      <w:ins w:id="1649" w:author="Corey-Gilbert, Darice" w:date="2016-10-06T16:37:00Z">
        <w:r w:rsidRPr="005F2C93">
          <w:rPr>
            <w:rFonts w:ascii="Courier New" w:hAnsi="Courier New" w:cs="Courier New"/>
            <w:rPrChange w:id="1650" w:author="Corey-Gilbert, Darice" w:date="2016-10-06T16:37:00Z">
              <w:rPr>
                <w:rFonts w:ascii="Verdana" w:hAnsi="Verdana"/>
                <w:b/>
                <w:color w:val="008000"/>
                <w:sz w:val="20"/>
                <w:szCs w:val="20"/>
              </w:rPr>
            </w:rPrChange>
          </w:rPr>
          <w:t xml:space="preserve">&lt;div </w:t>
        </w:r>
        <w:r w:rsidRPr="005F2C93">
          <w:rPr>
            <w:rStyle w:val="marked"/>
            <w:rFonts w:ascii="Courier New" w:hAnsi="Courier New" w:cs="Courier New"/>
            <w:rPrChange w:id="1651" w:author="Corey-Gilbert, Darice" w:date="2016-10-06T16:37:00Z">
              <w:rPr>
                <w:rStyle w:val="marked"/>
              </w:rPr>
            </w:rPrChange>
          </w:rPr>
          <w:t>data-role="controlgroup" data-type="horizontal"</w:t>
        </w:r>
        <w:r w:rsidRPr="005F2C93">
          <w:rPr>
            <w:rFonts w:ascii="Courier New" w:hAnsi="Courier New" w:cs="Courier New"/>
            <w:rPrChange w:id="1652" w:author="Corey-Gilbert, Darice" w:date="2016-10-06T16:37:00Z">
              <w:rPr/>
            </w:rPrChange>
          </w:rPr>
          <w:t>&gt;</w:t>
        </w:r>
        <w:r w:rsidRPr="005F2C93">
          <w:rPr>
            <w:rFonts w:ascii="Courier New" w:hAnsi="Courier New" w:cs="Courier New"/>
            <w:rPrChange w:id="1653" w:author="Corey-Gilbert, Darice" w:date="2016-10-06T16:37:00Z">
              <w:rPr/>
            </w:rPrChange>
          </w:rPr>
          <w:br/>
          <w:t>  &lt;a href="#" class="ui-btn"&gt;Button 1&lt;/a&gt;</w:t>
        </w:r>
        <w:r w:rsidRPr="005F2C93">
          <w:rPr>
            <w:rFonts w:ascii="Courier New" w:hAnsi="Courier New" w:cs="Courier New"/>
            <w:rPrChange w:id="1654" w:author="Corey-Gilbert, Darice" w:date="2016-10-06T16:37:00Z">
              <w:rPr/>
            </w:rPrChange>
          </w:rPr>
          <w:br/>
          <w:t>  &lt;a href="#" class="ui-btn"&gt;Button 2&lt;/a&gt;</w:t>
        </w:r>
        <w:r w:rsidRPr="005F2C93">
          <w:rPr>
            <w:rFonts w:ascii="Courier New" w:hAnsi="Courier New" w:cs="Courier New"/>
            <w:rPrChange w:id="1655" w:author="Corey-Gilbert, Darice" w:date="2016-10-06T16:37:00Z">
              <w:rPr/>
            </w:rPrChange>
          </w:rPr>
          <w:br/>
          <w:t>  &lt;a href="#" class="ui-btn"&gt;Button 3&lt;/a&gt;</w:t>
        </w:r>
        <w:r w:rsidRPr="005F2C93">
          <w:rPr>
            <w:rFonts w:ascii="Courier New" w:hAnsi="Courier New" w:cs="Courier New"/>
            <w:rPrChange w:id="1656" w:author="Corey-Gilbert, Darice" w:date="2016-10-06T16:37:00Z">
              <w:rPr/>
            </w:rPrChange>
          </w:rPr>
          <w:br/>
          <w:t>&lt;/div&gt;</w:t>
        </w:r>
      </w:ins>
    </w:p>
    <w:p w14:paraId="62D63854" w14:textId="291ADD74" w:rsidR="005F2C93" w:rsidRPr="005F2C93" w:rsidRDefault="005F2C93" w:rsidP="000E3A3A">
      <w:pPr>
        <w:rPr>
          <w:ins w:id="1657" w:author="Corey-Gilbert, Darice" w:date="2016-10-06T16:37:00Z"/>
          <w:rStyle w:val="ANGELBodytext"/>
          <w:rPrChange w:id="1658" w:author="Corey-Gilbert, Darice" w:date="2016-10-06T16:38:00Z">
            <w:rPr>
              <w:ins w:id="1659" w:author="Corey-Gilbert, Darice" w:date="2016-10-06T16:37:00Z"/>
              <w:rStyle w:val="ANGELSubheader"/>
            </w:rPr>
          </w:rPrChange>
        </w:rPr>
      </w:pPr>
      <w:ins w:id="1660" w:author="Corey-Gilbert, Darice" w:date="2016-10-06T16:38:00Z">
        <w:r>
          <w:rPr>
            <w:rFonts w:ascii="Verdana" w:hAnsi="Verdana"/>
            <w:noProof/>
            <w:sz w:val="20"/>
          </w:rPr>
          <w:drawing>
            <wp:anchor distT="0" distB="0" distL="114300" distR="114300" simplePos="0" relativeHeight="251686912" behindDoc="0" locked="0" layoutInCell="1" allowOverlap="1" wp14:anchorId="469E7C12" wp14:editId="21D16E78">
              <wp:simplePos x="0" y="0"/>
              <wp:positionH relativeFrom="margin">
                <wp:align>left</wp:align>
              </wp:positionH>
              <wp:positionV relativeFrom="paragraph">
                <wp:posOffset>8890</wp:posOffset>
              </wp:positionV>
              <wp:extent cx="466344" cy="466344"/>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344" cy="466344"/>
                      </a:xfrm>
                      <a:prstGeom prst="rect">
                        <a:avLst/>
                      </a:prstGeom>
                    </pic:spPr>
                  </pic:pic>
                </a:graphicData>
              </a:graphic>
              <wp14:sizeRelH relativeFrom="margin">
                <wp14:pctWidth>0</wp14:pctWidth>
              </wp14:sizeRelH>
              <wp14:sizeRelV relativeFrom="margin">
                <wp14:pctHeight>0</wp14:pctHeight>
              </wp14:sizeRelV>
            </wp:anchor>
          </w:drawing>
        </w:r>
        <w:r w:rsidRPr="005F2C93">
          <w:rPr>
            <w:rStyle w:val="ANGELBodytext"/>
            <w:rPrChange w:id="1661" w:author="Corey-Gilbert, Darice" w:date="2016-10-06T16:38:00Z">
              <w:rPr>
                <w:rStyle w:val="ANGELSubheader"/>
              </w:rPr>
            </w:rPrChange>
          </w:rPr>
          <w:t xml:space="preserve">By default, </w:t>
        </w:r>
        <w:r>
          <w:rPr>
            <w:rStyle w:val="ANGELBodytext"/>
          </w:rPr>
          <w:t>when you vertically grou</w:t>
        </w:r>
        <w:r w:rsidRPr="005F2C93">
          <w:rPr>
            <w:rStyle w:val="ANGELBodytext"/>
            <w:rPrChange w:id="1662" w:author="Corey-Gilbert, Darice" w:date="2016-10-06T16:38:00Z">
              <w:rPr>
                <w:rStyle w:val="ANGELSubheader"/>
              </w:rPr>
            </w:rPrChange>
          </w:rPr>
          <w:t>p buttons</w:t>
        </w:r>
      </w:ins>
      <w:ins w:id="1663" w:author="Corey-Gilbert, Darice" w:date="2016-10-06T16:39:00Z">
        <w:r>
          <w:rPr>
            <w:rStyle w:val="ANGELBodytext"/>
          </w:rPr>
          <w:t>,</w:t>
        </w:r>
      </w:ins>
      <w:ins w:id="1664" w:author="Corey-Gilbert, Darice" w:date="2016-10-06T16:38:00Z">
        <w:r w:rsidRPr="005F2C93">
          <w:rPr>
            <w:rStyle w:val="ANGELBodytext"/>
            <w:rPrChange w:id="1665" w:author="Corey-Gilbert, Darice" w:date="2016-10-06T16:38:00Z">
              <w:rPr>
                <w:rStyle w:val="ANGELSubheader"/>
              </w:rPr>
            </w:rPrChange>
          </w:rPr>
          <w:t xml:space="preserve"> no margins and space between them. </w:t>
        </w:r>
      </w:ins>
      <w:ins w:id="1666" w:author="Corey-Gilbert, Darice" w:date="2016-10-06T16:39:00Z">
        <w:r>
          <w:rPr>
            <w:rStyle w:val="ANGELBodytext"/>
          </w:rPr>
          <w:t>Also,</w:t>
        </w:r>
      </w:ins>
      <w:ins w:id="1667" w:author="Corey-Gilbert, Darice" w:date="2016-10-06T16:38:00Z">
        <w:r w:rsidRPr="005F2C93">
          <w:rPr>
            <w:rStyle w:val="ANGELBodytext"/>
            <w:rPrChange w:id="1668" w:author="Corey-Gilbert, Darice" w:date="2016-10-06T16:38:00Z">
              <w:rPr>
                <w:rStyle w:val="ANGELSubheader"/>
              </w:rPr>
            </w:rPrChange>
          </w:rPr>
          <w:t xml:space="preserve"> only the first and the last button has rounded corners, which creates a nice look when grouped together.</w:t>
        </w:r>
      </w:ins>
    </w:p>
    <w:p w14:paraId="3A4CDD03" w14:textId="77777777" w:rsidR="005F2C93" w:rsidRDefault="005F2C93" w:rsidP="000E3A3A">
      <w:pPr>
        <w:rPr>
          <w:ins w:id="1669" w:author="Corey-Gilbert, Darice" w:date="2016-10-06T16:39:00Z"/>
          <w:rStyle w:val="ANGELSubheader"/>
        </w:rPr>
      </w:pPr>
      <w:ins w:id="1670" w:author="Corey-Gilbert, Darice" w:date="2016-10-06T16:39:00Z">
        <w:r>
          <w:rPr>
            <w:rStyle w:val="ANGELSubheader"/>
          </w:rPr>
          <w:t>Back Button</w:t>
        </w:r>
      </w:ins>
    </w:p>
    <w:p w14:paraId="4EA4D618" w14:textId="412EB204" w:rsidR="005F2C93" w:rsidRPr="005F2C93" w:rsidRDefault="005F2C93" w:rsidP="000E3A3A">
      <w:pPr>
        <w:rPr>
          <w:ins w:id="1671" w:author="Corey-Gilbert, Darice" w:date="2016-10-06T16:40:00Z"/>
          <w:rStyle w:val="ANGELBodytext"/>
          <w:rPrChange w:id="1672" w:author="Corey-Gilbert, Darice" w:date="2016-10-06T16:40:00Z">
            <w:rPr>
              <w:ins w:id="1673" w:author="Corey-Gilbert, Darice" w:date="2016-10-06T16:40:00Z"/>
              <w:rStyle w:val="ANGELSubheader"/>
            </w:rPr>
          </w:rPrChange>
        </w:rPr>
      </w:pPr>
      <w:ins w:id="1674" w:author="Corey-Gilbert, Darice" w:date="2016-10-06T16:39:00Z">
        <w:r w:rsidRPr="005F2C93">
          <w:rPr>
            <w:rStyle w:val="ANGELBodytext"/>
            <w:rPrChange w:id="1675" w:author="Corey-Gilbert, Darice" w:date="2016-10-06T16:40:00Z">
              <w:rPr>
                <w:rStyle w:val="ANGELSubheader"/>
              </w:rPr>
            </w:rPrChange>
          </w:rPr>
          <w:t>It</w:t>
        </w:r>
      </w:ins>
      <w:ins w:id="1676" w:author="Corey-Gilbert, Darice" w:date="2016-10-06T16:40:00Z">
        <w:r w:rsidRPr="005F2C93">
          <w:rPr>
            <w:rStyle w:val="ANGELBodytext"/>
            <w:rPrChange w:id="1677" w:author="Corey-Gilbert, Darice" w:date="2016-10-06T16:40:00Z">
              <w:rPr>
                <w:rStyle w:val="ANGELSubheader"/>
              </w:rPr>
            </w:rPrChange>
          </w:rPr>
          <w:t>’s standard practice to provide a way for the user to return to a previous location. To create a Back button, use the data-rel="back" attribute (Note: this will ignore the anchor's href value).</w:t>
        </w:r>
      </w:ins>
    </w:p>
    <w:p w14:paraId="37702C34" w14:textId="3D4BD3A2" w:rsidR="005F2C93" w:rsidRDefault="005F2C93" w:rsidP="000E3A3A">
      <w:pPr>
        <w:rPr>
          <w:ins w:id="1678" w:author="Corey-Gilbert, Darice" w:date="2016-10-06T16:40:00Z"/>
          <w:rStyle w:val="ANGELBodytext"/>
        </w:rPr>
      </w:pPr>
      <w:ins w:id="1679" w:author="Corey-Gilbert, Darice" w:date="2016-10-06T16:40:00Z">
        <w:r w:rsidRPr="005F2C93">
          <w:rPr>
            <w:rStyle w:val="ANGELBodytext"/>
            <w:rPrChange w:id="1680" w:author="Corey-Gilbert, Darice" w:date="2016-10-06T16:40:00Z">
              <w:rPr>
                <w:rStyle w:val="ANGELSubheader"/>
              </w:rPr>
            </w:rPrChange>
          </w:rPr>
          <w:t>For example:</w:t>
        </w:r>
      </w:ins>
    </w:p>
    <w:p w14:paraId="2102BB7B" w14:textId="42B45F88" w:rsidR="0008157B" w:rsidRPr="0008157B" w:rsidRDefault="0008157B" w:rsidP="000E3A3A">
      <w:pPr>
        <w:rPr>
          <w:ins w:id="1681" w:author="Corey-Gilbert, Darice" w:date="2016-10-06T16:39:00Z"/>
          <w:rStyle w:val="ANGELBodytext"/>
          <w:rFonts w:ascii="Courier New" w:hAnsi="Courier New" w:cs="Courier New"/>
          <w:rPrChange w:id="1682" w:author="Corey-Gilbert, Darice" w:date="2016-10-06T16:40:00Z">
            <w:rPr>
              <w:ins w:id="1683" w:author="Corey-Gilbert, Darice" w:date="2016-10-06T16:39:00Z"/>
              <w:rStyle w:val="ANGELSubheader"/>
            </w:rPr>
          </w:rPrChange>
        </w:rPr>
      </w:pPr>
      <w:ins w:id="1684" w:author="Corey-Gilbert, Darice" w:date="2016-10-06T16:40:00Z">
        <w:r w:rsidRPr="0008157B">
          <w:rPr>
            <w:rFonts w:ascii="Courier New" w:hAnsi="Courier New" w:cs="Courier New"/>
            <w:rPrChange w:id="1685" w:author="Corey-Gilbert, Darice" w:date="2016-10-06T16:40:00Z">
              <w:rPr>
                <w:rFonts w:ascii="Verdana" w:hAnsi="Verdana"/>
                <w:b/>
                <w:color w:val="008000"/>
                <w:sz w:val="20"/>
                <w:szCs w:val="20"/>
              </w:rPr>
            </w:rPrChange>
          </w:rPr>
          <w:t xml:space="preserve">&lt;a href="#" class="ui-btn" </w:t>
        </w:r>
        <w:r w:rsidRPr="0008157B">
          <w:rPr>
            <w:rStyle w:val="marked"/>
            <w:rFonts w:ascii="Courier New" w:hAnsi="Courier New" w:cs="Courier New"/>
            <w:rPrChange w:id="1686" w:author="Corey-Gilbert, Darice" w:date="2016-10-06T16:40:00Z">
              <w:rPr>
                <w:rStyle w:val="marked"/>
              </w:rPr>
            </w:rPrChange>
          </w:rPr>
          <w:t>data-rel="back"</w:t>
        </w:r>
        <w:r w:rsidRPr="0008157B">
          <w:rPr>
            <w:rFonts w:ascii="Courier New" w:hAnsi="Courier New" w:cs="Courier New"/>
            <w:rPrChange w:id="1687" w:author="Corey-Gilbert, Darice" w:date="2016-10-06T16:40:00Z">
              <w:rPr/>
            </w:rPrChange>
          </w:rPr>
          <w:t>&gt;Go Back&lt;/a&gt;</w:t>
        </w:r>
      </w:ins>
    </w:p>
    <w:p w14:paraId="79BFB90D" w14:textId="31C78778" w:rsidR="005F2C93" w:rsidRDefault="005F2C93" w:rsidP="000E3A3A">
      <w:pPr>
        <w:rPr>
          <w:ins w:id="1688" w:author="Corey-Gilbert, Darice" w:date="2016-10-06T16:30:00Z"/>
          <w:rStyle w:val="ANGELSubheader"/>
        </w:rPr>
      </w:pPr>
      <w:ins w:id="1689" w:author="Corey-Gilbert, Darice" w:date="2016-10-06T16:30:00Z">
        <w:r>
          <w:rPr>
            <w:rStyle w:val="ANGELSubheader"/>
          </w:rPr>
          <w:t>Icons</w:t>
        </w:r>
      </w:ins>
    </w:p>
    <w:p w14:paraId="61F2BD38" w14:textId="77777777" w:rsidR="00866655" w:rsidRDefault="0008157B" w:rsidP="00866655">
      <w:pPr>
        <w:rPr>
          <w:ins w:id="1690" w:author="Corey-Gilbert, Darice" w:date="2016-10-06T16:43:00Z"/>
          <w:rStyle w:val="ANGELBodytext"/>
        </w:rPr>
      </w:pPr>
      <w:ins w:id="1691" w:author="Corey-Gilbert, Darice" w:date="2016-10-06T16:41:00Z">
        <w:r w:rsidRPr="0008157B">
          <w:rPr>
            <w:rStyle w:val="ANGELBodytext"/>
            <w:rPrChange w:id="1692" w:author="Corey-Gilbert, Darice" w:date="2016-10-06T16:41:00Z">
              <w:rPr>
                <w:rStyle w:val="ANGELSubheader"/>
              </w:rPr>
            </w:rPrChange>
          </w:rPr>
          <w:t xml:space="preserve">The jQuery Mobile framework </w:t>
        </w:r>
        <w:r>
          <w:rPr>
            <w:rStyle w:val="ANGELBodytext"/>
          </w:rPr>
          <w:t xml:space="preserve">provides a set of icons that will make your buttons look more </w:t>
        </w:r>
      </w:ins>
      <w:ins w:id="1693" w:author="Corey-Gilbert, Darice" w:date="2016-10-06T16:43:00Z">
        <w:r w:rsidR="00866655">
          <w:rPr>
            <w:rStyle w:val="ANGELBodytext"/>
          </w:rPr>
          <w:t>aesthetically pleasing</w:t>
        </w:r>
      </w:ins>
      <w:ins w:id="1694" w:author="Corey-Gilbert, Darice" w:date="2016-10-06T16:41:00Z">
        <w:r>
          <w:rPr>
            <w:rStyle w:val="ANGELBodytext"/>
          </w:rPr>
          <w:t>.</w:t>
        </w:r>
      </w:ins>
      <w:ins w:id="1695" w:author="Corey-Gilbert, Darice" w:date="2016-10-06T16:42:00Z">
        <w:r w:rsidR="00866655">
          <w:rPr>
            <w:rStyle w:val="ANGELBodytext"/>
          </w:rPr>
          <w:t xml:space="preserve"> </w:t>
        </w:r>
        <w:r w:rsidR="00866655" w:rsidRPr="00866655">
          <w:rPr>
            <w:rStyle w:val="ANGELBodytext"/>
          </w:rPr>
          <w:t>To add an icon to your button, use the ui-icon class, and position the icon with an icon position class (ui-btn-icon-pos)</w:t>
        </w:r>
      </w:ins>
      <w:ins w:id="1696" w:author="Corey-Gilbert, Darice" w:date="2016-10-06T16:43:00Z">
        <w:r w:rsidR="00866655">
          <w:rPr>
            <w:rStyle w:val="ANGELBodytext"/>
          </w:rPr>
          <w:t>.</w:t>
        </w:r>
      </w:ins>
    </w:p>
    <w:p w14:paraId="60F39F03" w14:textId="7A3ECAE6" w:rsidR="00866655" w:rsidRPr="00866655" w:rsidRDefault="00866655" w:rsidP="00866655">
      <w:pPr>
        <w:rPr>
          <w:ins w:id="1697" w:author="Corey-Gilbert, Darice" w:date="2016-10-06T16:42:00Z"/>
          <w:rStyle w:val="ANGELBodytext"/>
        </w:rPr>
      </w:pPr>
      <w:ins w:id="1698" w:author="Corey-Gilbert, Darice" w:date="2016-10-06T16:43:00Z">
        <w:r>
          <w:rPr>
            <w:rStyle w:val="ANGELBodytext"/>
          </w:rPr>
          <w:t>For example</w:t>
        </w:r>
      </w:ins>
      <w:ins w:id="1699" w:author="Corey-Gilbert, Darice" w:date="2016-10-06T16:42:00Z">
        <w:r w:rsidRPr="00866655">
          <w:rPr>
            <w:rStyle w:val="ANGELBodytext"/>
          </w:rPr>
          <w:t>:</w:t>
        </w:r>
      </w:ins>
    </w:p>
    <w:p w14:paraId="50E129D8" w14:textId="7D282355" w:rsidR="005F2C93" w:rsidRPr="00866655" w:rsidRDefault="00866655" w:rsidP="00866655">
      <w:pPr>
        <w:rPr>
          <w:ins w:id="1700" w:author="Corey-Gilbert, Darice" w:date="2016-10-06T16:30:00Z"/>
          <w:rStyle w:val="ANGELBodytext"/>
          <w:rFonts w:ascii="Courier New" w:hAnsi="Courier New" w:cs="Courier New"/>
          <w:rPrChange w:id="1701" w:author="Corey-Gilbert, Darice" w:date="2016-10-06T16:43:00Z">
            <w:rPr>
              <w:ins w:id="1702" w:author="Corey-Gilbert, Darice" w:date="2016-10-06T16:30:00Z"/>
              <w:rStyle w:val="ANGELSubheader"/>
            </w:rPr>
          </w:rPrChange>
        </w:rPr>
      </w:pPr>
      <w:ins w:id="1703" w:author="Corey-Gilbert, Darice" w:date="2016-10-06T16:42:00Z">
        <w:r w:rsidRPr="00866655">
          <w:rPr>
            <w:rStyle w:val="ANGELBodytext"/>
            <w:rFonts w:ascii="Courier New" w:hAnsi="Courier New" w:cs="Courier New"/>
            <w:rPrChange w:id="1704" w:author="Corey-Gilbert, Darice" w:date="2016-10-06T16:43:00Z">
              <w:rPr>
                <w:rStyle w:val="ANGELBodytext"/>
              </w:rPr>
            </w:rPrChange>
          </w:rPr>
          <w:t>&lt;a href="#anylink" class="ui-btn ui-icon-search ui-btn-icon-left"&gt;Search&lt;/a&gt;</w:t>
        </w:r>
      </w:ins>
    </w:p>
    <w:p w14:paraId="21AC1F5F" w14:textId="4B2B22C1" w:rsidR="000E3A3A" w:rsidRPr="00896828" w:rsidRDefault="000E3A3A" w:rsidP="000E3A3A">
      <w:pPr>
        <w:rPr>
          <w:ins w:id="1705" w:author="Darice Corey-Gilbert" w:date="2016-09-22T23:53:00Z"/>
          <w:rStyle w:val="ANGELSubheader"/>
          <w:rPrChange w:id="1706" w:author="Corey-Gilbert, Darice" w:date="2016-10-06T16:23:00Z">
            <w:rPr>
              <w:ins w:id="1707" w:author="Darice Corey-Gilbert" w:date="2016-09-22T23:53:00Z"/>
              <w:rStyle w:val="ANGELHeader"/>
              <w:sz w:val="20"/>
            </w:rPr>
          </w:rPrChange>
        </w:rPr>
      </w:pPr>
      <w:ins w:id="1708" w:author="Darice Corey-Gilbert" w:date="2016-09-22T23:53:00Z">
        <w:r w:rsidRPr="00896828">
          <w:rPr>
            <w:rStyle w:val="ANGELSubheader"/>
            <w:rPrChange w:id="1709" w:author="Corey-Gilbert, Darice" w:date="2016-10-06T16:23:00Z">
              <w:rPr>
                <w:rStyle w:val="ANGELHeader"/>
                <w:sz w:val="20"/>
              </w:rPr>
            </w:rPrChange>
          </w:rPr>
          <w:t>Toolbars</w:t>
        </w:r>
      </w:ins>
    </w:p>
    <w:p w14:paraId="2B6CD0AB" w14:textId="4E4AC045" w:rsidR="000E3A3A" w:rsidRDefault="00866655" w:rsidP="000E3A3A">
      <w:pPr>
        <w:rPr>
          <w:ins w:id="1710" w:author="Darice Corey-Gilbert" w:date="2016-09-22T23:55:00Z"/>
          <w:rStyle w:val="ANGELBodytext"/>
        </w:rPr>
      </w:pPr>
      <w:ins w:id="1711" w:author="Corey-Gilbert, Darice" w:date="2016-10-06T16:43:00Z">
        <w:r>
          <w:rPr>
            <w:rStyle w:val="ANGELBodytext"/>
          </w:rPr>
          <w:t xml:space="preserve">Toolbars are often placed inside headers and footers for easier access and navigation. </w:t>
        </w:r>
      </w:ins>
      <w:ins w:id="1712" w:author="Darice Corey-Gilbert" w:date="2016-09-22T23:53:00Z">
        <w:r w:rsidR="000E3A3A" w:rsidRPr="000E3A3A">
          <w:rPr>
            <w:rStyle w:val="ANGELBodytext"/>
            <w:rPrChange w:id="1713" w:author="Darice Corey-Gilbert" w:date="2016-09-22T23:53:00Z">
              <w:rPr>
                <w:rStyle w:val="ANGELHeader"/>
                <w:sz w:val="20"/>
              </w:rPr>
            </w:rPrChange>
          </w:rPr>
          <w:t xml:space="preserve">jQuery has a number of predefined toolbars that can be used for navigation: </w:t>
        </w:r>
        <w:r w:rsidR="000E3A3A">
          <w:rPr>
            <w:rStyle w:val="ANGELBodytext"/>
          </w:rPr>
          <w:t xml:space="preserve"> </w:t>
        </w:r>
        <w:r w:rsidR="000E3A3A">
          <w:rPr>
            <w:rStyle w:val="ANGELBodytext"/>
          </w:rPr>
          <w:fldChar w:fldCharType="begin"/>
        </w:r>
        <w:r w:rsidR="000E3A3A">
          <w:rPr>
            <w:rStyle w:val="ANGELBodytext"/>
          </w:rPr>
          <w:instrText xml:space="preserve"> HYPERLINK "</w:instrText>
        </w:r>
        <w:r w:rsidR="000E3A3A" w:rsidRPr="000E3A3A">
          <w:rPr>
            <w:rStyle w:val="ANGELBodytext"/>
            <w:rPrChange w:id="1714" w:author="Darice Corey-Gilbert" w:date="2016-09-22T23:53:00Z">
              <w:rPr>
                <w:rStyle w:val="Hyperlink"/>
              </w:rPr>
            </w:rPrChange>
          </w:rPr>
          <w:instrText>htt</w:instrText>
        </w:r>
        <w:r w:rsidR="000E3A3A">
          <w:rPr>
            <w:rStyle w:val="ANGELBodytext"/>
          </w:rPr>
          <w:instrText>p://demos.jquerymobile.com/1.4.5</w:instrText>
        </w:r>
        <w:r w:rsidR="000E3A3A" w:rsidRPr="000E3A3A">
          <w:rPr>
            <w:rStyle w:val="ANGELBodytext"/>
            <w:rPrChange w:id="1715" w:author="Darice Corey-Gilbert" w:date="2016-09-22T23:53:00Z">
              <w:rPr>
                <w:rStyle w:val="Hyperlink"/>
              </w:rPr>
            </w:rPrChange>
          </w:rPr>
          <w:instrText>/toolbar/</w:instrText>
        </w:r>
        <w:r w:rsidR="000E3A3A">
          <w:rPr>
            <w:rStyle w:val="ANGELBodytext"/>
          </w:rPr>
          <w:instrText xml:space="preserve">" </w:instrText>
        </w:r>
        <w:r w:rsidR="000E3A3A">
          <w:rPr>
            <w:rStyle w:val="ANGELBodytext"/>
          </w:rPr>
          <w:fldChar w:fldCharType="separate"/>
        </w:r>
        <w:r w:rsidR="000E3A3A" w:rsidRPr="002E49EC">
          <w:rPr>
            <w:rStyle w:val="Hyperlink"/>
            <w:rFonts w:ascii="Verdana" w:hAnsi="Verdana"/>
            <w:sz w:val="20"/>
            <w:rPrChange w:id="1716" w:author="Darice Corey-Gilbert" w:date="2016-09-22T23:53:00Z">
              <w:rPr>
                <w:rStyle w:val="Hyperlink"/>
              </w:rPr>
            </w:rPrChange>
          </w:rPr>
          <w:t>htt</w:t>
        </w:r>
        <w:r w:rsidR="000E3A3A" w:rsidRPr="002E49EC">
          <w:rPr>
            <w:rStyle w:val="Hyperlink"/>
            <w:rPrChange w:id="1717" w:author="Darice Corey-Gilbert" w:date="2016-09-22T23:53:00Z">
              <w:rPr>
                <w:rStyle w:val="ANGELBodytext"/>
              </w:rPr>
            </w:rPrChange>
          </w:rPr>
          <w:t>p://demos.jquerymobile.com/1.4.5</w:t>
        </w:r>
        <w:r w:rsidR="000E3A3A" w:rsidRPr="002E49EC">
          <w:rPr>
            <w:rStyle w:val="Hyperlink"/>
            <w:rFonts w:ascii="Verdana" w:hAnsi="Verdana"/>
            <w:sz w:val="20"/>
            <w:rPrChange w:id="1718" w:author="Darice Corey-Gilbert" w:date="2016-09-22T23:53:00Z">
              <w:rPr>
                <w:rStyle w:val="Hyperlink"/>
              </w:rPr>
            </w:rPrChange>
          </w:rPr>
          <w:t>/toolbar/</w:t>
        </w:r>
        <w:r w:rsidR="000E3A3A">
          <w:rPr>
            <w:rStyle w:val="ANGELBodytext"/>
          </w:rPr>
          <w:fldChar w:fldCharType="end"/>
        </w:r>
        <w:r w:rsidR="000E3A3A" w:rsidRPr="000E3A3A">
          <w:rPr>
            <w:rStyle w:val="ANGELBodytext"/>
            <w:rPrChange w:id="1719" w:author="Darice Corey-Gilbert" w:date="2016-09-22T23:53:00Z">
              <w:rPr>
                <w:rStyle w:val="ANGELHeader"/>
                <w:sz w:val="20"/>
              </w:rPr>
            </w:rPrChange>
          </w:rPr>
          <w:t xml:space="preserve"> </w:t>
        </w:r>
      </w:ins>
    </w:p>
    <w:p w14:paraId="07475CB4" w14:textId="77777777" w:rsidR="008B2B23" w:rsidRPr="00896828" w:rsidRDefault="008B2B23" w:rsidP="008B2B23">
      <w:pPr>
        <w:rPr>
          <w:ins w:id="1720" w:author="Darice Corey-Gilbert" w:date="2016-09-22T23:55:00Z"/>
          <w:rStyle w:val="ANGELSubheader"/>
          <w:rPrChange w:id="1721" w:author="Corey-Gilbert, Darice" w:date="2016-10-06T16:23:00Z">
            <w:rPr>
              <w:ins w:id="1722" w:author="Darice Corey-Gilbert" w:date="2016-09-22T23:55:00Z"/>
              <w:rStyle w:val="ANGELHeader"/>
            </w:rPr>
          </w:rPrChange>
        </w:rPr>
      </w:pPr>
      <w:ins w:id="1723" w:author="Darice Corey-Gilbert" w:date="2016-09-22T23:55:00Z">
        <w:r w:rsidRPr="00896828">
          <w:rPr>
            <w:rStyle w:val="ANGELSubheader"/>
            <w:rPrChange w:id="1724" w:author="Corey-Gilbert, Darice" w:date="2016-10-06T16:23:00Z">
              <w:rPr>
                <w:rStyle w:val="ANGELHeader"/>
              </w:rPr>
            </w:rPrChange>
          </w:rPr>
          <w:t>Page Transitions</w:t>
        </w:r>
      </w:ins>
    </w:p>
    <w:p w14:paraId="63BA0959" w14:textId="6EFBBA5D" w:rsidR="008B2B23" w:rsidRPr="00C368E5" w:rsidRDefault="008B2B23" w:rsidP="008B2B23">
      <w:pPr>
        <w:pStyle w:val="now"/>
        <w:rPr>
          <w:ins w:id="1725" w:author="Darice Corey-Gilbert" w:date="2016-09-22T23:55:00Z"/>
          <w:rFonts w:ascii="Verdana" w:hAnsi="Verdana"/>
          <w:sz w:val="20"/>
          <w:szCs w:val="20"/>
        </w:rPr>
      </w:pPr>
      <w:ins w:id="1726" w:author="Darice Corey-Gilbert" w:date="2016-09-22T23:55:00Z">
        <w:r w:rsidRPr="00C368E5">
          <w:rPr>
            <w:rStyle w:val="transcript"/>
            <w:rFonts w:ascii="Verdana" w:eastAsia="Verdana" w:hAnsi="Verdana"/>
            <w:sz w:val="20"/>
            <w:szCs w:val="20"/>
          </w:rPr>
          <w:t>Page transitions are jQuery Mobile effects</w:t>
        </w:r>
        <w:r w:rsidRPr="00C368E5">
          <w:rPr>
            <w:rStyle w:val="transcript"/>
            <w:rFonts w:ascii="Verdana" w:hAnsi="Verdana"/>
            <w:sz w:val="20"/>
            <w:szCs w:val="20"/>
          </w:rPr>
          <w:t xml:space="preserve"> that</w:t>
        </w:r>
        <w:r w:rsidRPr="00C368E5">
          <w:rPr>
            <w:rStyle w:val="transcript"/>
            <w:rFonts w:ascii="Verdana" w:eastAsia="Verdana" w:hAnsi="Verdana"/>
            <w:sz w:val="20"/>
            <w:szCs w:val="20"/>
          </w:rPr>
          <w:t xml:space="preserve"> take advantage of mobile browsers</w:t>
        </w:r>
        <w:r w:rsidRPr="00C368E5">
          <w:rPr>
            <w:rFonts w:ascii="Verdana" w:hAnsi="Verdana"/>
            <w:sz w:val="20"/>
            <w:szCs w:val="20"/>
          </w:rPr>
          <w:t xml:space="preserve"> </w:t>
        </w:r>
        <w:r w:rsidRPr="00C368E5">
          <w:rPr>
            <w:rStyle w:val="transcript"/>
            <w:rFonts w:ascii="Verdana" w:eastAsia="Verdana" w:hAnsi="Verdana"/>
            <w:sz w:val="20"/>
            <w:szCs w:val="20"/>
          </w:rPr>
          <w:t>advanced CSS3 capabilities to handle</w:t>
        </w:r>
        <w:r w:rsidRPr="00C368E5">
          <w:rPr>
            <w:rFonts w:ascii="Verdana" w:hAnsi="Verdana"/>
            <w:sz w:val="20"/>
            <w:szCs w:val="20"/>
          </w:rPr>
          <w:t xml:space="preserve"> </w:t>
        </w:r>
        <w:r w:rsidRPr="00C368E5">
          <w:rPr>
            <w:rStyle w:val="transcript"/>
            <w:rFonts w:ascii="Verdana" w:eastAsia="Verdana" w:hAnsi="Verdana"/>
            <w:sz w:val="20"/>
            <w:szCs w:val="20"/>
          </w:rPr>
          <w:t>transforms and transitions.</w:t>
        </w:r>
        <w:r w:rsidRPr="00C368E5">
          <w:rPr>
            <w:rFonts w:ascii="Verdana" w:hAnsi="Verdana"/>
            <w:sz w:val="20"/>
            <w:szCs w:val="20"/>
          </w:rPr>
          <w:t xml:space="preserve"> </w:t>
        </w:r>
        <w:r w:rsidRPr="00C368E5">
          <w:rPr>
            <w:rStyle w:val="transcript"/>
            <w:rFonts w:ascii="Verdana" w:eastAsia="Verdana" w:hAnsi="Verdana"/>
            <w:sz w:val="20"/>
            <w:szCs w:val="20"/>
          </w:rPr>
          <w:t>Transitions are added to links</w:t>
        </w:r>
        <w:r w:rsidRPr="00C368E5">
          <w:rPr>
            <w:rFonts w:ascii="Verdana" w:hAnsi="Verdana"/>
            <w:sz w:val="20"/>
            <w:szCs w:val="20"/>
          </w:rPr>
          <w:t xml:space="preserve"> </w:t>
        </w:r>
        <w:r w:rsidRPr="00C368E5">
          <w:rPr>
            <w:rStyle w:val="transcript"/>
            <w:rFonts w:ascii="Verdana" w:eastAsia="Verdana" w:hAnsi="Verdana"/>
            <w:sz w:val="20"/>
            <w:szCs w:val="20"/>
          </w:rPr>
          <w:t>with the attribute "data-transition".</w:t>
        </w:r>
      </w:ins>
    </w:p>
    <w:p w14:paraId="31F10B32" w14:textId="560EB6C8" w:rsidR="008B2B23" w:rsidRDefault="00F73A14" w:rsidP="000E3A3A">
      <w:pPr>
        <w:rPr>
          <w:ins w:id="1727" w:author="Corey-Gilbert, Darice" w:date="2016-10-06T16:48:00Z"/>
          <w:rStyle w:val="ANGELBodytext"/>
        </w:rPr>
      </w:pPr>
      <w:ins w:id="1728" w:author="Corey-Gilbert, Darice" w:date="2016-10-06T16:48:00Z">
        <w:r>
          <w:rPr>
            <w:rFonts w:ascii="Verdana" w:hAnsi="Verdana"/>
            <w:noProof/>
            <w:sz w:val="20"/>
          </w:rPr>
          <w:drawing>
            <wp:anchor distT="0" distB="0" distL="114300" distR="114300" simplePos="0" relativeHeight="251688960" behindDoc="0" locked="0" layoutInCell="1" allowOverlap="1" wp14:anchorId="0F2482D5" wp14:editId="011971AA">
              <wp:simplePos x="0" y="0"/>
              <wp:positionH relativeFrom="margin">
                <wp:posOffset>-47625</wp:posOffset>
              </wp:positionH>
              <wp:positionV relativeFrom="paragraph">
                <wp:posOffset>11430</wp:posOffset>
              </wp:positionV>
              <wp:extent cx="466090" cy="4660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090" cy="466090"/>
                      </a:xfrm>
                      <a:prstGeom prst="rect">
                        <a:avLst/>
                      </a:prstGeom>
                    </pic:spPr>
                  </pic:pic>
                </a:graphicData>
              </a:graphic>
              <wp14:sizeRelH relativeFrom="margin">
                <wp14:pctWidth>0</wp14:pctWidth>
              </wp14:sizeRelH>
              <wp14:sizeRelV relativeFrom="margin">
                <wp14:pctHeight>0</wp14:pctHeight>
              </wp14:sizeRelV>
            </wp:anchor>
          </w:drawing>
        </w:r>
        <w:r w:rsidRPr="00F73A14">
          <w:rPr>
            <w:rStyle w:val="ANGELBodytext"/>
          </w:rPr>
          <w:t>Note: To achieve the transition effect, the browser must support CSS3 3D Transforms</w:t>
        </w:r>
        <w:r>
          <w:rPr>
            <w:rStyle w:val="ANGELBodytext"/>
          </w:rPr>
          <w:t>:</w:t>
        </w:r>
      </w:ins>
    </w:p>
    <w:tbl>
      <w:tblPr>
        <w:tblStyle w:val="GridTable5Dark-Accent3"/>
        <w:tblW w:w="0" w:type="auto"/>
        <w:tblLook w:val="04A0" w:firstRow="1" w:lastRow="0" w:firstColumn="1" w:lastColumn="0" w:noHBand="0" w:noVBand="1"/>
        <w:tblPrChange w:id="1729" w:author="Corey-Gilbert, Darice" w:date="2016-10-06T16:53:00Z">
          <w:tblPr>
            <w:tblStyle w:val="TableGrid"/>
            <w:tblW w:w="0" w:type="auto"/>
            <w:tblLook w:val="04A0" w:firstRow="1" w:lastRow="0" w:firstColumn="1" w:lastColumn="0" w:noHBand="0" w:noVBand="1"/>
          </w:tblPr>
        </w:tblPrChange>
      </w:tblPr>
      <w:tblGrid>
        <w:gridCol w:w="1152"/>
        <w:gridCol w:w="1085"/>
        <w:gridCol w:w="1164"/>
        <w:gridCol w:w="1003"/>
        <w:gridCol w:w="878"/>
        <w:gridCol w:w="892"/>
        <w:tblGridChange w:id="1730">
          <w:tblGrid>
            <w:gridCol w:w="1558"/>
            <w:gridCol w:w="1558"/>
            <w:gridCol w:w="1558"/>
            <w:gridCol w:w="1558"/>
            <w:gridCol w:w="1559"/>
            <w:gridCol w:w="1559"/>
          </w:tblGrid>
        </w:tblGridChange>
      </w:tblGrid>
      <w:tr w:rsidR="00614892" w14:paraId="5B8254E4" w14:textId="77777777" w:rsidTr="00DC4AD5">
        <w:trPr>
          <w:cnfStyle w:val="100000000000" w:firstRow="1" w:lastRow="0" w:firstColumn="0" w:lastColumn="0" w:oddVBand="0" w:evenVBand="0" w:oddHBand="0" w:evenHBand="0" w:firstRowFirstColumn="0" w:firstRowLastColumn="0" w:lastRowFirstColumn="0" w:lastRowLastColumn="0"/>
          <w:ins w:id="1731" w:author="Corey-Gilbert, Darice" w:date="2016-10-06T16:50:00Z"/>
        </w:trPr>
        <w:tc>
          <w:tcPr>
            <w:cnfStyle w:val="001000000000" w:firstRow="0" w:lastRow="0" w:firstColumn="1" w:lastColumn="0" w:oddVBand="0" w:evenVBand="0" w:oddHBand="0" w:evenHBand="0" w:firstRowFirstColumn="0" w:firstRowLastColumn="0" w:lastRowFirstColumn="0" w:lastRowLastColumn="0"/>
            <w:tcW w:w="0" w:type="dxa"/>
            <w:tcPrChange w:id="1732" w:author="Corey-Gilbert, Darice" w:date="2016-10-06T16:53:00Z">
              <w:tcPr>
                <w:tcW w:w="1558" w:type="dxa"/>
              </w:tcPr>
            </w:tcPrChange>
          </w:tcPr>
          <w:p w14:paraId="2EBA2429" w14:textId="74C2D92D" w:rsidR="00614892" w:rsidRDefault="00DC4AD5" w:rsidP="000E3A3A">
            <w:pPr>
              <w:cnfStyle w:val="101000000000" w:firstRow="1" w:lastRow="0" w:firstColumn="1" w:lastColumn="0" w:oddVBand="0" w:evenVBand="0" w:oddHBand="0" w:evenHBand="0" w:firstRowFirstColumn="0" w:firstRowLastColumn="0" w:lastRowFirstColumn="0" w:lastRowLastColumn="0"/>
              <w:rPr>
                <w:ins w:id="1733" w:author="Corey-Gilbert, Darice" w:date="2016-10-06T16:50:00Z"/>
                <w:rStyle w:val="ANGELBodytext"/>
              </w:rPr>
            </w:pPr>
            <w:ins w:id="1734" w:author="Corey-Gilbert, Darice" w:date="2016-10-06T16:50:00Z">
              <w:r>
                <w:rPr>
                  <w:rStyle w:val="ANGELBodytext"/>
                </w:rPr>
                <w:t>Browser Type</w:t>
              </w:r>
            </w:ins>
          </w:p>
        </w:tc>
        <w:tc>
          <w:tcPr>
            <w:tcW w:w="0" w:type="dxa"/>
            <w:tcPrChange w:id="1735" w:author="Corey-Gilbert, Darice" w:date="2016-10-06T16:53:00Z">
              <w:tcPr>
                <w:tcW w:w="1558" w:type="dxa"/>
              </w:tcPr>
            </w:tcPrChange>
          </w:tcPr>
          <w:p w14:paraId="360A06F9" w14:textId="550A545E" w:rsidR="00614892" w:rsidRDefault="00DC4AD5" w:rsidP="000E3A3A">
            <w:pPr>
              <w:cnfStyle w:val="100000000000" w:firstRow="1" w:lastRow="0" w:firstColumn="0" w:lastColumn="0" w:oddVBand="0" w:evenVBand="0" w:oddHBand="0" w:evenHBand="0" w:firstRowFirstColumn="0" w:firstRowLastColumn="0" w:lastRowFirstColumn="0" w:lastRowLastColumn="0"/>
              <w:rPr>
                <w:ins w:id="1736" w:author="Corey-Gilbert, Darice" w:date="2016-10-06T16:50:00Z"/>
                <w:rStyle w:val="ANGELBodytext"/>
              </w:rPr>
            </w:pPr>
            <w:ins w:id="1737" w:author="Corey-Gilbert, Darice" w:date="2016-10-06T16:50:00Z">
              <w:r>
                <w:rPr>
                  <w:rStyle w:val="ANGELBodytext"/>
                </w:rPr>
                <w:t>Chrome</w:t>
              </w:r>
            </w:ins>
          </w:p>
        </w:tc>
        <w:tc>
          <w:tcPr>
            <w:tcW w:w="0" w:type="dxa"/>
            <w:tcPrChange w:id="1738" w:author="Corey-Gilbert, Darice" w:date="2016-10-06T16:53:00Z">
              <w:tcPr>
                <w:tcW w:w="1558" w:type="dxa"/>
              </w:tcPr>
            </w:tcPrChange>
          </w:tcPr>
          <w:p w14:paraId="39BA3C46" w14:textId="7E30D3EA" w:rsidR="00614892" w:rsidRDefault="00DC4AD5" w:rsidP="000E3A3A">
            <w:pPr>
              <w:cnfStyle w:val="100000000000" w:firstRow="1" w:lastRow="0" w:firstColumn="0" w:lastColumn="0" w:oddVBand="0" w:evenVBand="0" w:oddHBand="0" w:evenHBand="0" w:firstRowFirstColumn="0" w:firstRowLastColumn="0" w:lastRowFirstColumn="0" w:lastRowLastColumn="0"/>
              <w:rPr>
                <w:ins w:id="1739" w:author="Corey-Gilbert, Darice" w:date="2016-10-06T16:50:00Z"/>
                <w:rStyle w:val="ANGELBodytext"/>
              </w:rPr>
            </w:pPr>
            <w:ins w:id="1740" w:author="Corey-Gilbert, Darice" w:date="2016-10-06T16:50:00Z">
              <w:r>
                <w:rPr>
                  <w:rStyle w:val="ANGELBodytext"/>
                </w:rPr>
                <w:t>Internet Explorer</w:t>
              </w:r>
            </w:ins>
          </w:p>
        </w:tc>
        <w:tc>
          <w:tcPr>
            <w:tcW w:w="0" w:type="dxa"/>
            <w:tcPrChange w:id="1741" w:author="Corey-Gilbert, Darice" w:date="2016-10-06T16:53:00Z">
              <w:tcPr>
                <w:tcW w:w="1558" w:type="dxa"/>
              </w:tcPr>
            </w:tcPrChange>
          </w:tcPr>
          <w:p w14:paraId="38A71DA6" w14:textId="0E6D25E3" w:rsidR="00614892" w:rsidRDefault="00DC4AD5" w:rsidP="000E3A3A">
            <w:pPr>
              <w:cnfStyle w:val="100000000000" w:firstRow="1" w:lastRow="0" w:firstColumn="0" w:lastColumn="0" w:oddVBand="0" w:evenVBand="0" w:oddHBand="0" w:evenHBand="0" w:firstRowFirstColumn="0" w:firstRowLastColumn="0" w:lastRowFirstColumn="0" w:lastRowLastColumn="0"/>
              <w:rPr>
                <w:ins w:id="1742" w:author="Corey-Gilbert, Darice" w:date="2016-10-06T16:50:00Z"/>
                <w:rStyle w:val="ANGELBodytext"/>
              </w:rPr>
            </w:pPr>
            <w:ins w:id="1743" w:author="Corey-Gilbert, Darice" w:date="2016-10-06T16:51:00Z">
              <w:r>
                <w:rPr>
                  <w:rStyle w:val="ANGELBodytext"/>
                </w:rPr>
                <w:t>Firefox</w:t>
              </w:r>
            </w:ins>
          </w:p>
        </w:tc>
        <w:tc>
          <w:tcPr>
            <w:tcW w:w="0" w:type="dxa"/>
            <w:tcPrChange w:id="1744" w:author="Corey-Gilbert, Darice" w:date="2016-10-06T16:53:00Z">
              <w:tcPr>
                <w:tcW w:w="1559" w:type="dxa"/>
              </w:tcPr>
            </w:tcPrChange>
          </w:tcPr>
          <w:p w14:paraId="7E29496F" w14:textId="5AA6A4B6" w:rsidR="00614892" w:rsidRDefault="00DC4AD5" w:rsidP="000E3A3A">
            <w:pPr>
              <w:cnfStyle w:val="100000000000" w:firstRow="1" w:lastRow="0" w:firstColumn="0" w:lastColumn="0" w:oddVBand="0" w:evenVBand="0" w:oddHBand="0" w:evenHBand="0" w:firstRowFirstColumn="0" w:firstRowLastColumn="0" w:lastRowFirstColumn="0" w:lastRowLastColumn="0"/>
              <w:rPr>
                <w:ins w:id="1745" w:author="Corey-Gilbert, Darice" w:date="2016-10-06T16:50:00Z"/>
                <w:rStyle w:val="ANGELBodytext"/>
              </w:rPr>
            </w:pPr>
            <w:ins w:id="1746" w:author="Corey-Gilbert, Darice" w:date="2016-10-06T16:51:00Z">
              <w:r>
                <w:rPr>
                  <w:rStyle w:val="ANGELBodytext"/>
                </w:rPr>
                <w:t>Safari</w:t>
              </w:r>
            </w:ins>
          </w:p>
        </w:tc>
        <w:tc>
          <w:tcPr>
            <w:tcW w:w="0" w:type="dxa"/>
            <w:tcPrChange w:id="1747" w:author="Corey-Gilbert, Darice" w:date="2016-10-06T16:53:00Z">
              <w:tcPr>
                <w:tcW w:w="1559" w:type="dxa"/>
              </w:tcPr>
            </w:tcPrChange>
          </w:tcPr>
          <w:p w14:paraId="10F32941" w14:textId="2D6E63E7" w:rsidR="00614892" w:rsidRDefault="00DC4AD5" w:rsidP="000E3A3A">
            <w:pPr>
              <w:cnfStyle w:val="100000000000" w:firstRow="1" w:lastRow="0" w:firstColumn="0" w:lastColumn="0" w:oddVBand="0" w:evenVBand="0" w:oddHBand="0" w:evenHBand="0" w:firstRowFirstColumn="0" w:firstRowLastColumn="0" w:lastRowFirstColumn="0" w:lastRowLastColumn="0"/>
              <w:rPr>
                <w:ins w:id="1748" w:author="Corey-Gilbert, Darice" w:date="2016-10-06T16:50:00Z"/>
                <w:rStyle w:val="ANGELBodytext"/>
              </w:rPr>
            </w:pPr>
            <w:ins w:id="1749" w:author="Corey-Gilbert, Darice" w:date="2016-10-06T16:51:00Z">
              <w:r>
                <w:rPr>
                  <w:rStyle w:val="ANGELBodytext"/>
                </w:rPr>
                <w:t>Opera</w:t>
              </w:r>
            </w:ins>
          </w:p>
        </w:tc>
      </w:tr>
      <w:tr w:rsidR="00614892" w14:paraId="1DB78786" w14:textId="77777777" w:rsidTr="00DC4AD5">
        <w:trPr>
          <w:cnfStyle w:val="000000100000" w:firstRow="0" w:lastRow="0" w:firstColumn="0" w:lastColumn="0" w:oddVBand="0" w:evenVBand="0" w:oddHBand="1" w:evenHBand="0" w:firstRowFirstColumn="0" w:firstRowLastColumn="0" w:lastRowFirstColumn="0" w:lastRowLastColumn="0"/>
          <w:ins w:id="1750" w:author="Corey-Gilbert, Darice" w:date="2016-10-06T16:50:00Z"/>
        </w:trPr>
        <w:tc>
          <w:tcPr>
            <w:cnfStyle w:val="001000000000" w:firstRow="0" w:lastRow="0" w:firstColumn="1" w:lastColumn="0" w:oddVBand="0" w:evenVBand="0" w:oddHBand="0" w:evenHBand="0" w:firstRowFirstColumn="0" w:firstRowLastColumn="0" w:lastRowFirstColumn="0" w:lastRowLastColumn="0"/>
            <w:tcW w:w="0" w:type="dxa"/>
            <w:tcPrChange w:id="1751" w:author="Corey-Gilbert, Darice" w:date="2016-10-06T16:53:00Z">
              <w:tcPr>
                <w:tcW w:w="1558" w:type="dxa"/>
              </w:tcPr>
            </w:tcPrChange>
          </w:tcPr>
          <w:p w14:paraId="31FF8419" w14:textId="599F95F7" w:rsidR="00614892" w:rsidRDefault="00DC4AD5" w:rsidP="000E3A3A">
            <w:pPr>
              <w:cnfStyle w:val="001000100000" w:firstRow="0" w:lastRow="0" w:firstColumn="1" w:lastColumn="0" w:oddVBand="0" w:evenVBand="0" w:oddHBand="1" w:evenHBand="0" w:firstRowFirstColumn="0" w:firstRowLastColumn="0" w:lastRowFirstColumn="0" w:lastRowLastColumn="0"/>
              <w:rPr>
                <w:ins w:id="1752" w:author="Corey-Gilbert, Darice" w:date="2016-10-06T16:50:00Z"/>
                <w:rStyle w:val="ANGELBodytext"/>
              </w:rPr>
            </w:pPr>
            <w:ins w:id="1753" w:author="Corey-Gilbert, Darice" w:date="2016-10-06T16:51:00Z">
              <w:r>
                <w:rPr>
                  <w:rStyle w:val="ANGELBodytext"/>
                </w:rPr>
                <w:t>Version</w:t>
              </w:r>
            </w:ins>
          </w:p>
        </w:tc>
        <w:tc>
          <w:tcPr>
            <w:tcW w:w="0" w:type="dxa"/>
            <w:tcPrChange w:id="1754" w:author="Corey-Gilbert, Darice" w:date="2016-10-06T16:53:00Z">
              <w:tcPr>
                <w:tcW w:w="1558" w:type="dxa"/>
              </w:tcPr>
            </w:tcPrChange>
          </w:tcPr>
          <w:p w14:paraId="327B81AF" w14:textId="0177EF6C" w:rsidR="00614892" w:rsidRDefault="00DC4AD5" w:rsidP="000E3A3A">
            <w:pPr>
              <w:cnfStyle w:val="000000100000" w:firstRow="0" w:lastRow="0" w:firstColumn="0" w:lastColumn="0" w:oddVBand="0" w:evenVBand="0" w:oddHBand="1" w:evenHBand="0" w:firstRowFirstColumn="0" w:firstRowLastColumn="0" w:lastRowFirstColumn="0" w:lastRowLastColumn="0"/>
              <w:rPr>
                <w:ins w:id="1755" w:author="Corey-Gilbert, Darice" w:date="2016-10-06T16:50:00Z"/>
                <w:rStyle w:val="ANGELBodytext"/>
              </w:rPr>
            </w:pPr>
            <w:ins w:id="1756" w:author="Corey-Gilbert, Darice" w:date="2016-10-06T16:51:00Z">
              <w:r>
                <w:rPr>
                  <w:rStyle w:val="ANGELBodytext"/>
                </w:rPr>
                <w:t>12.0</w:t>
              </w:r>
            </w:ins>
          </w:p>
        </w:tc>
        <w:tc>
          <w:tcPr>
            <w:tcW w:w="0" w:type="dxa"/>
            <w:tcPrChange w:id="1757" w:author="Corey-Gilbert, Darice" w:date="2016-10-06T16:53:00Z">
              <w:tcPr>
                <w:tcW w:w="1558" w:type="dxa"/>
              </w:tcPr>
            </w:tcPrChange>
          </w:tcPr>
          <w:p w14:paraId="472ADECE" w14:textId="745E801B" w:rsidR="00614892" w:rsidRDefault="00DC4AD5" w:rsidP="000E3A3A">
            <w:pPr>
              <w:cnfStyle w:val="000000100000" w:firstRow="0" w:lastRow="0" w:firstColumn="0" w:lastColumn="0" w:oddVBand="0" w:evenVBand="0" w:oddHBand="1" w:evenHBand="0" w:firstRowFirstColumn="0" w:firstRowLastColumn="0" w:lastRowFirstColumn="0" w:lastRowLastColumn="0"/>
              <w:rPr>
                <w:ins w:id="1758" w:author="Corey-Gilbert, Darice" w:date="2016-10-06T16:50:00Z"/>
                <w:rStyle w:val="ANGELBodytext"/>
              </w:rPr>
            </w:pPr>
            <w:ins w:id="1759" w:author="Corey-Gilbert, Darice" w:date="2016-10-06T16:51:00Z">
              <w:r>
                <w:rPr>
                  <w:rStyle w:val="ANGELBodytext"/>
                </w:rPr>
                <w:t>10.0</w:t>
              </w:r>
            </w:ins>
          </w:p>
        </w:tc>
        <w:tc>
          <w:tcPr>
            <w:tcW w:w="0" w:type="dxa"/>
            <w:tcPrChange w:id="1760" w:author="Corey-Gilbert, Darice" w:date="2016-10-06T16:53:00Z">
              <w:tcPr>
                <w:tcW w:w="1558" w:type="dxa"/>
              </w:tcPr>
            </w:tcPrChange>
          </w:tcPr>
          <w:p w14:paraId="52B26292" w14:textId="17D4C00A" w:rsidR="00614892" w:rsidRDefault="00DC4AD5" w:rsidP="000E3A3A">
            <w:pPr>
              <w:cnfStyle w:val="000000100000" w:firstRow="0" w:lastRow="0" w:firstColumn="0" w:lastColumn="0" w:oddVBand="0" w:evenVBand="0" w:oddHBand="1" w:evenHBand="0" w:firstRowFirstColumn="0" w:firstRowLastColumn="0" w:lastRowFirstColumn="0" w:lastRowLastColumn="0"/>
              <w:rPr>
                <w:ins w:id="1761" w:author="Corey-Gilbert, Darice" w:date="2016-10-06T16:50:00Z"/>
                <w:rStyle w:val="ANGELBodytext"/>
              </w:rPr>
            </w:pPr>
            <w:ins w:id="1762" w:author="Corey-Gilbert, Darice" w:date="2016-10-06T16:51:00Z">
              <w:r>
                <w:rPr>
                  <w:rStyle w:val="ANGELBodytext"/>
                </w:rPr>
                <w:t>16.0</w:t>
              </w:r>
            </w:ins>
          </w:p>
        </w:tc>
        <w:tc>
          <w:tcPr>
            <w:tcW w:w="0" w:type="dxa"/>
            <w:tcPrChange w:id="1763" w:author="Corey-Gilbert, Darice" w:date="2016-10-06T16:53:00Z">
              <w:tcPr>
                <w:tcW w:w="1559" w:type="dxa"/>
              </w:tcPr>
            </w:tcPrChange>
          </w:tcPr>
          <w:p w14:paraId="207C5DCC" w14:textId="2C0D6C64" w:rsidR="00614892" w:rsidRDefault="00DC4AD5" w:rsidP="000E3A3A">
            <w:pPr>
              <w:cnfStyle w:val="000000100000" w:firstRow="0" w:lastRow="0" w:firstColumn="0" w:lastColumn="0" w:oddVBand="0" w:evenVBand="0" w:oddHBand="1" w:evenHBand="0" w:firstRowFirstColumn="0" w:firstRowLastColumn="0" w:lastRowFirstColumn="0" w:lastRowLastColumn="0"/>
              <w:rPr>
                <w:ins w:id="1764" w:author="Corey-Gilbert, Darice" w:date="2016-10-06T16:50:00Z"/>
                <w:rStyle w:val="ANGELBodytext"/>
              </w:rPr>
            </w:pPr>
            <w:ins w:id="1765" w:author="Corey-Gilbert, Darice" w:date="2016-10-06T16:51:00Z">
              <w:r>
                <w:rPr>
                  <w:rStyle w:val="ANGELBodytext"/>
                </w:rPr>
                <w:t>4.0</w:t>
              </w:r>
            </w:ins>
          </w:p>
        </w:tc>
        <w:tc>
          <w:tcPr>
            <w:tcW w:w="0" w:type="dxa"/>
            <w:tcPrChange w:id="1766" w:author="Corey-Gilbert, Darice" w:date="2016-10-06T16:53:00Z">
              <w:tcPr>
                <w:tcW w:w="1559" w:type="dxa"/>
              </w:tcPr>
            </w:tcPrChange>
          </w:tcPr>
          <w:p w14:paraId="5E271E05" w14:textId="633F7DBD" w:rsidR="00614892" w:rsidRDefault="00DC4AD5" w:rsidP="000E3A3A">
            <w:pPr>
              <w:cnfStyle w:val="000000100000" w:firstRow="0" w:lastRow="0" w:firstColumn="0" w:lastColumn="0" w:oddVBand="0" w:evenVBand="0" w:oddHBand="1" w:evenHBand="0" w:firstRowFirstColumn="0" w:firstRowLastColumn="0" w:lastRowFirstColumn="0" w:lastRowLastColumn="0"/>
              <w:rPr>
                <w:ins w:id="1767" w:author="Corey-Gilbert, Darice" w:date="2016-10-06T16:50:00Z"/>
                <w:rStyle w:val="ANGELBodytext"/>
              </w:rPr>
            </w:pPr>
            <w:ins w:id="1768" w:author="Corey-Gilbert, Darice" w:date="2016-10-06T16:51:00Z">
              <w:r>
                <w:rPr>
                  <w:rStyle w:val="ANGELBodytext"/>
                </w:rPr>
                <w:t>15.0</w:t>
              </w:r>
            </w:ins>
          </w:p>
        </w:tc>
      </w:tr>
    </w:tbl>
    <w:p w14:paraId="0D86FEA9" w14:textId="77777777" w:rsidR="00F73A14" w:rsidRPr="000E3A3A" w:rsidRDefault="00F73A14" w:rsidP="000E3A3A">
      <w:pPr>
        <w:rPr>
          <w:ins w:id="1769" w:author="Darice Corey-Gilbert" w:date="2016-09-22T23:53:00Z"/>
          <w:rStyle w:val="ANGELBodytext"/>
          <w:rPrChange w:id="1770" w:author="Darice Corey-Gilbert" w:date="2016-09-22T23:53:00Z">
            <w:rPr>
              <w:ins w:id="1771" w:author="Darice Corey-Gilbert" w:date="2016-09-22T23:53:00Z"/>
              <w:rStyle w:val="ANGELHeader"/>
              <w:rFonts w:cs="Times New Roman"/>
              <w:b w:val="0"/>
              <w:sz w:val="20"/>
              <w:szCs w:val="24"/>
            </w:rPr>
          </w:rPrChange>
        </w:rPr>
      </w:pPr>
    </w:p>
    <w:p w14:paraId="0845D676" w14:textId="77777777" w:rsidR="00DC4AD5" w:rsidRPr="00DC4AD5" w:rsidRDefault="00DC4AD5" w:rsidP="00DC4AD5">
      <w:pPr>
        <w:rPr>
          <w:ins w:id="1772" w:author="Corey-Gilbert, Darice" w:date="2016-10-06T16:52:00Z"/>
          <w:rStyle w:val="ANGELBodytext"/>
        </w:rPr>
      </w:pPr>
      <w:ins w:id="1773" w:author="Corey-Gilbert, Darice" w:date="2016-10-06T16:52:00Z">
        <w:r w:rsidRPr="00DC4AD5">
          <w:rPr>
            <w:rStyle w:val="ANGELBodytext"/>
          </w:rPr>
          <w:t>The transition effect can be applied to any link or form submission by using the data-transition attribute:</w:t>
        </w:r>
      </w:ins>
    </w:p>
    <w:p w14:paraId="48190278" w14:textId="7A412F07" w:rsidR="000E3A3A" w:rsidRPr="00DC4AD5" w:rsidDel="00866655" w:rsidRDefault="00DC4AD5" w:rsidP="00DC4AD5">
      <w:pPr>
        <w:rPr>
          <w:ins w:id="1774" w:author="Darice Corey-Gilbert" w:date="2016-09-22T23:53:00Z"/>
          <w:moveFrom w:id="1775" w:author="Corey-Gilbert, Darice" w:date="2016-10-06T16:46:00Z"/>
          <w:rStyle w:val="ANGELBodytext"/>
          <w:rFonts w:ascii="Courier New" w:hAnsi="Courier New" w:cs="Courier New"/>
          <w:rPrChange w:id="1776" w:author="Corey-Gilbert, Darice" w:date="2016-10-06T16:52:00Z">
            <w:rPr>
              <w:ins w:id="1777" w:author="Darice Corey-Gilbert" w:date="2016-09-22T23:53:00Z"/>
              <w:moveFrom w:id="1778" w:author="Corey-Gilbert, Darice" w:date="2016-10-06T16:46:00Z"/>
              <w:rStyle w:val="ANGELHeader"/>
              <w:b w:val="0"/>
              <w:sz w:val="20"/>
            </w:rPr>
          </w:rPrChange>
        </w:rPr>
      </w:pPr>
      <w:ins w:id="1779" w:author="Corey-Gilbert, Darice" w:date="2016-10-06T16:52:00Z">
        <w:r w:rsidRPr="00DC4AD5">
          <w:rPr>
            <w:rStyle w:val="ANGELBodytext"/>
            <w:rFonts w:ascii="Courier New" w:hAnsi="Courier New" w:cs="Courier New"/>
            <w:rPrChange w:id="1780" w:author="Corey-Gilbert, Darice" w:date="2016-10-06T16:52:00Z">
              <w:rPr>
                <w:rStyle w:val="ANGELBodytext"/>
              </w:rPr>
            </w:rPrChange>
          </w:rPr>
          <w:t>&lt;a href="#anylink" data-transition="slide"&gt;Slide to Page Two&lt;/a&gt;</w:t>
        </w:r>
      </w:ins>
      <w:moveFromRangeStart w:id="1781" w:author="Corey-Gilbert, Darice" w:date="2016-10-06T16:46:00Z" w:name="move463535706"/>
      <w:moveFrom w:id="1782" w:author="Corey-Gilbert, Darice" w:date="2016-10-06T16:46:00Z">
        <w:ins w:id="1783" w:author="Darice Corey-Gilbert" w:date="2016-09-22T23:53:00Z">
          <w:r w:rsidR="000E3A3A" w:rsidRPr="00DC4AD5" w:rsidDel="00866655">
            <w:rPr>
              <w:rStyle w:val="ANGELBodytext"/>
              <w:rFonts w:ascii="Courier New" w:hAnsi="Courier New" w:cs="Courier New"/>
              <w:rPrChange w:id="1784" w:author="Corey-Gilbert, Darice" w:date="2016-10-06T16:52:00Z">
                <w:rPr>
                  <w:rStyle w:val="ANGELHeader"/>
                  <w:sz w:val="20"/>
                </w:rPr>
              </w:rPrChange>
            </w:rPr>
            <w:t xml:space="preserve">Other demos are available here: </w:t>
          </w:r>
        </w:ins>
        <w:ins w:id="1785" w:author="Darice Corey-Gilbert" w:date="2016-09-22T23:54:00Z">
          <w:r w:rsidR="000E3A3A" w:rsidRPr="00DC4AD5" w:rsidDel="00866655">
            <w:rPr>
              <w:rStyle w:val="ANGELBodytext"/>
              <w:rFonts w:ascii="Courier New" w:hAnsi="Courier New" w:cs="Courier New"/>
              <w:rPrChange w:id="1786" w:author="Corey-Gilbert, Darice" w:date="2016-10-06T16:52:00Z">
                <w:rPr>
                  <w:rStyle w:val="ANGELBodytext"/>
                </w:rPr>
              </w:rPrChange>
            </w:rPr>
            <w:fldChar w:fldCharType="begin"/>
          </w:r>
          <w:r w:rsidR="000E3A3A" w:rsidRPr="00DC4AD5" w:rsidDel="00866655">
            <w:rPr>
              <w:rStyle w:val="ANGELBodytext"/>
              <w:rFonts w:ascii="Courier New" w:hAnsi="Courier New" w:cs="Courier New"/>
              <w:rPrChange w:id="1787" w:author="Corey-Gilbert, Darice" w:date="2016-10-06T16:52:00Z">
                <w:rPr>
                  <w:rStyle w:val="ANGELBodytext"/>
                </w:rPr>
              </w:rPrChange>
            </w:rPr>
            <w:instrText xml:space="preserve"> HYPERLINK "https://demos.jquerymobile.com/1.4.5/" </w:instrText>
          </w:r>
          <w:r w:rsidR="000E3A3A" w:rsidRPr="00DC4AD5" w:rsidDel="00866655">
            <w:rPr>
              <w:rStyle w:val="ANGELBodytext"/>
              <w:rFonts w:ascii="Courier New" w:hAnsi="Courier New" w:cs="Courier New"/>
              <w:rPrChange w:id="1788" w:author="Corey-Gilbert, Darice" w:date="2016-10-06T16:52:00Z">
                <w:rPr>
                  <w:rStyle w:val="ANGELBodytext"/>
                </w:rPr>
              </w:rPrChange>
            </w:rPr>
            <w:fldChar w:fldCharType="separate"/>
          </w:r>
          <w:r w:rsidR="000E3A3A" w:rsidRPr="00DC4AD5" w:rsidDel="00866655">
            <w:rPr>
              <w:rStyle w:val="Hyperlink"/>
              <w:rFonts w:ascii="Courier New" w:hAnsi="Courier New" w:cs="Courier New"/>
              <w:sz w:val="20"/>
              <w:rPrChange w:id="1789" w:author="Corey-Gilbert, Darice" w:date="2016-10-06T16:52:00Z">
                <w:rPr>
                  <w:rStyle w:val="Hyperlink"/>
                  <w:rFonts w:ascii="Verdana" w:hAnsi="Verdana"/>
                  <w:sz w:val="20"/>
                </w:rPr>
              </w:rPrChange>
            </w:rPr>
            <w:t>https://demos.jquerymobile.com/1.4.5/</w:t>
          </w:r>
          <w:r w:rsidR="000E3A3A" w:rsidRPr="00DC4AD5" w:rsidDel="00866655">
            <w:rPr>
              <w:rStyle w:val="ANGELBodytext"/>
              <w:rFonts w:ascii="Courier New" w:hAnsi="Courier New" w:cs="Courier New"/>
              <w:rPrChange w:id="1790" w:author="Corey-Gilbert, Darice" w:date="2016-10-06T16:52:00Z">
                <w:rPr>
                  <w:rStyle w:val="ANGELBodytext"/>
                </w:rPr>
              </w:rPrChange>
            </w:rPr>
            <w:fldChar w:fldCharType="end"/>
          </w:r>
          <w:r w:rsidR="000E3A3A" w:rsidRPr="00DC4AD5" w:rsidDel="00866655">
            <w:rPr>
              <w:rStyle w:val="ANGELBodytext"/>
              <w:rFonts w:ascii="Courier New" w:hAnsi="Courier New" w:cs="Courier New"/>
              <w:rPrChange w:id="1791" w:author="Corey-Gilbert, Darice" w:date="2016-10-06T16:52:00Z">
                <w:rPr>
                  <w:rStyle w:val="ANGELBodytext"/>
                </w:rPr>
              </w:rPrChange>
            </w:rPr>
            <w:t xml:space="preserve"> </w:t>
          </w:r>
        </w:ins>
        <w:ins w:id="1792" w:author="Darice Corey-Gilbert" w:date="2016-09-22T23:53:00Z">
          <w:r w:rsidR="000E3A3A" w:rsidRPr="00DC4AD5" w:rsidDel="00866655">
            <w:rPr>
              <w:rStyle w:val="ANGELBodytext"/>
              <w:rFonts w:ascii="Courier New" w:hAnsi="Courier New" w:cs="Courier New"/>
              <w:rPrChange w:id="1793" w:author="Corey-Gilbert, Darice" w:date="2016-10-06T16:52:00Z">
                <w:rPr>
                  <w:rStyle w:val="ANGELBodytext"/>
                </w:rPr>
              </w:rPrChange>
            </w:rPr>
            <w:t xml:space="preserve">  </w:t>
          </w:r>
        </w:ins>
      </w:moveFrom>
    </w:p>
    <w:moveFromRangeEnd w:id="1781"/>
    <w:p w14:paraId="594AF383" w14:textId="77777777" w:rsidR="000E3A3A" w:rsidRPr="000E3A3A" w:rsidRDefault="000E3A3A">
      <w:pPr>
        <w:rPr>
          <w:ins w:id="1794" w:author="Darice Corey-Gilbert" w:date="2016-09-22T23:20:00Z"/>
          <w:rStyle w:val="ANGELBodytext"/>
          <w:b/>
          <w:bCs/>
          <w:color w:val="FF0000"/>
          <w:szCs w:val="24"/>
          <w:rPrChange w:id="1795" w:author="Darice Corey-Gilbert" w:date="2016-09-22T23:33:00Z">
            <w:rPr>
              <w:ins w:id="1796" w:author="Darice Corey-Gilbert" w:date="2016-09-22T23:20:00Z"/>
              <w:rFonts w:ascii="Verdana" w:eastAsia="Times New Roman" w:hAnsi="Verdana" w:cs="Times New Roman"/>
              <w:color w:val="008000"/>
              <w:sz w:val="20"/>
              <w:szCs w:val="20"/>
            </w:rPr>
          </w:rPrChange>
        </w:rPr>
        <w:pPrChange w:id="1797" w:author="Darice Corey-Gilbert" w:date="2016-09-22T23:33:00Z">
          <w:pPr>
            <w:spacing w:after="0" w:line="240" w:lineRule="auto"/>
          </w:pPr>
        </w:pPrChange>
      </w:pPr>
    </w:p>
    <w:p w14:paraId="793C40FF" w14:textId="61355AE6" w:rsidR="00356685" w:rsidRPr="00DC4AD5" w:rsidRDefault="00DC4AD5" w:rsidP="004E4D10">
      <w:pPr>
        <w:rPr>
          <w:rFonts w:ascii="Verdana" w:hAnsi="Verdana"/>
          <w:sz w:val="20"/>
          <w:rPrChange w:id="1798" w:author="Corey-Gilbert, Darice" w:date="2016-10-06T16:52:00Z">
            <w:rPr>
              <w:rFonts w:ascii="Verdana" w:hAnsi="Verdana"/>
            </w:rPr>
          </w:rPrChange>
        </w:rPr>
      </w:pPr>
      <w:ins w:id="1799" w:author="Corey-Gilbert, Darice" w:date="2016-10-06T16:52:00Z">
        <w:r w:rsidRPr="00DC4AD5">
          <w:rPr>
            <w:rFonts w:ascii="Verdana" w:hAnsi="Verdana"/>
            <w:sz w:val="20"/>
            <w:rPrChange w:id="1800" w:author="Corey-Gilbert, Darice" w:date="2016-10-06T16:52:00Z">
              <w:rPr>
                <w:rFonts w:ascii="Verdana" w:hAnsi="Verdana"/>
              </w:rPr>
            </w:rPrChange>
          </w:rPr>
          <w:t>Here are other types of transitions that can be used:</w:t>
        </w:r>
      </w:ins>
      <w:ins w:id="1801" w:author="Darice Corey-Gilbert" w:date="2016-09-22T23:38:00Z">
        <w:del w:id="1802" w:author="Corey-Gilbert, Darice" w:date="2016-10-06T16:51:00Z">
          <w:r w:rsidR="000E3A3A" w:rsidRPr="00DC4AD5" w:rsidDel="00DC4AD5">
            <w:rPr>
              <w:noProof/>
              <w:sz w:val="20"/>
              <w:rPrChange w:id="1803" w:author="Corey-Gilbert, Darice" w:date="2016-10-06T16:52:00Z">
                <w:rPr>
                  <w:noProof/>
                </w:rPr>
              </w:rPrChange>
            </w:rPr>
            <w:drawing>
              <wp:inline distT="0" distB="0" distL="0" distR="0" wp14:anchorId="2B5C2DC0" wp14:editId="25B6560D">
                <wp:extent cx="3428571" cy="6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8571" cy="6076190"/>
                        </a:xfrm>
                        <a:prstGeom prst="rect">
                          <a:avLst/>
                        </a:prstGeom>
                      </pic:spPr>
                    </pic:pic>
                  </a:graphicData>
                </a:graphic>
              </wp:inline>
            </w:drawing>
          </w:r>
        </w:del>
      </w:ins>
    </w:p>
    <w:tbl>
      <w:tblPr>
        <w:tblStyle w:val="GridTable5Dark-Accent3"/>
        <w:tblW w:w="0" w:type="auto"/>
        <w:tblLook w:val="04A0" w:firstRow="1" w:lastRow="0" w:firstColumn="1" w:lastColumn="0" w:noHBand="0" w:noVBand="1"/>
        <w:tblPrChange w:id="1804" w:author="Darice Corey-Gilbert" w:date="2016-10-06T21:36:00Z">
          <w:tblPr>
            <w:tblStyle w:val="TableGrid"/>
            <w:tblW w:w="0" w:type="auto"/>
            <w:tblLook w:val="04A0" w:firstRow="1" w:lastRow="0" w:firstColumn="1" w:lastColumn="0" w:noHBand="0" w:noVBand="1"/>
          </w:tblPr>
        </w:tblPrChange>
      </w:tblPr>
      <w:tblGrid>
        <w:gridCol w:w="1360"/>
        <w:gridCol w:w="6285"/>
        <w:tblGridChange w:id="1805">
          <w:tblGrid>
            <w:gridCol w:w="4675"/>
            <w:gridCol w:w="4675"/>
          </w:tblGrid>
        </w:tblGridChange>
      </w:tblGrid>
      <w:tr w:rsidR="00DC4AD5" w:rsidRPr="00DC4AD5" w14:paraId="728FEE24" w14:textId="77777777" w:rsidTr="00291C90">
        <w:trPr>
          <w:cnfStyle w:val="100000000000" w:firstRow="1" w:lastRow="0" w:firstColumn="0" w:lastColumn="0" w:oddVBand="0" w:evenVBand="0" w:oddHBand="0" w:evenHBand="0" w:firstRowFirstColumn="0" w:firstRowLastColumn="0" w:lastRowFirstColumn="0" w:lastRowLastColumn="0"/>
          <w:trHeight w:val="486"/>
          <w:ins w:id="1806"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07" w:author="Darice Corey-Gilbert" w:date="2016-10-06T21:36:00Z">
              <w:tcPr>
                <w:tcW w:w="4675" w:type="dxa"/>
              </w:tcPr>
            </w:tcPrChange>
          </w:tcPr>
          <w:p w14:paraId="4B76F1D3" w14:textId="22431CDD" w:rsidR="00DC4AD5" w:rsidRPr="00DC4AD5" w:rsidRDefault="00DC4AD5" w:rsidP="00DC4AD5">
            <w:pPr>
              <w:cnfStyle w:val="101000000000" w:firstRow="1" w:lastRow="0" w:firstColumn="1" w:lastColumn="0" w:oddVBand="0" w:evenVBand="0" w:oddHBand="0" w:evenHBand="0" w:firstRowFirstColumn="0" w:firstRowLastColumn="0" w:lastRowFirstColumn="0" w:lastRowLastColumn="0"/>
              <w:rPr>
                <w:ins w:id="1808" w:author="Corey-Gilbert, Darice" w:date="2016-10-06T16:54:00Z"/>
                <w:rStyle w:val="ANGELBodytext"/>
                <w:rPrChange w:id="1809" w:author="Corey-Gilbert, Darice" w:date="2016-10-06T16:56:00Z">
                  <w:rPr>
                    <w:ins w:id="1810" w:author="Corey-Gilbert, Darice" w:date="2016-10-06T16:54:00Z"/>
                    <w:rFonts w:ascii="Verdana" w:hAnsi="Verdana"/>
                  </w:rPr>
                </w:rPrChange>
              </w:rPr>
            </w:pPr>
            <w:ins w:id="1811" w:author="Corey-Gilbert, Darice" w:date="2016-10-06T16:54:00Z">
              <w:r w:rsidRPr="00DC4AD5">
                <w:rPr>
                  <w:rStyle w:val="ANGELBodytext"/>
                  <w:rPrChange w:id="1812" w:author="Corey-Gilbert, Darice" w:date="2016-10-06T16:56:00Z">
                    <w:rPr/>
                  </w:rPrChange>
                </w:rPr>
                <w:t xml:space="preserve">Transition </w:t>
              </w:r>
            </w:ins>
          </w:p>
        </w:tc>
        <w:tc>
          <w:tcPr>
            <w:tcW w:w="6285" w:type="dxa"/>
            <w:tcPrChange w:id="1813" w:author="Darice Corey-Gilbert" w:date="2016-10-06T21:36:00Z">
              <w:tcPr>
                <w:tcW w:w="4675" w:type="dxa"/>
              </w:tcPr>
            </w:tcPrChange>
          </w:tcPr>
          <w:p w14:paraId="2D27FFE0" w14:textId="4949BC76" w:rsidR="00DC4AD5" w:rsidRPr="00DC4AD5" w:rsidRDefault="00DC4AD5" w:rsidP="00DC4AD5">
            <w:pPr>
              <w:cnfStyle w:val="100000000000" w:firstRow="1" w:lastRow="0" w:firstColumn="0" w:lastColumn="0" w:oddVBand="0" w:evenVBand="0" w:oddHBand="0" w:evenHBand="0" w:firstRowFirstColumn="0" w:firstRowLastColumn="0" w:lastRowFirstColumn="0" w:lastRowLastColumn="0"/>
              <w:rPr>
                <w:ins w:id="1814" w:author="Corey-Gilbert, Darice" w:date="2016-10-06T16:54:00Z"/>
                <w:rStyle w:val="ANGELBodytext"/>
                <w:rPrChange w:id="1815" w:author="Corey-Gilbert, Darice" w:date="2016-10-06T16:56:00Z">
                  <w:rPr>
                    <w:ins w:id="1816" w:author="Corey-Gilbert, Darice" w:date="2016-10-06T16:54:00Z"/>
                    <w:rFonts w:ascii="Verdana" w:hAnsi="Verdana"/>
                  </w:rPr>
                </w:rPrChange>
              </w:rPr>
            </w:pPr>
            <w:ins w:id="1817" w:author="Corey-Gilbert, Darice" w:date="2016-10-06T16:56:00Z">
              <w:r>
                <w:rPr>
                  <w:rStyle w:val="ANGELBodytext"/>
                </w:rPr>
                <w:t>Description</w:t>
              </w:r>
            </w:ins>
          </w:p>
        </w:tc>
      </w:tr>
      <w:tr w:rsidR="00DC4AD5" w:rsidRPr="00DC4AD5" w14:paraId="65DD23A1" w14:textId="77777777" w:rsidTr="00291C90">
        <w:trPr>
          <w:cnfStyle w:val="000000100000" w:firstRow="0" w:lastRow="0" w:firstColumn="0" w:lastColumn="0" w:oddVBand="0" w:evenVBand="0" w:oddHBand="1" w:evenHBand="0" w:firstRowFirstColumn="0" w:firstRowLastColumn="0" w:lastRowFirstColumn="0" w:lastRowLastColumn="0"/>
          <w:trHeight w:val="486"/>
          <w:ins w:id="1818"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19" w:author="Darice Corey-Gilbert" w:date="2016-10-06T21:36:00Z">
              <w:tcPr>
                <w:tcW w:w="4675" w:type="dxa"/>
              </w:tcPr>
            </w:tcPrChange>
          </w:tcPr>
          <w:p w14:paraId="16AFDD02" w14:textId="03B713CB" w:rsidR="00DC4AD5" w:rsidRPr="00DC4AD5" w:rsidRDefault="00DC4AD5" w:rsidP="00DC4AD5">
            <w:pPr>
              <w:cnfStyle w:val="001000100000" w:firstRow="0" w:lastRow="0" w:firstColumn="1" w:lastColumn="0" w:oddVBand="0" w:evenVBand="0" w:oddHBand="1" w:evenHBand="0" w:firstRowFirstColumn="0" w:firstRowLastColumn="0" w:lastRowFirstColumn="0" w:lastRowLastColumn="0"/>
              <w:rPr>
                <w:ins w:id="1820" w:author="Corey-Gilbert, Darice" w:date="2016-10-06T16:54:00Z"/>
                <w:rStyle w:val="ANGELBodytext"/>
                <w:rPrChange w:id="1821" w:author="Corey-Gilbert, Darice" w:date="2016-10-06T16:56:00Z">
                  <w:rPr>
                    <w:ins w:id="1822" w:author="Corey-Gilbert, Darice" w:date="2016-10-06T16:54:00Z"/>
                    <w:rFonts w:ascii="Verdana" w:hAnsi="Verdana"/>
                  </w:rPr>
                </w:rPrChange>
              </w:rPr>
            </w:pPr>
            <w:ins w:id="1823" w:author="Corey-Gilbert, Darice" w:date="2016-10-06T16:54:00Z">
              <w:r w:rsidRPr="00DC4AD5">
                <w:rPr>
                  <w:rStyle w:val="ANGELBodytext"/>
                  <w:rPrChange w:id="1824" w:author="Corey-Gilbert, Darice" w:date="2016-10-06T16:56:00Z">
                    <w:rPr/>
                  </w:rPrChange>
                </w:rPr>
                <w:t xml:space="preserve">fade </w:t>
              </w:r>
            </w:ins>
          </w:p>
        </w:tc>
        <w:tc>
          <w:tcPr>
            <w:tcW w:w="6285" w:type="dxa"/>
            <w:tcPrChange w:id="1825" w:author="Darice Corey-Gilbert" w:date="2016-10-06T21:36:00Z">
              <w:tcPr>
                <w:tcW w:w="4675" w:type="dxa"/>
              </w:tcPr>
            </w:tcPrChange>
          </w:tcPr>
          <w:p w14:paraId="73BE4800" w14:textId="46D86B20" w:rsidR="00DC4AD5" w:rsidRPr="00DC4AD5" w:rsidRDefault="00DC4AD5" w:rsidP="00DC4AD5">
            <w:pPr>
              <w:cnfStyle w:val="000000100000" w:firstRow="0" w:lastRow="0" w:firstColumn="0" w:lastColumn="0" w:oddVBand="0" w:evenVBand="0" w:oddHBand="1" w:evenHBand="0" w:firstRowFirstColumn="0" w:firstRowLastColumn="0" w:lastRowFirstColumn="0" w:lastRowLastColumn="0"/>
              <w:rPr>
                <w:ins w:id="1826" w:author="Corey-Gilbert, Darice" w:date="2016-10-06T16:54:00Z"/>
                <w:rStyle w:val="ANGELBodytext"/>
                <w:rPrChange w:id="1827" w:author="Corey-Gilbert, Darice" w:date="2016-10-06T16:56:00Z">
                  <w:rPr>
                    <w:ins w:id="1828" w:author="Corey-Gilbert, Darice" w:date="2016-10-06T16:54:00Z"/>
                    <w:rFonts w:ascii="Verdana" w:hAnsi="Verdana"/>
                  </w:rPr>
                </w:rPrChange>
              </w:rPr>
            </w:pPr>
            <w:ins w:id="1829" w:author="Corey-Gilbert, Darice" w:date="2016-10-06T16:55:00Z">
              <w:r w:rsidRPr="00DC4AD5">
                <w:rPr>
                  <w:rStyle w:val="ANGELBodytext"/>
                  <w:rPrChange w:id="1830" w:author="Corey-Gilbert, Darice" w:date="2016-10-06T16:56:00Z">
                    <w:rPr>
                      <w:rFonts w:ascii="Verdana" w:hAnsi="Verdana"/>
                    </w:rPr>
                  </w:rPrChange>
                </w:rPr>
                <w:t>Default. Fades to the next page</w:t>
              </w:r>
            </w:ins>
          </w:p>
        </w:tc>
      </w:tr>
      <w:tr w:rsidR="00DC4AD5" w:rsidRPr="00DC4AD5" w14:paraId="41215C2E" w14:textId="77777777" w:rsidTr="00291C90">
        <w:trPr>
          <w:trHeight w:val="486"/>
          <w:ins w:id="1831"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32" w:author="Darice Corey-Gilbert" w:date="2016-10-06T21:36:00Z">
              <w:tcPr>
                <w:tcW w:w="4675" w:type="dxa"/>
              </w:tcPr>
            </w:tcPrChange>
          </w:tcPr>
          <w:p w14:paraId="6FACCC99" w14:textId="217F0D7E" w:rsidR="00DC4AD5" w:rsidRPr="00DC4AD5" w:rsidRDefault="00DC4AD5" w:rsidP="00DC4AD5">
            <w:pPr>
              <w:rPr>
                <w:ins w:id="1833" w:author="Corey-Gilbert, Darice" w:date="2016-10-06T16:54:00Z"/>
                <w:rStyle w:val="ANGELBodytext"/>
                <w:rPrChange w:id="1834" w:author="Corey-Gilbert, Darice" w:date="2016-10-06T16:56:00Z">
                  <w:rPr>
                    <w:ins w:id="1835" w:author="Corey-Gilbert, Darice" w:date="2016-10-06T16:54:00Z"/>
                    <w:rFonts w:ascii="Verdana" w:hAnsi="Verdana"/>
                  </w:rPr>
                </w:rPrChange>
              </w:rPr>
            </w:pPr>
            <w:ins w:id="1836" w:author="Corey-Gilbert, Darice" w:date="2016-10-06T16:54:00Z">
              <w:r w:rsidRPr="00DC4AD5">
                <w:rPr>
                  <w:rStyle w:val="ANGELBodytext"/>
                  <w:rPrChange w:id="1837" w:author="Corey-Gilbert, Darice" w:date="2016-10-06T16:56:00Z">
                    <w:rPr/>
                  </w:rPrChange>
                </w:rPr>
                <w:t xml:space="preserve">flip </w:t>
              </w:r>
            </w:ins>
          </w:p>
        </w:tc>
        <w:tc>
          <w:tcPr>
            <w:tcW w:w="6285" w:type="dxa"/>
            <w:tcPrChange w:id="1838" w:author="Darice Corey-Gilbert" w:date="2016-10-06T21:36:00Z">
              <w:tcPr>
                <w:tcW w:w="4675" w:type="dxa"/>
              </w:tcPr>
            </w:tcPrChange>
          </w:tcPr>
          <w:p w14:paraId="5332061D" w14:textId="5C96E4B4" w:rsidR="00DC4AD5" w:rsidRPr="00DC4AD5" w:rsidRDefault="00DC4AD5" w:rsidP="00DC4AD5">
            <w:pPr>
              <w:cnfStyle w:val="000000000000" w:firstRow="0" w:lastRow="0" w:firstColumn="0" w:lastColumn="0" w:oddVBand="0" w:evenVBand="0" w:oddHBand="0" w:evenHBand="0" w:firstRowFirstColumn="0" w:firstRowLastColumn="0" w:lastRowFirstColumn="0" w:lastRowLastColumn="0"/>
              <w:rPr>
                <w:ins w:id="1839" w:author="Corey-Gilbert, Darice" w:date="2016-10-06T16:54:00Z"/>
                <w:rStyle w:val="ANGELBodytext"/>
                <w:rPrChange w:id="1840" w:author="Corey-Gilbert, Darice" w:date="2016-10-06T16:56:00Z">
                  <w:rPr>
                    <w:ins w:id="1841" w:author="Corey-Gilbert, Darice" w:date="2016-10-06T16:54:00Z"/>
                    <w:rFonts w:ascii="Verdana" w:hAnsi="Verdana"/>
                  </w:rPr>
                </w:rPrChange>
              </w:rPr>
            </w:pPr>
            <w:ins w:id="1842" w:author="Corey-Gilbert, Darice" w:date="2016-10-06T16:55:00Z">
              <w:r w:rsidRPr="00DC4AD5">
                <w:rPr>
                  <w:rStyle w:val="ANGELBodytext"/>
                  <w:rPrChange w:id="1843" w:author="Corey-Gilbert, Darice" w:date="2016-10-06T16:56:00Z">
                    <w:rPr>
                      <w:rFonts w:ascii="Verdana" w:hAnsi="Verdana"/>
                    </w:rPr>
                  </w:rPrChange>
                </w:rPr>
                <w:t>Flips to the next page from back to front</w:t>
              </w:r>
            </w:ins>
          </w:p>
        </w:tc>
      </w:tr>
      <w:tr w:rsidR="00DC4AD5" w:rsidRPr="00DC4AD5" w14:paraId="658D921E" w14:textId="77777777" w:rsidTr="00291C90">
        <w:trPr>
          <w:cnfStyle w:val="000000100000" w:firstRow="0" w:lastRow="0" w:firstColumn="0" w:lastColumn="0" w:oddVBand="0" w:evenVBand="0" w:oddHBand="1" w:evenHBand="0" w:firstRowFirstColumn="0" w:firstRowLastColumn="0" w:lastRowFirstColumn="0" w:lastRowLastColumn="0"/>
          <w:trHeight w:val="486"/>
          <w:ins w:id="1844"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45" w:author="Darice Corey-Gilbert" w:date="2016-10-06T21:36:00Z">
              <w:tcPr>
                <w:tcW w:w="4675" w:type="dxa"/>
              </w:tcPr>
            </w:tcPrChange>
          </w:tcPr>
          <w:p w14:paraId="37DA1BCA" w14:textId="22355DD6" w:rsidR="00DC4AD5" w:rsidRPr="00DC4AD5" w:rsidRDefault="00DC4AD5" w:rsidP="00DC4AD5">
            <w:pPr>
              <w:cnfStyle w:val="001000100000" w:firstRow="0" w:lastRow="0" w:firstColumn="1" w:lastColumn="0" w:oddVBand="0" w:evenVBand="0" w:oddHBand="1" w:evenHBand="0" w:firstRowFirstColumn="0" w:firstRowLastColumn="0" w:lastRowFirstColumn="0" w:lastRowLastColumn="0"/>
              <w:rPr>
                <w:ins w:id="1846" w:author="Corey-Gilbert, Darice" w:date="2016-10-06T16:54:00Z"/>
                <w:rStyle w:val="ANGELBodytext"/>
                <w:rPrChange w:id="1847" w:author="Corey-Gilbert, Darice" w:date="2016-10-06T16:56:00Z">
                  <w:rPr>
                    <w:ins w:id="1848" w:author="Corey-Gilbert, Darice" w:date="2016-10-06T16:54:00Z"/>
                    <w:rFonts w:ascii="Verdana" w:hAnsi="Verdana"/>
                  </w:rPr>
                </w:rPrChange>
              </w:rPr>
            </w:pPr>
            <w:ins w:id="1849" w:author="Corey-Gilbert, Darice" w:date="2016-10-06T16:54:00Z">
              <w:r w:rsidRPr="00DC4AD5">
                <w:rPr>
                  <w:rStyle w:val="ANGELBodytext"/>
                  <w:rPrChange w:id="1850" w:author="Corey-Gilbert, Darice" w:date="2016-10-06T16:56:00Z">
                    <w:rPr/>
                  </w:rPrChange>
                </w:rPr>
                <w:t xml:space="preserve">flow </w:t>
              </w:r>
            </w:ins>
          </w:p>
        </w:tc>
        <w:tc>
          <w:tcPr>
            <w:tcW w:w="6285" w:type="dxa"/>
            <w:tcPrChange w:id="1851" w:author="Darice Corey-Gilbert" w:date="2016-10-06T21:36:00Z">
              <w:tcPr>
                <w:tcW w:w="4675" w:type="dxa"/>
              </w:tcPr>
            </w:tcPrChange>
          </w:tcPr>
          <w:p w14:paraId="4568EE5F" w14:textId="6B3B369F" w:rsidR="00DC4AD5" w:rsidRPr="00DC4AD5" w:rsidRDefault="00DC4AD5" w:rsidP="00DC4AD5">
            <w:pPr>
              <w:cnfStyle w:val="000000100000" w:firstRow="0" w:lastRow="0" w:firstColumn="0" w:lastColumn="0" w:oddVBand="0" w:evenVBand="0" w:oddHBand="1" w:evenHBand="0" w:firstRowFirstColumn="0" w:firstRowLastColumn="0" w:lastRowFirstColumn="0" w:lastRowLastColumn="0"/>
              <w:rPr>
                <w:ins w:id="1852" w:author="Corey-Gilbert, Darice" w:date="2016-10-06T16:54:00Z"/>
                <w:rStyle w:val="ANGELBodytext"/>
                <w:rPrChange w:id="1853" w:author="Corey-Gilbert, Darice" w:date="2016-10-06T16:56:00Z">
                  <w:rPr>
                    <w:ins w:id="1854" w:author="Corey-Gilbert, Darice" w:date="2016-10-06T16:54:00Z"/>
                    <w:rFonts w:ascii="Verdana" w:hAnsi="Verdana"/>
                  </w:rPr>
                </w:rPrChange>
              </w:rPr>
            </w:pPr>
            <w:ins w:id="1855" w:author="Corey-Gilbert, Darice" w:date="2016-10-06T16:55:00Z">
              <w:r w:rsidRPr="00DC4AD5">
                <w:rPr>
                  <w:rStyle w:val="ANGELBodytext"/>
                  <w:rPrChange w:id="1856" w:author="Corey-Gilbert, Darice" w:date="2016-10-06T16:56:00Z">
                    <w:rPr>
                      <w:rFonts w:ascii="Verdana" w:hAnsi="Verdana"/>
                    </w:rPr>
                  </w:rPrChange>
                </w:rPr>
                <w:t>Throws the current page away and comes in with the next page</w:t>
              </w:r>
            </w:ins>
          </w:p>
        </w:tc>
      </w:tr>
      <w:tr w:rsidR="00DC4AD5" w:rsidRPr="00DC4AD5" w14:paraId="4BB968F9" w14:textId="77777777" w:rsidTr="00291C90">
        <w:trPr>
          <w:trHeight w:val="486"/>
          <w:ins w:id="1857"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58" w:author="Darice Corey-Gilbert" w:date="2016-10-06T21:36:00Z">
              <w:tcPr>
                <w:tcW w:w="4675" w:type="dxa"/>
              </w:tcPr>
            </w:tcPrChange>
          </w:tcPr>
          <w:p w14:paraId="032B806A" w14:textId="745DA405" w:rsidR="00DC4AD5" w:rsidRPr="00DC4AD5" w:rsidRDefault="00DC4AD5" w:rsidP="00DC4AD5">
            <w:pPr>
              <w:rPr>
                <w:ins w:id="1859" w:author="Corey-Gilbert, Darice" w:date="2016-10-06T16:54:00Z"/>
                <w:rStyle w:val="ANGELBodytext"/>
                <w:rPrChange w:id="1860" w:author="Corey-Gilbert, Darice" w:date="2016-10-06T16:56:00Z">
                  <w:rPr>
                    <w:ins w:id="1861" w:author="Corey-Gilbert, Darice" w:date="2016-10-06T16:54:00Z"/>
                    <w:rFonts w:ascii="Verdana" w:hAnsi="Verdana"/>
                  </w:rPr>
                </w:rPrChange>
              </w:rPr>
            </w:pPr>
            <w:ins w:id="1862" w:author="Corey-Gilbert, Darice" w:date="2016-10-06T16:54:00Z">
              <w:r w:rsidRPr="00DC4AD5">
                <w:rPr>
                  <w:rStyle w:val="ANGELBodytext"/>
                  <w:rPrChange w:id="1863" w:author="Corey-Gilbert, Darice" w:date="2016-10-06T16:56:00Z">
                    <w:rPr/>
                  </w:rPrChange>
                </w:rPr>
                <w:t xml:space="preserve">pop </w:t>
              </w:r>
            </w:ins>
          </w:p>
        </w:tc>
        <w:tc>
          <w:tcPr>
            <w:tcW w:w="6285" w:type="dxa"/>
            <w:tcPrChange w:id="1864" w:author="Darice Corey-Gilbert" w:date="2016-10-06T21:36:00Z">
              <w:tcPr>
                <w:tcW w:w="4675" w:type="dxa"/>
              </w:tcPr>
            </w:tcPrChange>
          </w:tcPr>
          <w:p w14:paraId="36EA0B1F" w14:textId="6E370D33" w:rsidR="00DC4AD5" w:rsidRPr="00DC4AD5" w:rsidRDefault="00DC4AD5" w:rsidP="00DC4AD5">
            <w:pPr>
              <w:cnfStyle w:val="000000000000" w:firstRow="0" w:lastRow="0" w:firstColumn="0" w:lastColumn="0" w:oddVBand="0" w:evenVBand="0" w:oddHBand="0" w:evenHBand="0" w:firstRowFirstColumn="0" w:firstRowLastColumn="0" w:lastRowFirstColumn="0" w:lastRowLastColumn="0"/>
              <w:rPr>
                <w:ins w:id="1865" w:author="Corey-Gilbert, Darice" w:date="2016-10-06T16:54:00Z"/>
                <w:rStyle w:val="ANGELBodytext"/>
                <w:rPrChange w:id="1866" w:author="Corey-Gilbert, Darice" w:date="2016-10-06T16:56:00Z">
                  <w:rPr>
                    <w:ins w:id="1867" w:author="Corey-Gilbert, Darice" w:date="2016-10-06T16:54:00Z"/>
                    <w:rFonts w:ascii="Verdana" w:hAnsi="Verdana"/>
                  </w:rPr>
                </w:rPrChange>
              </w:rPr>
            </w:pPr>
            <w:ins w:id="1868" w:author="Corey-Gilbert, Darice" w:date="2016-10-06T16:55:00Z">
              <w:r w:rsidRPr="00DC4AD5">
                <w:rPr>
                  <w:rStyle w:val="ANGELBodytext"/>
                  <w:rPrChange w:id="1869" w:author="Corey-Gilbert, Darice" w:date="2016-10-06T16:56:00Z">
                    <w:rPr>
                      <w:rFonts w:ascii="Verdana" w:hAnsi="Verdana"/>
                    </w:rPr>
                  </w:rPrChange>
                </w:rPr>
                <w:t>Goes to the next page like a popup window</w:t>
              </w:r>
            </w:ins>
          </w:p>
        </w:tc>
      </w:tr>
      <w:tr w:rsidR="00DC4AD5" w:rsidRPr="00DC4AD5" w14:paraId="7F1FA55C" w14:textId="77777777" w:rsidTr="00291C90">
        <w:trPr>
          <w:cnfStyle w:val="000000100000" w:firstRow="0" w:lastRow="0" w:firstColumn="0" w:lastColumn="0" w:oddVBand="0" w:evenVBand="0" w:oddHBand="1" w:evenHBand="0" w:firstRowFirstColumn="0" w:firstRowLastColumn="0" w:lastRowFirstColumn="0" w:lastRowLastColumn="0"/>
          <w:trHeight w:val="486"/>
          <w:ins w:id="1870"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71" w:author="Darice Corey-Gilbert" w:date="2016-10-06T21:36:00Z">
              <w:tcPr>
                <w:tcW w:w="4675" w:type="dxa"/>
              </w:tcPr>
            </w:tcPrChange>
          </w:tcPr>
          <w:p w14:paraId="22FCF898" w14:textId="476A4662" w:rsidR="00DC4AD5" w:rsidRPr="00DC4AD5" w:rsidRDefault="00DC4AD5" w:rsidP="00DC4AD5">
            <w:pPr>
              <w:cnfStyle w:val="001000100000" w:firstRow="0" w:lastRow="0" w:firstColumn="1" w:lastColumn="0" w:oddVBand="0" w:evenVBand="0" w:oddHBand="1" w:evenHBand="0" w:firstRowFirstColumn="0" w:firstRowLastColumn="0" w:lastRowFirstColumn="0" w:lastRowLastColumn="0"/>
              <w:rPr>
                <w:ins w:id="1872" w:author="Corey-Gilbert, Darice" w:date="2016-10-06T16:54:00Z"/>
                <w:rStyle w:val="ANGELBodytext"/>
                <w:rPrChange w:id="1873" w:author="Corey-Gilbert, Darice" w:date="2016-10-06T16:56:00Z">
                  <w:rPr>
                    <w:ins w:id="1874" w:author="Corey-Gilbert, Darice" w:date="2016-10-06T16:54:00Z"/>
                    <w:rFonts w:ascii="Verdana" w:hAnsi="Verdana"/>
                  </w:rPr>
                </w:rPrChange>
              </w:rPr>
            </w:pPr>
            <w:ins w:id="1875" w:author="Corey-Gilbert, Darice" w:date="2016-10-06T16:54:00Z">
              <w:r w:rsidRPr="00DC4AD5">
                <w:rPr>
                  <w:rStyle w:val="ANGELBodytext"/>
                  <w:rPrChange w:id="1876" w:author="Corey-Gilbert, Darice" w:date="2016-10-06T16:56:00Z">
                    <w:rPr/>
                  </w:rPrChange>
                </w:rPr>
                <w:t xml:space="preserve">slide </w:t>
              </w:r>
            </w:ins>
          </w:p>
        </w:tc>
        <w:tc>
          <w:tcPr>
            <w:tcW w:w="6285" w:type="dxa"/>
            <w:tcPrChange w:id="1877" w:author="Darice Corey-Gilbert" w:date="2016-10-06T21:36:00Z">
              <w:tcPr>
                <w:tcW w:w="4675" w:type="dxa"/>
              </w:tcPr>
            </w:tcPrChange>
          </w:tcPr>
          <w:p w14:paraId="5DD9946B" w14:textId="3A01BB30" w:rsidR="00DC4AD5" w:rsidRPr="00DC4AD5" w:rsidRDefault="00DC4AD5" w:rsidP="00DC4AD5">
            <w:pPr>
              <w:cnfStyle w:val="000000100000" w:firstRow="0" w:lastRow="0" w:firstColumn="0" w:lastColumn="0" w:oddVBand="0" w:evenVBand="0" w:oddHBand="1" w:evenHBand="0" w:firstRowFirstColumn="0" w:firstRowLastColumn="0" w:lastRowFirstColumn="0" w:lastRowLastColumn="0"/>
              <w:rPr>
                <w:ins w:id="1878" w:author="Corey-Gilbert, Darice" w:date="2016-10-06T16:54:00Z"/>
                <w:rStyle w:val="ANGELBodytext"/>
                <w:rPrChange w:id="1879" w:author="Corey-Gilbert, Darice" w:date="2016-10-06T16:56:00Z">
                  <w:rPr>
                    <w:ins w:id="1880" w:author="Corey-Gilbert, Darice" w:date="2016-10-06T16:54:00Z"/>
                    <w:rFonts w:ascii="Verdana" w:hAnsi="Verdana"/>
                  </w:rPr>
                </w:rPrChange>
              </w:rPr>
            </w:pPr>
            <w:ins w:id="1881" w:author="Corey-Gilbert, Darice" w:date="2016-10-06T16:55:00Z">
              <w:r w:rsidRPr="00DC4AD5">
                <w:rPr>
                  <w:rStyle w:val="ANGELBodytext"/>
                  <w:rPrChange w:id="1882" w:author="Corey-Gilbert, Darice" w:date="2016-10-06T16:56:00Z">
                    <w:rPr>
                      <w:rFonts w:ascii="Verdana" w:hAnsi="Verdana"/>
                    </w:rPr>
                  </w:rPrChange>
                </w:rPr>
                <w:t>Slides to the next page from right to left</w:t>
              </w:r>
            </w:ins>
          </w:p>
        </w:tc>
      </w:tr>
      <w:tr w:rsidR="00DC4AD5" w:rsidRPr="00DC4AD5" w14:paraId="40AE0995" w14:textId="77777777" w:rsidTr="00291C90">
        <w:trPr>
          <w:trHeight w:val="486"/>
          <w:ins w:id="1883"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84" w:author="Darice Corey-Gilbert" w:date="2016-10-06T21:36:00Z">
              <w:tcPr>
                <w:tcW w:w="4675" w:type="dxa"/>
              </w:tcPr>
            </w:tcPrChange>
          </w:tcPr>
          <w:p w14:paraId="7C17A81D" w14:textId="531AED1A" w:rsidR="00DC4AD5" w:rsidRPr="00DC4AD5" w:rsidRDefault="00DC4AD5" w:rsidP="00DC4AD5">
            <w:pPr>
              <w:rPr>
                <w:ins w:id="1885" w:author="Corey-Gilbert, Darice" w:date="2016-10-06T16:54:00Z"/>
                <w:rStyle w:val="ANGELBodytext"/>
                <w:rPrChange w:id="1886" w:author="Corey-Gilbert, Darice" w:date="2016-10-06T16:56:00Z">
                  <w:rPr>
                    <w:ins w:id="1887" w:author="Corey-Gilbert, Darice" w:date="2016-10-06T16:54:00Z"/>
                    <w:rFonts w:ascii="Verdana" w:hAnsi="Verdana"/>
                  </w:rPr>
                </w:rPrChange>
              </w:rPr>
            </w:pPr>
            <w:ins w:id="1888" w:author="Corey-Gilbert, Darice" w:date="2016-10-06T16:54:00Z">
              <w:r w:rsidRPr="00DC4AD5">
                <w:rPr>
                  <w:rStyle w:val="ANGELBodytext"/>
                  <w:rPrChange w:id="1889" w:author="Corey-Gilbert, Darice" w:date="2016-10-06T16:56:00Z">
                    <w:rPr/>
                  </w:rPrChange>
                </w:rPr>
                <w:t xml:space="preserve">slidefade </w:t>
              </w:r>
            </w:ins>
          </w:p>
        </w:tc>
        <w:tc>
          <w:tcPr>
            <w:tcW w:w="6285" w:type="dxa"/>
            <w:tcPrChange w:id="1890" w:author="Darice Corey-Gilbert" w:date="2016-10-06T21:36:00Z">
              <w:tcPr>
                <w:tcW w:w="4675" w:type="dxa"/>
              </w:tcPr>
            </w:tcPrChange>
          </w:tcPr>
          <w:p w14:paraId="32995DBE" w14:textId="39D472B4" w:rsidR="00DC4AD5" w:rsidRPr="00DC4AD5" w:rsidRDefault="00DC4AD5" w:rsidP="00DC4AD5">
            <w:pPr>
              <w:cnfStyle w:val="000000000000" w:firstRow="0" w:lastRow="0" w:firstColumn="0" w:lastColumn="0" w:oddVBand="0" w:evenVBand="0" w:oddHBand="0" w:evenHBand="0" w:firstRowFirstColumn="0" w:firstRowLastColumn="0" w:lastRowFirstColumn="0" w:lastRowLastColumn="0"/>
              <w:rPr>
                <w:ins w:id="1891" w:author="Corey-Gilbert, Darice" w:date="2016-10-06T16:54:00Z"/>
                <w:rStyle w:val="ANGELBodytext"/>
                <w:rPrChange w:id="1892" w:author="Corey-Gilbert, Darice" w:date="2016-10-06T16:56:00Z">
                  <w:rPr>
                    <w:ins w:id="1893" w:author="Corey-Gilbert, Darice" w:date="2016-10-06T16:54:00Z"/>
                    <w:rFonts w:ascii="Verdana" w:hAnsi="Verdana"/>
                  </w:rPr>
                </w:rPrChange>
              </w:rPr>
            </w:pPr>
            <w:ins w:id="1894" w:author="Corey-Gilbert, Darice" w:date="2016-10-06T16:55:00Z">
              <w:r w:rsidRPr="00DC4AD5">
                <w:rPr>
                  <w:rStyle w:val="ANGELBodytext"/>
                  <w:rPrChange w:id="1895" w:author="Corey-Gilbert, Darice" w:date="2016-10-06T16:56:00Z">
                    <w:rPr>
                      <w:rFonts w:ascii="Verdana" w:hAnsi="Verdana"/>
                    </w:rPr>
                  </w:rPrChange>
                </w:rPr>
                <w:t>Slides from right to left and fades in the next page</w:t>
              </w:r>
            </w:ins>
          </w:p>
        </w:tc>
      </w:tr>
      <w:tr w:rsidR="00DC4AD5" w:rsidRPr="00DC4AD5" w14:paraId="4DC2FD84" w14:textId="77777777" w:rsidTr="00291C90">
        <w:trPr>
          <w:cnfStyle w:val="000000100000" w:firstRow="0" w:lastRow="0" w:firstColumn="0" w:lastColumn="0" w:oddVBand="0" w:evenVBand="0" w:oddHBand="1" w:evenHBand="0" w:firstRowFirstColumn="0" w:firstRowLastColumn="0" w:lastRowFirstColumn="0" w:lastRowLastColumn="0"/>
          <w:trHeight w:val="486"/>
          <w:ins w:id="1896"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897" w:author="Darice Corey-Gilbert" w:date="2016-10-06T21:36:00Z">
              <w:tcPr>
                <w:tcW w:w="4675" w:type="dxa"/>
              </w:tcPr>
            </w:tcPrChange>
          </w:tcPr>
          <w:p w14:paraId="6FB25E83" w14:textId="4B06CD92" w:rsidR="00DC4AD5" w:rsidRPr="00DC4AD5" w:rsidRDefault="00DC4AD5" w:rsidP="00DC4AD5">
            <w:pPr>
              <w:cnfStyle w:val="001000100000" w:firstRow="0" w:lastRow="0" w:firstColumn="1" w:lastColumn="0" w:oddVBand="0" w:evenVBand="0" w:oddHBand="1" w:evenHBand="0" w:firstRowFirstColumn="0" w:firstRowLastColumn="0" w:lastRowFirstColumn="0" w:lastRowLastColumn="0"/>
              <w:rPr>
                <w:ins w:id="1898" w:author="Corey-Gilbert, Darice" w:date="2016-10-06T16:54:00Z"/>
                <w:rStyle w:val="ANGELBodytext"/>
                <w:rPrChange w:id="1899" w:author="Corey-Gilbert, Darice" w:date="2016-10-06T16:56:00Z">
                  <w:rPr>
                    <w:ins w:id="1900" w:author="Corey-Gilbert, Darice" w:date="2016-10-06T16:54:00Z"/>
                    <w:rFonts w:ascii="Verdana" w:hAnsi="Verdana"/>
                  </w:rPr>
                </w:rPrChange>
              </w:rPr>
            </w:pPr>
            <w:ins w:id="1901" w:author="Corey-Gilbert, Darice" w:date="2016-10-06T16:54:00Z">
              <w:r w:rsidRPr="00DC4AD5">
                <w:rPr>
                  <w:rStyle w:val="ANGELBodytext"/>
                  <w:rPrChange w:id="1902" w:author="Corey-Gilbert, Darice" w:date="2016-10-06T16:56:00Z">
                    <w:rPr/>
                  </w:rPrChange>
                </w:rPr>
                <w:t xml:space="preserve">slideup </w:t>
              </w:r>
            </w:ins>
          </w:p>
        </w:tc>
        <w:tc>
          <w:tcPr>
            <w:tcW w:w="6285" w:type="dxa"/>
            <w:tcPrChange w:id="1903" w:author="Darice Corey-Gilbert" w:date="2016-10-06T21:36:00Z">
              <w:tcPr>
                <w:tcW w:w="4675" w:type="dxa"/>
              </w:tcPr>
            </w:tcPrChange>
          </w:tcPr>
          <w:p w14:paraId="28E0A913" w14:textId="574E479F" w:rsidR="00DC4AD5" w:rsidRPr="00DC4AD5" w:rsidRDefault="00DC4AD5" w:rsidP="00DC4AD5">
            <w:pPr>
              <w:cnfStyle w:val="000000100000" w:firstRow="0" w:lastRow="0" w:firstColumn="0" w:lastColumn="0" w:oddVBand="0" w:evenVBand="0" w:oddHBand="1" w:evenHBand="0" w:firstRowFirstColumn="0" w:firstRowLastColumn="0" w:lastRowFirstColumn="0" w:lastRowLastColumn="0"/>
              <w:rPr>
                <w:ins w:id="1904" w:author="Corey-Gilbert, Darice" w:date="2016-10-06T16:54:00Z"/>
                <w:rStyle w:val="ANGELBodytext"/>
                <w:rPrChange w:id="1905" w:author="Corey-Gilbert, Darice" w:date="2016-10-06T16:56:00Z">
                  <w:rPr>
                    <w:ins w:id="1906" w:author="Corey-Gilbert, Darice" w:date="2016-10-06T16:54:00Z"/>
                    <w:rFonts w:ascii="Verdana" w:hAnsi="Verdana"/>
                  </w:rPr>
                </w:rPrChange>
              </w:rPr>
            </w:pPr>
            <w:ins w:id="1907" w:author="Corey-Gilbert, Darice" w:date="2016-10-06T16:55:00Z">
              <w:r w:rsidRPr="00DC4AD5">
                <w:rPr>
                  <w:rStyle w:val="ANGELBodytext"/>
                  <w:rPrChange w:id="1908" w:author="Corey-Gilbert, Darice" w:date="2016-10-06T16:56:00Z">
                    <w:rPr>
                      <w:rFonts w:ascii="Verdana" w:hAnsi="Verdana"/>
                    </w:rPr>
                  </w:rPrChange>
                </w:rPr>
                <w:t>Slides to the next page from bottom to top</w:t>
              </w:r>
            </w:ins>
          </w:p>
        </w:tc>
      </w:tr>
      <w:tr w:rsidR="00DC4AD5" w:rsidRPr="00DC4AD5" w14:paraId="3CCD7B58" w14:textId="77777777" w:rsidTr="00291C90">
        <w:trPr>
          <w:trHeight w:val="486"/>
          <w:ins w:id="1909"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910" w:author="Darice Corey-Gilbert" w:date="2016-10-06T21:36:00Z">
              <w:tcPr>
                <w:tcW w:w="4675" w:type="dxa"/>
              </w:tcPr>
            </w:tcPrChange>
          </w:tcPr>
          <w:p w14:paraId="4C8492F5" w14:textId="5F092CAF" w:rsidR="00DC4AD5" w:rsidRPr="00DC4AD5" w:rsidRDefault="00DC4AD5" w:rsidP="00DC4AD5">
            <w:pPr>
              <w:rPr>
                <w:ins w:id="1911" w:author="Corey-Gilbert, Darice" w:date="2016-10-06T16:54:00Z"/>
                <w:rStyle w:val="ANGELBodytext"/>
                <w:rPrChange w:id="1912" w:author="Corey-Gilbert, Darice" w:date="2016-10-06T16:56:00Z">
                  <w:rPr>
                    <w:ins w:id="1913" w:author="Corey-Gilbert, Darice" w:date="2016-10-06T16:54:00Z"/>
                    <w:rFonts w:ascii="Verdana" w:hAnsi="Verdana"/>
                  </w:rPr>
                </w:rPrChange>
              </w:rPr>
            </w:pPr>
            <w:ins w:id="1914" w:author="Corey-Gilbert, Darice" w:date="2016-10-06T16:54:00Z">
              <w:r w:rsidRPr="00DC4AD5">
                <w:rPr>
                  <w:rStyle w:val="ANGELBodytext"/>
                  <w:rPrChange w:id="1915" w:author="Corey-Gilbert, Darice" w:date="2016-10-06T16:56:00Z">
                    <w:rPr/>
                  </w:rPrChange>
                </w:rPr>
                <w:t xml:space="preserve">slidedown </w:t>
              </w:r>
            </w:ins>
          </w:p>
        </w:tc>
        <w:tc>
          <w:tcPr>
            <w:tcW w:w="6285" w:type="dxa"/>
            <w:tcPrChange w:id="1916" w:author="Darice Corey-Gilbert" w:date="2016-10-06T21:36:00Z">
              <w:tcPr>
                <w:tcW w:w="4675" w:type="dxa"/>
              </w:tcPr>
            </w:tcPrChange>
          </w:tcPr>
          <w:p w14:paraId="1506B153" w14:textId="36324D01" w:rsidR="00DC4AD5" w:rsidRPr="00DC4AD5" w:rsidRDefault="00DC4AD5" w:rsidP="00DC4AD5">
            <w:pPr>
              <w:cnfStyle w:val="000000000000" w:firstRow="0" w:lastRow="0" w:firstColumn="0" w:lastColumn="0" w:oddVBand="0" w:evenVBand="0" w:oddHBand="0" w:evenHBand="0" w:firstRowFirstColumn="0" w:firstRowLastColumn="0" w:lastRowFirstColumn="0" w:lastRowLastColumn="0"/>
              <w:rPr>
                <w:ins w:id="1917" w:author="Corey-Gilbert, Darice" w:date="2016-10-06T16:54:00Z"/>
                <w:rStyle w:val="ANGELBodytext"/>
                <w:rPrChange w:id="1918" w:author="Corey-Gilbert, Darice" w:date="2016-10-06T16:56:00Z">
                  <w:rPr>
                    <w:ins w:id="1919" w:author="Corey-Gilbert, Darice" w:date="2016-10-06T16:54:00Z"/>
                    <w:rFonts w:ascii="Verdana" w:hAnsi="Verdana"/>
                  </w:rPr>
                </w:rPrChange>
              </w:rPr>
            </w:pPr>
            <w:ins w:id="1920" w:author="Corey-Gilbert, Darice" w:date="2016-10-06T16:56:00Z">
              <w:r w:rsidRPr="00DC4AD5">
                <w:rPr>
                  <w:rStyle w:val="ANGELBodytext"/>
                  <w:rPrChange w:id="1921" w:author="Corey-Gilbert, Darice" w:date="2016-10-06T16:56:00Z">
                    <w:rPr>
                      <w:rFonts w:ascii="Verdana" w:hAnsi="Verdana"/>
                    </w:rPr>
                  </w:rPrChange>
                </w:rPr>
                <w:t>Slides to the next page from top to bottom</w:t>
              </w:r>
            </w:ins>
          </w:p>
        </w:tc>
      </w:tr>
      <w:tr w:rsidR="00DC4AD5" w:rsidRPr="00DC4AD5" w14:paraId="3E8203BE" w14:textId="77777777" w:rsidTr="00291C90">
        <w:trPr>
          <w:cnfStyle w:val="000000100000" w:firstRow="0" w:lastRow="0" w:firstColumn="0" w:lastColumn="0" w:oddVBand="0" w:evenVBand="0" w:oddHBand="1" w:evenHBand="0" w:firstRowFirstColumn="0" w:firstRowLastColumn="0" w:lastRowFirstColumn="0" w:lastRowLastColumn="0"/>
          <w:trHeight w:val="486"/>
          <w:ins w:id="1922"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923" w:author="Darice Corey-Gilbert" w:date="2016-10-06T21:36:00Z">
              <w:tcPr>
                <w:tcW w:w="4675" w:type="dxa"/>
              </w:tcPr>
            </w:tcPrChange>
          </w:tcPr>
          <w:p w14:paraId="3201AFAB" w14:textId="7E041CD2" w:rsidR="00DC4AD5" w:rsidRPr="00DC4AD5" w:rsidRDefault="00DC4AD5" w:rsidP="00DC4AD5">
            <w:pPr>
              <w:cnfStyle w:val="001000100000" w:firstRow="0" w:lastRow="0" w:firstColumn="1" w:lastColumn="0" w:oddVBand="0" w:evenVBand="0" w:oddHBand="1" w:evenHBand="0" w:firstRowFirstColumn="0" w:firstRowLastColumn="0" w:lastRowFirstColumn="0" w:lastRowLastColumn="0"/>
              <w:rPr>
                <w:ins w:id="1924" w:author="Corey-Gilbert, Darice" w:date="2016-10-06T16:54:00Z"/>
                <w:rStyle w:val="ANGELBodytext"/>
                <w:rPrChange w:id="1925" w:author="Corey-Gilbert, Darice" w:date="2016-10-06T16:56:00Z">
                  <w:rPr>
                    <w:ins w:id="1926" w:author="Corey-Gilbert, Darice" w:date="2016-10-06T16:54:00Z"/>
                    <w:rFonts w:ascii="Verdana" w:hAnsi="Verdana"/>
                  </w:rPr>
                </w:rPrChange>
              </w:rPr>
            </w:pPr>
            <w:ins w:id="1927" w:author="Corey-Gilbert, Darice" w:date="2016-10-06T16:54:00Z">
              <w:r w:rsidRPr="00DC4AD5">
                <w:rPr>
                  <w:rStyle w:val="ANGELBodytext"/>
                  <w:rPrChange w:id="1928" w:author="Corey-Gilbert, Darice" w:date="2016-10-06T16:56:00Z">
                    <w:rPr/>
                  </w:rPrChange>
                </w:rPr>
                <w:t xml:space="preserve">turn </w:t>
              </w:r>
            </w:ins>
          </w:p>
        </w:tc>
        <w:tc>
          <w:tcPr>
            <w:tcW w:w="6285" w:type="dxa"/>
            <w:tcPrChange w:id="1929" w:author="Darice Corey-Gilbert" w:date="2016-10-06T21:36:00Z">
              <w:tcPr>
                <w:tcW w:w="4675" w:type="dxa"/>
              </w:tcPr>
            </w:tcPrChange>
          </w:tcPr>
          <w:p w14:paraId="05BCFEA7" w14:textId="585976A0" w:rsidR="00DC4AD5" w:rsidRPr="00DC4AD5" w:rsidRDefault="00DC4AD5" w:rsidP="00DC4AD5">
            <w:pPr>
              <w:cnfStyle w:val="000000100000" w:firstRow="0" w:lastRow="0" w:firstColumn="0" w:lastColumn="0" w:oddVBand="0" w:evenVBand="0" w:oddHBand="1" w:evenHBand="0" w:firstRowFirstColumn="0" w:firstRowLastColumn="0" w:lastRowFirstColumn="0" w:lastRowLastColumn="0"/>
              <w:rPr>
                <w:ins w:id="1930" w:author="Corey-Gilbert, Darice" w:date="2016-10-06T16:54:00Z"/>
                <w:rStyle w:val="ANGELBodytext"/>
                <w:rPrChange w:id="1931" w:author="Corey-Gilbert, Darice" w:date="2016-10-06T16:56:00Z">
                  <w:rPr>
                    <w:ins w:id="1932" w:author="Corey-Gilbert, Darice" w:date="2016-10-06T16:54:00Z"/>
                    <w:rFonts w:ascii="Verdana" w:hAnsi="Verdana"/>
                  </w:rPr>
                </w:rPrChange>
              </w:rPr>
            </w:pPr>
            <w:ins w:id="1933" w:author="Corey-Gilbert, Darice" w:date="2016-10-06T16:56:00Z">
              <w:r w:rsidRPr="00DC4AD5">
                <w:rPr>
                  <w:rStyle w:val="ANGELBodytext"/>
                  <w:rPrChange w:id="1934" w:author="Corey-Gilbert, Darice" w:date="2016-10-06T16:56:00Z">
                    <w:rPr>
                      <w:rFonts w:ascii="Verdana" w:hAnsi="Verdana"/>
                    </w:rPr>
                  </w:rPrChange>
                </w:rPr>
                <w:t>Turns to the next page</w:t>
              </w:r>
            </w:ins>
          </w:p>
        </w:tc>
      </w:tr>
      <w:tr w:rsidR="00DC4AD5" w:rsidRPr="00DC4AD5" w14:paraId="17A22E0F" w14:textId="77777777" w:rsidTr="00291C90">
        <w:trPr>
          <w:trHeight w:val="486"/>
          <w:ins w:id="1935" w:author="Corey-Gilbert, Darice" w:date="2016-10-06T16:54:00Z"/>
        </w:trPr>
        <w:tc>
          <w:tcPr>
            <w:cnfStyle w:val="001000000000" w:firstRow="0" w:lastRow="0" w:firstColumn="1" w:lastColumn="0" w:oddVBand="0" w:evenVBand="0" w:oddHBand="0" w:evenHBand="0" w:firstRowFirstColumn="0" w:firstRowLastColumn="0" w:lastRowFirstColumn="0" w:lastRowLastColumn="0"/>
            <w:tcW w:w="1360" w:type="dxa"/>
            <w:tcPrChange w:id="1936" w:author="Darice Corey-Gilbert" w:date="2016-10-06T21:36:00Z">
              <w:tcPr>
                <w:tcW w:w="4675" w:type="dxa"/>
              </w:tcPr>
            </w:tcPrChange>
          </w:tcPr>
          <w:p w14:paraId="1CD656E8" w14:textId="7ED2B007" w:rsidR="00DC4AD5" w:rsidRPr="00DC4AD5" w:rsidRDefault="00DC4AD5" w:rsidP="00DC4AD5">
            <w:pPr>
              <w:rPr>
                <w:ins w:id="1937" w:author="Corey-Gilbert, Darice" w:date="2016-10-06T16:54:00Z"/>
                <w:rStyle w:val="ANGELBodytext"/>
                <w:rPrChange w:id="1938" w:author="Corey-Gilbert, Darice" w:date="2016-10-06T16:56:00Z">
                  <w:rPr>
                    <w:ins w:id="1939" w:author="Corey-Gilbert, Darice" w:date="2016-10-06T16:54:00Z"/>
                    <w:rFonts w:ascii="Verdana" w:hAnsi="Verdana"/>
                  </w:rPr>
                </w:rPrChange>
              </w:rPr>
            </w:pPr>
            <w:ins w:id="1940" w:author="Corey-Gilbert, Darice" w:date="2016-10-06T16:54:00Z">
              <w:r w:rsidRPr="00DC4AD5">
                <w:rPr>
                  <w:rStyle w:val="ANGELBodytext"/>
                  <w:rPrChange w:id="1941" w:author="Corey-Gilbert, Darice" w:date="2016-10-06T16:56:00Z">
                    <w:rPr/>
                  </w:rPrChange>
                </w:rPr>
                <w:t xml:space="preserve">none </w:t>
              </w:r>
            </w:ins>
          </w:p>
        </w:tc>
        <w:tc>
          <w:tcPr>
            <w:tcW w:w="6285" w:type="dxa"/>
            <w:tcPrChange w:id="1942" w:author="Darice Corey-Gilbert" w:date="2016-10-06T21:36:00Z">
              <w:tcPr>
                <w:tcW w:w="4675" w:type="dxa"/>
              </w:tcPr>
            </w:tcPrChange>
          </w:tcPr>
          <w:p w14:paraId="65D0D5AD" w14:textId="581BB8B0" w:rsidR="00DC4AD5" w:rsidRPr="00DC4AD5" w:rsidRDefault="00DC4AD5" w:rsidP="00DC4AD5">
            <w:pPr>
              <w:cnfStyle w:val="000000000000" w:firstRow="0" w:lastRow="0" w:firstColumn="0" w:lastColumn="0" w:oddVBand="0" w:evenVBand="0" w:oddHBand="0" w:evenHBand="0" w:firstRowFirstColumn="0" w:firstRowLastColumn="0" w:lastRowFirstColumn="0" w:lastRowLastColumn="0"/>
              <w:rPr>
                <w:ins w:id="1943" w:author="Corey-Gilbert, Darice" w:date="2016-10-06T16:54:00Z"/>
                <w:rStyle w:val="ANGELBodytext"/>
                <w:rPrChange w:id="1944" w:author="Corey-Gilbert, Darice" w:date="2016-10-06T16:56:00Z">
                  <w:rPr>
                    <w:ins w:id="1945" w:author="Corey-Gilbert, Darice" w:date="2016-10-06T16:54:00Z"/>
                    <w:rFonts w:ascii="Verdana" w:hAnsi="Verdana"/>
                  </w:rPr>
                </w:rPrChange>
              </w:rPr>
            </w:pPr>
            <w:ins w:id="1946" w:author="Corey-Gilbert, Darice" w:date="2016-10-06T16:56:00Z">
              <w:r w:rsidRPr="00DC4AD5">
                <w:rPr>
                  <w:rStyle w:val="ANGELBodytext"/>
                  <w:rPrChange w:id="1947" w:author="Corey-Gilbert, Darice" w:date="2016-10-06T16:56:00Z">
                    <w:rPr>
                      <w:rFonts w:ascii="Verdana" w:hAnsi="Verdana"/>
                    </w:rPr>
                  </w:rPrChange>
                </w:rPr>
                <w:t>No transition effect</w:t>
              </w:r>
            </w:ins>
          </w:p>
        </w:tc>
      </w:tr>
    </w:tbl>
    <w:p w14:paraId="17966F59" w14:textId="77777777" w:rsidR="00356685" w:rsidRDefault="00356685" w:rsidP="004E4D10">
      <w:pPr>
        <w:rPr>
          <w:rFonts w:ascii="Verdana" w:hAnsi="Verdana"/>
        </w:rPr>
      </w:pPr>
    </w:p>
    <w:p w14:paraId="013A74CA" w14:textId="5A12FDFA" w:rsidR="00356685" w:rsidRPr="00896828" w:rsidRDefault="00896828" w:rsidP="004E4D10">
      <w:pPr>
        <w:rPr>
          <w:ins w:id="1948" w:author="Corey-Gilbert, Darice" w:date="2016-10-06T16:26:00Z"/>
          <w:rFonts w:ascii="Verdana" w:hAnsi="Verdana"/>
          <w:sz w:val="20"/>
          <w:rPrChange w:id="1949" w:author="Corey-Gilbert, Darice" w:date="2016-10-06T16:26:00Z">
            <w:rPr>
              <w:ins w:id="1950" w:author="Corey-Gilbert, Darice" w:date="2016-10-06T16:26:00Z"/>
              <w:rFonts w:ascii="Verdana" w:hAnsi="Verdana"/>
            </w:rPr>
          </w:rPrChange>
        </w:rPr>
      </w:pPr>
      <w:ins w:id="1951" w:author="Corey-Gilbert, Darice" w:date="2016-10-06T16:26:00Z">
        <w:r w:rsidRPr="00896828">
          <w:rPr>
            <w:rStyle w:val="ANGELHeader"/>
            <w:rPrChange w:id="1952" w:author="Corey-Gilbert, Darice" w:date="2016-10-06T16:26:00Z">
              <w:rPr>
                <w:rFonts w:ascii="Verdana" w:hAnsi="Verdana"/>
              </w:rPr>
            </w:rPrChange>
          </w:rPr>
          <w:t>Resources</w:t>
        </w:r>
        <w:r w:rsidRPr="00896828">
          <w:rPr>
            <w:rFonts w:ascii="Verdana" w:hAnsi="Verdana"/>
            <w:sz w:val="20"/>
            <w:rPrChange w:id="1953" w:author="Corey-Gilbert, Darice" w:date="2016-10-06T16:26:00Z">
              <w:rPr>
                <w:rFonts w:ascii="Verdana" w:hAnsi="Verdana"/>
              </w:rPr>
            </w:rPrChange>
          </w:rPr>
          <w:t>:</w:t>
        </w:r>
      </w:ins>
    </w:p>
    <w:p w14:paraId="1A1C723D" w14:textId="77777777" w:rsidR="00291C90" w:rsidRDefault="00896828" w:rsidP="00896828">
      <w:pPr>
        <w:rPr>
          <w:ins w:id="1954" w:author="Darice Corey-Gilbert" w:date="2016-10-06T21:35:00Z"/>
          <w:rFonts w:ascii="Verdana" w:hAnsi="Verdana"/>
          <w:sz w:val="20"/>
        </w:rPr>
      </w:pPr>
      <w:ins w:id="1955" w:author="Corey-Gilbert, Darice" w:date="2016-10-06T16:27:00Z">
        <w:r>
          <w:rPr>
            <w:rFonts w:ascii="Verdana" w:hAnsi="Verdana"/>
            <w:sz w:val="20"/>
          </w:rPr>
          <w:t xml:space="preserve">HTML Script Src: </w:t>
        </w:r>
        <w:r>
          <w:rPr>
            <w:rFonts w:ascii="Verdana" w:hAnsi="Verdana"/>
            <w:sz w:val="20"/>
          </w:rPr>
          <w:fldChar w:fldCharType="begin"/>
        </w:r>
        <w:r>
          <w:rPr>
            <w:rFonts w:ascii="Verdana" w:hAnsi="Verdana"/>
            <w:sz w:val="20"/>
          </w:rPr>
          <w:instrText xml:space="preserve"> HYPERLINK "</w:instrText>
        </w:r>
        <w:r w:rsidRPr="00896828">
          <w:rPr>
            <w:rFonts w:ascii="Verdana" w:hAnsi="Verdana"/>
            <w:sz w:val="20"/>
          </w:rPr>
          <w:instrText>http://www.w3schools.com/TAGS/att_script_src.asp</w:instrText>
        </w:r>
        <w:r>
          <w:rPr>
            <w:rFonts w:ascii="Verdana" w:hAnsi="Verdana"/>
            <w:sz w:val="20"/>
          </w:rPr>
          <w:instrText xml:space="preserve">" </w:instrText>
        </w:r>
        <w:r>
          <w:rPr>
            <w:rFonts w:ascii="Verdana" w:hAnsi="Verdana"/>
            <w:sz w:val="20"/>
          </w:rPr>
          <w:fldChar w:fldCharType="separate"/>
        </w:r>
        <w:r w:rsidRPr="004369D1">
          <w:rPr>
            <w:rStyle w:val="Hyperlink"/>
            <w:rFonts w:ascii="Verdana" w:hAnsi="Verdana"/>
            <w:sz w:val="20"/>
          </w:rPr>
          <w:t>http://www.w3schools.com/TAGS/att_script_src.asp</w:t>
        </w:r>
        <w:r>
          <w:rPr>
            <w:rFonts w:ascii="Verdana" w:hAnsi="Verdana"/>
            <w:sz w:val="20"/>
          </w:rPr>
          <w:fldChar w:fldCharType="end"/>
        </w:r>
      </w:ins>
    </w:p>
    <w:p w14:paraId="0ED35DF0" w14:textId="731A1D01" w:rsidR="00896828" w:rsidRDefault="00291C90" w:rsidP="00896828">
      <w:pPr>
        <w:rPr>
          <w:ins w:id="1956" w:author="Corey-Gilbert, Darice" w:date="2016-10-06T16:27:00Z"/>
          <w:rFonts w:ascii="Verdana" w:hAnsi="Verdana"/>
          <w:sz w:val="20"/>
        </w:rPr>
      </w:pPr>
      <w:ins w:id="1957" w:author="Darice Corey-Gilbert" w:date="2016-10-06T21:36:00Z">
        <w:r>
          <w:rPr>
            <w:rFonts w:ascii="Verdana" w:hAnsi="Verdana"/>
            <w:sz w:val="20"/>
          </w:rPr>
          <w:t xml:space="preserve">jQuery Mobile Tutorial: </w:t>
        </w:r>
        <w:r>
          <w:rPr>
            <w:rFonts w:ascii="Verdana" w:hAnsi="Verdana"/>
            <w:sz w:val="20"/>
          </w:rPr>
          <w:fldChar w:fldCharType="begin"/>
        </w:r>
        <w:r>
          <w:rPr>
            <w:rFonts w:ascii="Verdana" w:hAnsi="Verdana"/>
            <w:sz w:val="20"/>
          </w:rPr>
          <w:instrText xml:space="preserve"> HYPERLINK "</w:instrText>
        </w:r>
        <w:r w:rsidRPr="00291C90">
          <w:rPr>
            <w:rFonts w:ascii="Verdana" w:hAnsi="Verdana"/>
            <w:sz w:val="20"/>
          </w:rPr>
          <w:instrText>http://www.w3schools.com/jquerymobile/</w:instrText>
        </w:r>
        <w:r>
          <w:rPr>
            <w:rFonts w:ascii="Verdana" w:hAnsi="Verdana"/>
            <w:sz w:val="20"/>
          </w:rPr>
          <w:instrText xml:space="preserve">" </w:instrText>
        </w:r>
        <w:r>
          <w:rPr>
            <w:rFonts w:ascii="Verdana" w:hAnsi="Verdana"/>
            <w:sz w:val="20"/>
          </w:rPr>
          <w:fldChar w:fldCharType="separate"/>
        </w:r>
        <w:r w:rsidRPr="004D311E">
          <w:rPr>
            <w:rStyle w:val="Hyperlink"/>
            <w:rFonts w:ascii="Verdana" w:hAnsi="Verdana"/>
            <w:sz w:val="20"/>
          </w:rPr>
          <w:t>http://www.w3schools.com/jquerymobile/</w:t>
        </w:r>
        <w:r>
          <w:rPr>
            <w:rFonts w:ascii="Verdana" w:hAnsi="Verdana"/>
            <w:sz w:val="20"/>
          </w:rPr>
          <w:fldChar w:fldCharType="end"/>
        </w:r>
        <w:r>
          <w:rPr>
            <w:rFonts w:ascii="Verdana" w:hAnsi="Verdana"/>
            <w:sz w:val="20"/>
          </w:rPr>
          <w:t xml:space="preserve"> </w:t>
        </w:r>
      </w:ins>
      <w:ins w:id="1958" w:author="Corey-Gilbert, Darice" w:date="2016-10-06T16:27:00Z">
        <w:r w:rsidR="00896828">
          <w:rPr>
            <w:rFonts w:ascii="Verdana" w:hAnsi="Verdana"/>
            <w:sz w:val="20"/>
          </w:rPr>
          <w:t xml:space="preserve"> </w:t>
        </w:r>
      </w:ins>
    </w:p>
    <w:p w14:paraId="25A65157" w14:textId="075FF0C9" w:rsidR="00896828" w:rsidRPr="00291C90" w:rsidRDefault="00896828" w:rsidP="00896828">
      <w:pPr>
        <w:rPr>
          <w:ins w:id="1959" w:author="Corey-Gilbert, Darice" w:date="2016-10-06T16:29:00Z"/>
          <w:rFonts w:ascii="Verdana" w:hAnsi="Verdana"/>
          <w:sz w:val="20"/>
          <w:rPrChange w:id="1960" w:author="Darice Corey-Gilbert" w:date="2016-10-06T21:35:00Z">
            <w:rPr>
              <w:ins w:id="1961" w:author="Corey-Gilbert, Darice" w:date="2016-10-06T16:29:00Z"/>
              <w:rFonts w:ascii="Verdana" w:hAnsi="Verdana"/>
              <w:sz w:val="20"/>
            </w:rPr>
          </w:rPrChange>
        </w:rPr>
      </w:pPr>
      <w:ins w:id="1962" w:author="Corey-Gilbert, Darice" w:date="2016-10-06T16:26:00Z">
        <w:r w:rsidRPr="00291C90">
          <w:rPr>
            <w:rFonts w:ascii="Verdana" w:hAnsi="Verdana"/>
            <w:sz w:val="20"/>
            <w:rPrChange w:id="1963" w:author="Darice Corey-Gilbert" w:date="2016-10-06T21:35:00Z">
              <w:rPr>
                <w:rFonts w:ascii="Verdana" w:hAnsi="Verdana"/>
                <w:sz w:val="20"/>
              </w:rPr>
            </w:rPrChange>
          </w:rPr>
          <w:t>jQuery</w:t>
        </w:r>
        <w:r w:rsidRPr="00291C90">
          <w:rPr>
            <w:rFonts w:ascii="Verdana" w:hAnsi="Verdana"/>
            <w:sz w:val="20"/>
            <w:rPrChange w:id="1964" w:author="Darice Corey-Gilbert" w:date="2016-10-06T21:35:00Z">
              <w:rPr>
                <w:rFonts w:ascii="Verdana" w:hAnsi="Verdana"/>
              </w:rPr>
            </w:rPrChange>
          </w:rPr>
          <w:t xml:space="preserve"> </w:t>
        </w:r>
      </w:ins>
      <w:ins w:id="1965" w:author="Corey-Gilbert, Darice" w:date="2016-10-06T16:29:00Z">
        <w:r w:rsidR="002D0FA3" w:rsidRPr="00291C90">
          <w:rPr>
            <w:rFonts w:ascii="Verdana" w:hAnsi="Verdana"/>
            <w:sz w:val="20"/>
            <w:rPrChange w:id="1966" w:author="Darice Corey-Gilbert" w:date="2016-10-06T21:35:00Z">
              <w:rPr>
                <w:rFonts w:ascii="Verdana" w:hAnsi="Verdana"/>
                <w:sz w:val="20"/>
              </w:rPr>
            </w:rPrChange>
          </w:rPr>
          <w:t xml:space="preserve">Mobile </w:t>
        </w:r>
      </w:ins>
      <w:ins w:id="1967" w:author="Corey-Gilbert, Darice" w:date="2016-10-06T16:26:00Z">
        <w:r w:rsidRPr="00291C90">
          <w:rPr>
            <w:rFonts w:ascii="Verdana" w:hAnsi="Verdana"/>
            <w:sz w:val="20"/>
            <w:rPrChange w:id="1968" w:author="Darice Corey-Gilbert" w:date="2016-10-06T21:35:00Z">
              <w:rPr>
                <w:rFonts w:ascii="Verdana" w:hAnsi="Verdana"/>
              </w:rPr>
            </w:rPrChange>
          </w:rPr>
          <w:t xml:space="preserve">Data </w:t>
        </w:r>
      </w:ins>
      <w:ins w:id="1969" w:author="Corey-Gilbert, Darice" w:date="2016-10-06T16:29:00Z">
        <w:r w:rsidR="002D0FA3" w:rsidRPr="00291C90">
          <w:rPr>
            <w:rFonts w:ascii="Verdana" w:hAnsi="Verdana"/>
            <w:sz w:val="20"/>
            <w:rPrChange w:id="1970" w:author="Darice Corey-Gilbert" w:date="2016-10-06T21:35:00Z">
              <w:rPr>
                <w:rFonts w:ascii="Verdana" w:hAnsi="Verdana"/>
                <w:sz w:val="20"/>
              </w:rPr>
            </w:rPrChange>
          </w:rPr>
          <w:t>Attributes</w:t>
        </w:r>
      </w:ins>
      <w:ins w:id="1971" w:author="Corey-Gilbert, Darice" w:date="2016-10-06T16:26:00Z">
        <w:r w:rsidRPr="00291C90">
          <w:rPr>
            <w:rFonts w:ascii="Verdana" w:hAnsi="Verdana"/>
            <w:sz w:val="20"/>
            <w:rPrChange w:id="1972" w:author="Darice Corey-Gilbert" w:date="2016-10-06T21:35:00Z">
              <w:rPr>
                <w:rFonts w:ascii="Verdana" w:hAnsi="Verdana"/>
              </w:rPr>
            </w:rPrChange>
          </w:rPr>
          <w:t xml:space="preserve">: </w:t>
        </w:r>
      </w:ins>
      <w:ins w:id="1973" w:author="Corey-Gilbert, Darice" w:date="2016-10-06T16:27:00Z">
        <w:r w:rsidRPr="00291C90">
          <w:rPr>
            <w:rFonts w:ascii="Verdana" w:hAnsi="Verdana"/>
            <w:sz w:val="20"/>
            <w:rPrChange w:id="1974" w:author="Darice Corey-Gilbert" w:date="2016-10-06T21:35:00Z">
              <w:rPr>
                <w:rFonts w:ascii="Verdana" w:hAnsi="Verdana"/>
                <w:sz w:val="20"/>
              </w:rPr>
            </w:rPrChange>
          </w:rPr>
          <w:fldChar w:fldCharType="begin"/>
        </w:r>
        <w:r w:rsidRPr="00291C90">
          <w:rPr>
            <w:rFonts w:ascii="Verdana" w:hAnsi="Verdana"/>
            <w:sz w:val="20"/>
            <w:rPrChange w:id="1975" w:author="Darice Corey-Gilbert" w:date="2016-10-06T21:35:00Z">
              <w:rPr>
                <w:rFonts w:ascii="Verdana" w:hAnsi="Verdana"/>
                <w:sz w:val="20"/>
              </w:rPr>
            </w:rPrChange>
          </w:rPr>
          <w:instrText xml:space="preserve"> HYPERLINK "</w:instrText>
        </w:r>
      </w:ins>
      <w:ins w:id="1976" w:author="Corey-Gilbert, Darice" w:date="2016-10-06T16:26:00Z">
        <w:r w:rsidRPr="00291C90">
          <w:rPr>
            <w:rFonts w:ascii="Verdana" w:hAnsi="Verdana"/>
            <w:sz w:val="20"/>
            <w:rPrChange w:id="1977" w:author="Darice Corey-Gilbert" w:date="2016-10-06T21:35:00Z">
              <w:rPr>
                <w:rFonts w:ascii="Verdana" w:hAnsi="Verdana"/>
              </w:rPr>
            </w:rPrChange>
          </w:rPr>
          <w:instrText>http://www.w3schools.com/jquerymobile/jquerymobile_ref_data.asp</w:instrText>
        </w:r>
      </w:ins>
      <w:ins w:id="1978" w:author="Corey-Gilbert, Darice" w:date="2016-10-06T16:27:00Z">
        <w:r w:rsidRPr="00291C90">
          <w:rPr>
            <w:rFonts w:ascii="Verdana" w:hAnsi="Verdana"/>
            <w:sz w:val="20"/>
            <w:rPrChange w:id="1979" w:author="Darice Corey-Gilbert" w:date="2016-10-06T21:35:00Z">
              <w:rPr>
                <w:rFonts w:ascii="Verdana" w:hAnsi="Verdana"/>
                <w:sz w:val="20"/>
              </w:rPr>
            </w:rPrChange>
          </w:rPr>
          <w:instrText xml:space="preserve">" </w:instrText>
        </w:r>
        <w:r w:rsidRPr="00291C90">
          <w:rPr>
            <w:rFonts w:ascii="Verdana" w:hAnsi="Verdana"/>
            <w:sz w:val="20"/>
            <w:rPrChange w:id="1980" w:author="Darice Corey-Gilbert" w:date="2016-10-06T21:35:00Z">
              <w:rPr>
                <w:rFonts w:ascii="Verdana" w:hAnsi="Verdana"/>
                <w:sz w:val="20"/>
              </w:rPr>
            </w:rPrChange>
          </w:rPr>
          <w:fldChar w:fldCharType="separate"/>
        </w:r>
      </w:ins>
      <w:ins w:id="1981" w:author="Corey-Gilbert, Darice" w:date="2016-10-06T16:26:00Z">
        <w:r w:rsidRPr="00291C90">
          <w:rPr>
            <w:rStyle w:val="Hyperlink"/>
            <w:rFonts w:ascii="Verdana" w:hAnsi="Verdana"/>
            <w:sz w:val="20"/>
            <w:rPrChange w:id="1982" w:author="Darice Corey-Gilbert" w:date="2016-10-06T21:35:00Z">
              <w:rPr>
                <w:rFonts w:ascii="Verdana" w:hAnsi="Verdana"/>
              </w:rPr>
            </w:rPrChange>
          </w:rPr>
          <w:t>http://www.w3schools.com/jquerymobile/jquerymobile_ref_data.asp</w:t>
        </w:r>
      </w:ins>
      <w:ins w:id="1983" w:author="Corey-Gilbert, Darice" w:date="2016-10-06T16:27:00Z">
        <w:r w:rsidRPr="00291C90">
          <w:rPr>
            <w:rFonts w:ascii="Verdana" w:hAnsi="Verdana"/>
            <w:sz w:val="20"/>
            <w:rPrChange w:id="1984" w:author="Darice Corey-Gilbert" w:date="2016-10-06T21:35:00Z">
              <w:rPr>
                <w:rFonts w:ascii="Verdana" w:hAnsi="Verdana"/>
                <w:sz w:val="20"/>
              </w:rPr>
            </w:rPrChange>
          </w:rPr>
          <w:fldChar w:fldCharType="end"/>
        </w:r>
        <w:r w:rsidRPr="00291C90">
          <w:rPr>
            <w:rFonts w:ascii="Verdana" w:hAnsi="Verdana"/>
            <w:sz w:val="20"/>
            <w:rPrChange w:id="1985" w:author="Darice Corey-Gilbert" w:date="2016-10-06T21:35:00Z">
              <w:rPr>
                <w:rFonts w:ascii="Verdana" w:hAnsi="Verdana"/>
                <w:sz w:val="20"/>
              </w:rPr>
            </w:rPrChange>
          </w:rPr>
          <w:t xml:space="preserve"> </w:t>
        </w:r>
      </w:ins>
    </w:p>
    <w:p w14:paraId="06A4FD76" w14:textId="275A1A3D" w:rsidR="002D0FA3" w:rsidRDefault="002D0FA3" w:rsidP="00896828">
      <w:pPr>
        <w:rPr>
          <w:ins w:id="1986" w:author="Corey-Gilbert, Darice" w:date="2016-10-06T16:42:00Z"/>
          <w:rFonts w:ascii="Verdana" w:hAnsi="Verdana"/>
          <w:sz w:val="20"/>
        </w:rPr>
      </w:pPr>
      <w:ins w:id="1987" w:author="Corey-Gilbert, Darice" w:date="2016-10-06T16:29:00Z">
        <w:r>
          <w:rPr>
            <w:rFonts w:ascii="Verdana" w:hAnsi="Verdana"/>
            <w:sz w:val="20"/>
          </w:rPr>
          <w:t xml:space="preserve">jQuery Mobile CSS Classes: </w:t>
        </w:r>
      </w:ins>
      <w:ins w:id="1988" w:author="Corey-Gilbert, Darice" w:date="2016-10-06T16:30:00Z">
        <w:r>
          <w:rPr>
            <w:rFonts w:ascii="Verdana" w:hAnsi="Verdana"/>
            <w:sz w:val="20"/>
          </w:rPr>
          <w:fldChar w:fldCharType="begin"/>
        </w:r>
        <w:r>
          <w:rPr>
            <w:rFonts w:ascii="Verdana" w:hAnsi="Verdana"/>
            <w:sz w:val="20"/>
          </w:rPr>
          <w:instrText xml:space="preserve"> HYPERLINK "</w:instrText>
        </w:r>
        <w:r w:rsidRPr="002D0FA3">
          <w:rPr>
            <w:rFonts w:ascii="Verdana" w:hAnsi="Verdana"/>
            <w:sz w:val="20"/>
          </w:rPr>
          <w:instrText>http://www.w3schools.com/jquerymobile/jquerymobile_ref_css.asp</w:instrText>
        </w:r>
        <w:r>
          <w:rPr>
            <w:rFonts w:ascii="Verdana" w:hAnsi="Verdana"/>
            <w:sz w:val="20"/>
          </w:rPr>
          <w:instrText xml:space="preserve">" </w:instrText>
        </w:r>
        <w:r>
          <w:rPr>
            <w:rFonts w:ascii="Verdana" w:hAnsi="Verdana"/>
            <w:sz w:val="20"/>
          </w:rPr>
          <w:fldChar w:fldCharType="separate"/>
        </w:r>
        <w:r w:rsidRPr="004369D1">
          <w:rPr>
            <w:rStyle w:val="Hyperlink"/>
            <w:rFonts w:ascii="Verdana" w:hAnsi="Verdana"/>
            <w:sz w:val="20"/>
          </w:rPr>
          <w:t>http://www.w3schools.com/jquerymobile/jquerymobile_ref_css.asp</w:t>
        </w:r>
        <w:r>
          <w:rPr>
            <w:rFonts w:ascii="Verdana" w:hAnsi="Verdana"/>
            <w:sz w:val="20"/>
          </w:rPr>
          <w:fldChar w:fldCharType="end"/>
        </w:r>
        <w:r>
          <w:rPr>
            <w:rFonts w:ascii="Verdana" w:hAnsi="Verdana"/>
            <w:sz w:val="20"/>
          </w:rPr>
          <w:t xml:space="preserve"> </w:t>
        </w:r>
      </w:ins>
    </w:p>
    <w:p w14:paraId="576B548A" w14:textId="05BE0157" w:rsidR="0008157B" w:rsidRDefault="0008157B" w:rsidP="00896828">
      <w:pPr>
        <w:rPr>
          <w:ins w:id="1989" w:author="Corey-Gilbert, Darice" w:date="2016-10-06T16:46:00Z"/>
          <w:rFonts w:ascii="Verdana" w:hAnsi="Verdana"/>
          <w:sz w:val="20"/>
        </w:rPr>
      </w:pPr>
      <w:ins w:id="1990" w:author="Corey-Gilbert, Darice" w:date="2016-10-06T16:42:00Z">
        <w:r>
          <w:rPr>
            <w:rFonts w:ascii="Verdana" w:hAnsi="Verdana"/>
            <w:sz w:val="20"/>
          </w:rPr>
          <w:t xml:space="preserve">jQuery Mobile Icons Reference: </w:t>
        </w:r>
        <w:r>
          <w:rPr>
            <w:rFonts w:ascii="Verdana" w:hAnsi="Verdana"/>
            <w:sz w:val="20"/>
          </w:rPr>
          <w:fldChar w:fldCharType="begin"/>
        </w:r>
        <w:r>
          <w:rPr>
            <w:rFonts w:ascii="Verdana" w:hAnsi="Verdana"/>
            <w:sz w:val="20"/>
          </w:rPr>
          <w:instrText xml:space="preserve"> HYPERLINK "</w:instrText>
        </w:r>
        <w:r w:rsidRPr="0008157B">
          <w:rPr>
            <w:rFonts w:ascii="Verdana" w:hAnsi="Verdana"/>
            <w:sz w:val="20"/>
          </w:rPr>
          <w:instrText>http://www.w3schools.com/jquerymobile/jquerymobile_ref_icons.asp</w:instrText>
        </w:r>
        <w:r>
          <w:rPr>
            <w:rFonts w:ascii="Verdana" w:hAnsi="Verdana"/>
            <w:sz w:val="20"/>
          </w:rPr>
          <w:instrText xml:space="preserve">" </w:instrText>
        </w:r>
        <w:r>
          <w:rPr>
            <w:rFonts w:ascii="Verdana" w:hAnsi="Verdana"/>
            <w:sz w:val="20"/>
          </w:rPr>
          <w:fldChar w:fldCharType="separate"/>
        </w:r>
        <w:r w:rsidRPr="004369D1">
          <w:rPr>
            <w:rStyle w:val="Hyperlink"/>
            <w:rFonts w:ascii="Verdana" w:hAnsi="Verdana"/>
            <w:sz w:val="20"/>
          </w:rPr>
          <w:t>http://www.w3schools.com/jquerymobile/jquerymobile_ref_icons.asp</w:t>
        </w:r>
        <w:r>
          <w:rPr>
            <w:rFonts w:ascii="Verdana" w:hAnsi="Verdana"/>
            <w:sz w:val="20"/>
          </w:rPr>
          <w:fldChar w:fldCharType="end"/>
        </w:r>
        <w:r>
          <w:rPr>
            <w:rFonts w:ascii="Verdana" w:hAnsi="Verdana"/>
            <w:sz w:val="20"/>
          </w:rPr>
          <w:t xml:space="preserve"> </w:t>
        </w:r>
      </w:ins>
    </w:p>
    <w:p w14:paraId="4DF602B4" w14:textId="717BA252" w:rsidR="00866655" w:rsidRPr="009E1D90" w:rsidRDefault="00291C90" w:rsidP="00866655">
      <w:pPr>
        <w:rPr>
          <w:moveTo w:id="1991" w:author="Corey-Gilbert, Darice" w:date="2016-10-06T16:46:00Z"/>
          <w:rStyle w:val="ANGELBodytext"/>
        </w:rPr>
      </w:pPr>
      <w:ins w:id="1992" w:author="Darice Corey-Gilbert" w:date="2016-10-06T21:36:00Z">
        <w:r>
          <w:rPr>
            <w:rStyle w:val="ANGELBodytext"/>
          </w:rPr>
          <w:t xml:space="preserve">jQuery Mobile </w:t>
        </w:r>
      </w:ins>
      <w:ins w:id="1993" w:author="Corey-Gilbert, Darice" w:date="2016-10-06T16:46:00Z">
        <w:r w:rsidR="00866655">
          <w:rPr>
            <w:rStyle w:val="ANGELBodytext"/>
          </w:rPr>
          <w:t>Demos</w:t>
        </w:r>
      </w:ins>
      <w:moveToRangeStart w:id="1994" w:author="Corey-Gilbert, Darice" w:date="2016-10-06T16:46:00Z" w:name="move463535706"/>
      <w:moveTo w:id="1995" w:author="Corey-Gilbert, Darice" w:date="2016-10-06T16:46:00Z">
        <w:del w:id="1996" w:author="Corey-Gilbert, Darice" w:date="2016-10-06T16:46:00Z">
          <w:r w:rsidR="00866655" w:rsidRPr="009E1D90" w:rsidDel="00866655">
            <w:rPr>
              <w:rStyle w:val="ANGELBodytext"/>
            </w:rPr>
            <w:delText>Other demos are available here</w:delText>
          </w:r>
        </w:del>
        <w:r w:rsidR="00866655" w:rsidRPr="009E1D90">
          <w:rPr>
            <w:rStyle w:val="ANGELBodytext"/>
          </w:rPr>
          <w:t xml:space="preserve">: </w:t>
        </w:r>
        <w:r w:rsidR="00866655">
          <w:rPr>
            <w:rStyle w:val="ANGELBodytext"/>
          </w:rPr>
          <w:fldChar w:fldCharType="begin"/>
        </w:r>
        <w:r w:rsidR="00866655">
          <w:rPr>
            <w:rStyle w:val="ANGELBodytext"/>
          </w:rPr>
          <w:instrText xml:space="preserve"> HYPERLINK "</w:instrText>
        </w:r>
        <w:r w:rsidR="00866655" w:rsidRPr="000E3A3A">
          <w:rPr>
            <w:rStyle w:val="ANGELBodytext"/>
          </w:rPr>
          <w:instrText>https://demos.jquerymobile.com/1.4.5/</w:instrText>
        </w:r>
        <w:r w:rsidR="00866655">
          <w:rPr>
            <w:rStyle w:val="ANGELBodytext"/>
          </w:rPr>
          <w:instrText xml:space="preserve">" </w:instrText>
        </w:r>
        <w:r w:rsidR="00866655">
          <w:rPr>
            <w:rStyle w:val="ANGELBodytext"/>
          </w:rPr>
          <w:fldChar w:fldCharType="separate"/>
        </w:r>
        <w:r w:rsidR="00866655" w:rsidRPr="002E49EC">
          <w:rPr>
            <w:rStyle w:val="Hyperlink"/>
            <w:rFonts w:ascii="Verdana" w:hAnsi="Verdana"/>
            <w:sz w:val="20"/>
          </w:rPr>
          <w:t>https://demos.jquerymobile.com/1.4.5/</w:t>
        </w:r>
        <w:r w:rsidR="00866655">
          <w:rPr>
            <w:rStyle w:val="ANGELBodytext"/>
          </w:rPr>
          <w:fldChar w:fldCharType="end"/>
        </w:r>
        <w:r w:rsidR="00866655">
          <w:rPr>
            <w:rStyle w:val="ANGELBodytext"/>
          </w:rPr>
          <w:t xml:space="preserve">   </w:t>
        </w:r>
      </w:moveTo>
    </w:p>
    <w:moveToRangeEnd w:id="1994"/>
    <w:p w14:paraId="65461DE7" w14:textId="7E2CC929" w:rsidR="00866655" w:rsidRPr="00896828" w:rsidDel="00291C90" w:rsidRDefault="00866655" w:rsidP="00896828">
      <w:pPr>
        <w:rPr>
          <w:del w:id="1997" w:author="Darice Corey-Gilbert" w:date="2016-10-06T21:40:00Z"/>
          <w:rFonts w:ascii="Verdana" w:hAnsi="Verdana"/>
          <w:sz w:val="20"/>
          <w:rPrChange w:id="1998" w:author="Corey-Gilbert, Darice" w:date="2016-10-06T16:26:00Z">
            <w:rPr>
              <w:del w:id="1999" w:author="Darice Corey-Gilbert" w:date="2016-10-06T21:40:00Z"/>
              <w:rFonts w:ascii="Verdana" w:hAnsi="Verdana"/>
            </w:rPr>
          </w:rPrChange>
        </w:rPr>
      </w:pPr>
    </w:p>
    <w:p w14:paraId="3A9F197D" w14:textId="172E30FE" w:rsidR="00356685" w:rsidDel="00291C90" w:rsidRDefault="00356685" w:rsidP="004E4D10">
      <w:pPr>
        <w:rPr>
          <w:del w:id="2000" w:author="Darice Corey-Gilbert" w:date="2016-10-06T21:40:00Z"/>
          <w:rFonts w:ascii="Verdana" w:hAnsi="Verdana"/>
        </w:rPr>
      </w:pPr>
    </w:p>
    <w:p w14:paraId="04A19B6B" w14:textId="621A46EE" w:rsidR="00356685" w:rsidDel="00291C90" w:rsidRDefault="00356685" w:rsidP="004E4D10">
      <w:pPr>
        <w:rPr>
          <w:del w:id="2001" w:author="Darice Corey-Gilbert" w:date="2016-10-06T21:40:00Z"/>
          <w:rFonts w:ascii="Verdana" w:hAnsi="Verdana"/>
        </w:rPr>
      </w:pPr>
    </w:p>
    <w:p w14:paraId="46D40FFE" w14:textId="251FFD51" w:rsidR="00356685" w:rsidDel="00291C90" w:rsidRDefault="00356685" w:rsidP="004E4D10">
      <w:pPr>
        <w:rPr>
          <w:del w:id="2002" w:author="Darice Corey-Gilbert" w:date="2016-10-06T21:40:00Z"/>
          <w:rFonts w:ascii="Verdana" w:hAnsi="Verdana"/>
        </w:rPr>
      </w:pPr>
    </w:p>
    <w:p w14:paraId="50765EFC" w14:textId="5745D2A2" w:rsidR="00356685" w:rsidDel="00291C90" w:rsidRDefault="00356685" w:rsidP="004E4D10">
      <w:pPr>
        <w:rPr>
          <w:del w:id="2003" w:author="Darice Corey-Gilbert" w:date="2016-10-06T21:40:00Z"/>
          <w:rFonts w:ascii="Verdana" w:hAnsi="Verdana"/>
        </w:rPr>
      </w:pPr>
    </w:p>
    <w:p w14:paraId="3125B7E2"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7E9375CC" w14:textId="1C923C73"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7A1B0B5E" w14:textId="3FE84056" w:rsidR="00DE5356" w:rsidRPr="004B4370" w:rsidRDefault="00DE5356" w:rsidP="00DE5356">
      <w:pPr>
        <w:spacing w:after="0"/>
        <w:rPr>
          <w:rFonts w:ascii="Verdana" w:hAnsi="Verdana"/>
          <w:color w:val="808080" w:themeColor="background1" w:themeShade="80"/>
        </w:rPr>
      </w:pPr>
      <w:r>
        <w:rPr>
          <w:rFonts w:ascii="Verdana" w:hAnsi="Verdana"/>
          <w:color w:val="808080" w:themeColor="background1" w:themeShade="80"/>
        </w:rPr>
        <w:t xml:space="preserve">Name: </w:t>
      </w:r>
      <w:commentRangeStart w:id="2004"/>
      <w:del w:id="2005" w:author="Darice Corey-Gilbert" w:date="2016-09-22T22:27:00Z">
        <w:r w:rsidR="00356685" w:rsidDel="0019115D">
          <w:rPr>
            <w:rFonts w:ascii="Verdana" w:hAnsi="Verdana"/>
            <w:color w:val="808080" w:themeColor="background1" w:themeShade="80"/>
          </w:rPr>
          <w:delText>HTML Headings and Paragraphs</w:delText>
        </w:r>
      </w:del>
      <w:ins w:id="2006" w:author="Darice Corey-Gilbert" w:date="2016-09-22T22:27:00Z">
        <w:r w:rsidR="0019115D">
          <w:rPr>
            <w:rFonts w:ascii="Verdana" w:hAnsi="Verdana"/>
            <w:color w:val="808080" w:themeColor="background1" w:themeShade="80"/>
          </w:rPr>
          <w:t>Website Mockup</w:t>
        </w:r>
      </w:ins>
    </w:p>
    <w:p w14:paraId="7A900384" w14:textId="77777777"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01E3CE3A" w14:textId="77777777" w:rsidR="00DE5356" w:rsidRPr="004B4370" w:rsidRDefault="00DE5356" w:rsidP="00DE5356">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commentRangeEnd w:id="2004"/>
      <w:r w:rsidR="00356685">
        <w:rPr>
          <w:rStyle w:val="CommentReference"/>
        </w:rPr>
        <w:commentReference w:id="2004"/>
      </w:r>
    </w:p>
    <w:p w14:paraId="5E9B62CB" w14:textId="77777777" w:rsidR="00DE5356" w:rsidRDefault="00DE5356" w:rsidP="00DE5356">
      <w:pPr>
        <w:spacing w:after="0"/>
        <w:rPr>
          <w:rFonts w:ascii="Verdana" w:hAnsi="Verdana"/>
          <w:color w:val="808080" w:themeColor="background1" w:themeShade="80"/>
        </w:rPr>
      </w:pPr>
    </w:p>
    <w:p w14:paraId="44B60D14" w14:textId="77777777" w:rsidR="00767C47" w:rsidRDefault="00767C47" w:rsidP="00767C47">
      <w:pPr>
        <w:rPr>
          <w:ins w:id="2007" w:author="Darice Corey-Gilbert" w:date="2016-09-22T22:42:00Z"/>
          <w:rFonts w:ascii="Verdana" w:hAnsi="Verdana"/>
          <w:sz w:val="20"/>
        </w:rPr>
      </w:pPr>
      <w:ins w:id="2008" w:author="Darice Corey-Gilbert" w:date="2016-09-22T22:42:00Z">
        <w:r>
          <w:rPr>
            <w:rFonts w:ascii="Verdana" w:hAnsi="Verdana"/>
            <w:noProof/>
            <w:sz w:val="20"/>
          </w:rPr>
          <w:drawing>
            <wp:anchor distT="0" distB="0" distL="114300" distR="114300" simplePos="0" relativeHeight="251670528" behindDoc="0" locked="0" layoutInCell="1" allowOverlap="1" wp14:anchorId="172085D2" wp14:editId="55BA7CB0">
              <wp:simplePos x="0" y="0"/>
              <wp:positionH relativeFrom="margin">
                <wp:align>left</wp:align>
              </wp:positionH>
              <wp:positionV relativeFrom="paragraph">
                <wp:posOffset>1270</wp:posOffset>
              </wp:positionV>
              <wp:extent cx="467360" cy="467360"/>
              <wp:effectExtent l="0" t="0" r="889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2E2F1D">
          <w:rPr>
            <w:rFonts w:ascii="Verdana" w:hAnsi="Verdana"/>
            <w:sz w:val="20"/>
          </w:rPr>
          <w:t>We will use sample HTML, CSS, and JavaScript files throughout the course. Make sure you download the zip file here</w:t>
        </w:r>
        <w:r>
          <w:rPr>
            <w:rFonts w:ascii="Verdana" w:hAnsi="Verdana"/>
            <w:sz w:val="20"/>
          </w:rPr>
          <w:t>. This file is broken out by module to help you follow along week to week.</w:t>
        </w:r>
      </w:ins>
    </w:p>
    <w:p w14:paraId="0A29F16C" w14:textId="77777777" w:rsidR="00DE5356" w:rsidRDefault="00DE5356" w:rsidP="00DE5356">
      <w:pPr>
        <w:spacing w:after="0"/>
        <w:rPr>
          <w:rFonts w:ascii="Verdana" w:hAnsi="Verdana"/>
          <w:color w:val="808080" w:themeColor="background1" w:themeShade="80"/>
        </w:rPr>
      </w:pPr>
    </w:p>
    <w:p w14:paraId="4BF90519" w14:textId="61884A69" w:rsidR="0019115D" w:rsidRPr="00F4147F" w:rsidRDefault="00432967" w:rsidP="0019115D">
      <w:pPr>
        <w:rPr>
          <w:ins w:id="2009" w:author="Darice Corey-Gilbert" w:date="2016-09-22T22:27:00Z"/>
          <w:rFonts w:ascii="Verdana" w:hAnsi="Verdana"/>
          <w:sz w:val="20"/>
        </w:rPr>
      </w:pPr>
      <w:ins w:id="2010" w:author="Darice Corey-Gilbert" w:date="2016-10-06T21:40:00Z">
        <w:r>
          <w:rPr>
            <w:rFonts w:ascii="Verdana" w:hAnsi="Verdana"/>
            <w:sz w:val="20"/>
          </w:rPr>
          <w:t xml:space="preserve">When it comes to developing websites, the process is very similar to building a home. Would you ever begin building a home </w:t>
        </w:r>
      </w:ins>
      <w:ins w:id="2011" w:author="Darice Corey-Gilbert" w:date="2016-09-22T22:27:00Z">
        <w:r w:rsidR="0019115D" w:rsidRPr="00F4147F">
          <w:rPr>
            <w:rFonts w:ascii="Verdana" w:hAnsi="Verdana"/>
            <w:sz w:val="20"/>
          </w:rPr>
          <w:t xml:space="preserve">without some type of blueprint or plan? If so, what are some of the problems you'd think you'd face in the future? Poor construction, </w:t>
        </w:r>
      </w:ins>
      <w:ins w:id="2012" w:author="Darice Corey-Gilbert" w:date="2016-10-06T21:41:00Z">
        <w:r>
          <w:rPr>
            <w:rFonts w:ascii="Verdana" w:hAnsi="Verdana"/>
            <w:sz w:val="20"/>
          </w:rPr>
          <w:t>bad plumbing, awkward entries and closets</w:t>
        </w:r>
      </w:ins>
      <w:ins w:id="2013" w:author="Darice Corey-Gilbert" w:date="2016-09-22T22:27:00Z">
        <w:r w:rsidR="0019115D" w:rsidRPr="00F4147F">
          <w:rPr>
            <w:rFonts w:ascii="Verdana" w:hAnsi="Verdana"/>
            <w:sz w:val="20"/>
          </w:rPr>
          <w:t xml:space="preserve">, </w:t>
        </w:r>
      </w:ins>
      <w:ins w:id="2014" w:author="Darice Corey-Gilbert" w:date="2016-10-06T21:41:00Z">
        <w:r>
          <w:rPr>
            <w:rFonts w:ascii="Verdana" w:hAnsi="Verdana"/>
            <w:sz w:val="20"/>
          </w:rPr>
          <w:t>and</w:t>
        </w:r>
      </w:ins>
      <w:ins w:id="2015" w:author="Darice Corey-Gilbert" w:date="2016-09-22T22:27:00Z">
        <w:r w:rsidR="0019115D" w:rsidRPr="00F4147F">
          <w:rPr>
            <w:rFonts w:ascii="Verdana" w:hAnsi="Verdana"/>
            <w:sz w:val="20"/>
          </w:rPr>
          <w:t xml:space="preserve"> did you forget to place a stairway to get to the second floor? </w:t>
        </w:r>
      </w:ins>
    </w:p>
    <w:p w14:paraId="2B457277" w14:textId="77777777" w:rsidR="0019115D" w:rsidRPr="00F4147F" w:rsidRDefault="0019115D" w:rsidP="0019115D">
      <w:pPr>
        <w:rPr>
          <w:ins w:id="2016" w:author="Darice Corey-Gilbert" w:date="2016-09-22T22:27:00Z"/>
          <w:rFonts w:ascii="Verdana" w:hAnsi="Verdana"/>
          <w:sz w:val="20"/>
        </w:rPr>
      </w:pPr>
      <w:ins w:id="2017" w:author="Darice Corey-Gilbert" w:date="2016-09-22T22:27:00Z">
        <w:r w:rsidRPr="00F4147F">
          <w:rPr>
            <w:rFonts w:ascii="Verdana" w:hAnsi="Verdana"/>
            <w:sz w:val="20"/>
          </w:rPr>
          <w:t>A similar concept applies when it comes to website development. A website development cycle follows specific steps to ensure the site is built according to the plan from the conceptualization, production, testing, launch, and maintenance. The diagram below outlines the general website Development cycle:</w:t>
        </w:r>
      </w:ins>
    </w:p>
    <w:p w14:paraId="224505AA" w14:textId="77777777" w:rsidR="0019115D" w:rsidRPr="00F4147F" w:rsidRDefault="0019115D" w:rsidP="0019115D">
      <w:pPr>
        <w:rPr>
          <w:ins w:id="2018" w:author="Darice Corey-Gilbert" w:date="2016-09-22T22:27:00Z"/>
          <w:rFonts w:ascii="Verdana" w:hAnsi="Verdana"/>
          <w:sz w:val="20"/>
        </w:rPr>
      </w:pPr>
      <w:ins w:id="2019" w:author="Darice Corey-Gilbert" w:date="2016-09-22T22:27:00Z">
        <w:r w:rsidRPr="00F4147F">
          <w:rPr>
            <w:rFonts w:ascii="Verdana" w:hAnsi="Verdana"/>
            <w:noProof/>
            <w:sz w:val="20"/>
          </w:rPr>
          <w:drawing>
            <wp:inline distT="0" distB="0" distL="0" distR="0" wp14:anchorId="0CA46EE0" wp14:editId="1B3E48B7">
              <wp:extent cx="6781800" cy="3981450"/>
              <wp:effectExtent l="0" t="19050" r="0"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ins>
    </w:p>
    <w:p w14:paraId="4CF71AB5" w14:textId="77777777" w:rsidR="0019115D" w:rsidRPr="00F4147F" w:rsidRDefault="0019115D" w:rsidP="0019115D">
      <w:pPr>
        <w:rPr>
          <w:ins w:id="2020" w:author="Darice Corey-Gilbert" w:date="2016-09-22T22:27:00Z"/>
          <w:rFonts w:ascii="Verdana" w:hAnsi="Verdana"/>
          <w:sz w:val="20"/>
        </w:rPr>
      </w:pPr>
      <w:ins w:id="2021" w:author="Darice Corey-Gilbert" w:date="2016-09-22T22:27:00Z">
        <w:r w:rsidRPr="00F4147F">
          <w:rPr>
            <w:rFonts w:ascii="Verdana" w:hAnsi="Verdana"/>
            <w:sz w:val="20"/>
          </w:rPr>
          <w:t>Determining the architecture and building a website mockup takes place during the design phase. Before creating a new site, you should first build a blueprint website mockup. This involves:</w:t>
        </w:r>
      </w:ins>
    </w:p>
    <w:p w14:paraId="3EC86453" w14:textId="77777777" w:rsidR="0019115D" w:rsidRPr="00F4147F" w:rsidRDefault="0019115D" w:rsidP="0019115D">
      <w:pPr>
        <w:pStyle w:val="ListParagraph"/>
        <w:numPr>
          <w:ilvl w:val="0"/>
          <w:numId w:val="30"/>
        </w:numPr>
        <w:rPr>
          <w:ins w:id="2022" w:author="Darice Corey-Gilbert" w:date="2016-09-22T22:27:00Z"/>
          <w:rFonts w:ascii="Verdana" w:hAnsi="Verdana"/>
          <w:sz w:val="20"/>
        </w:rPr>
      </w:pPr>
      <w:ins w:id="2023" w:author="Darice Corey-Gilbert" w:date="2016-09-22T22:27:00Z">
        <w:r w:rsidRPr="00F4147F">
          <w:rPr>
            <w:rFonts w:ascii="Verdana" w:hAnsi="Verdana"/>
            <w:b/>
            <w:sz w:val="20"/>
          </w:rPr>
          <w:t>Determining the site’s organizational structure.</w:t>
        </w:r>
        <w:r w:rsidRPr="00F4147F">
          <w:rPr>
            <w:rFonts w:ascii="Verdana" w:hAnsi="Verdana"/>
            <w:sz w:val="20"/>
          </w:rPr>
          <w:t xml:space="preserve"> There are three basic types: hierarchical, linear, and random. You should determine the best structure for your site and create a site map.</w:t>
        </w:r>
      </w:ins>
    </w:p>
    <w:p w14:paraId="28BDA470" w14:textId="77777777" w:rsidR="0019115D" w:rsidRPr="00F4147F" w:rsidRDefault="0019115D" w:rsidP="0019115D">
      <w:pPr>
        <w:pStyle w:val="ListParagraph"/>
        <w:numPr>
          <w:ilvl w:val="1"/>
          <w:numId w:val="30"/>
        </w:numPr>
        <w:rPr>
          <w:ins w:id="2024" w:author="Darice Corey-Gilbert" w:date="2016-09-22T22:27:00Z"/>
          <w:rFonts w:ascii="Verdana" w:hAnsi="Verdana"/>
          <w:sz w:val="20"/>
        </w:rPr>
      </w:pPr>
      <w:ins w:id="2025" w:author="Darice Corey-Gilbert" w:date="2016-09-22T22:27:00Z">
        <w:r w:rsidRPr="00F4147F">
          <w:rPr>
            <w:rFonts w:ascii="Verdana" w:hAnsi="Verdana"/>
            <w:b/>
            <w:sz w:val="20"/>
          </w:rPr>
          <w:t>Hierarchical</w:t>
        </w:r>
        <w:r w:rsidRPr="00F4147F">
          <w:rPr>
            <w:rFonts w:ascii="Verdana" w:hAnsi="Verdana"/>
            <w:sz w:val="20"/>
          </w:rPr>
          <w:t xml:space="preserve"> – The home page is at the top of the navigation, with a clear navigation and top down structure. </w:t>
        </w:r>
        <w:r w:rsidRPr="00F4147F">
          <w:rPr>
            <w:rFonts w:ascii="Verdana" w:hAnsi="Verdana"/>
            <w:sz w:val="20"/>
          </w:rPr>
          <w:br/>
        </w:r>
        <w:r w:rsidRPr="00F4147F">
          <w:rPr>
            <w:rFonts w:ascii="Verdana" w:hAnsi="Verdana"/>
            <w:sz w:val="20"/>
          </w:rPr>
          <w:br/>
        </w:r>
        <w:r w:rsidRPr="00F4147F">
          <w:rPr>
            <w:rFonts w:ascii="Verdana" w:hAnsi="Verdana"/>
            <w:noProof/>
            <w:sz w:val="20"/>
          </w:rPr>
          <w:drawing>
            <wp:inline distT="0" distB="0" distL="0" distR="0" wp14:anchorId="3F7856F1" wp14:editId="06AC39D0">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ins>
    </w:p>
    <w:p w14:paraId="0E5A1FD4" w14:textId="77777777" w:rsidR="0019115D" w:rsidRPr="00F4147F" w:rsidRDefault="0019115D" w:rsidP="0019115D">
      <w:pPr>
        <w:pStyle w:val="ListParagraph"/>
        <w:numPr>
          <w:ilvl w:val="1"/>
          <w:numId w:val="30"/>
        </w:numPr>
        <w:rPr>
          <w:ins w:id="2026" w:author="Darice Corey-Gilbert" w:date="2016-09-22T22:27:00Z"/>
          <w:rFonts w:ascii="Verdana" w:hAnsi="Verdana"/>
          <w:sz w:val="20"/>
        </w:rPr>
      </w:pPr>
      <w:ins w:id="2027" w:author="Darice Corey-Gilbert" w:date="2016-09-22T22:27:00Z">
        <w:r w:rsidRPr="00F4147F">
          <w:rPr>
            <w:rFonts w:ascii="Verdana" w:hAnsi="Verdana"/>
            <w:b/>
            <w:sz w:val="20"/>
          </w:rPr>
          <w:t>Linear</w:t>
        </w:r>
        <w:r w:rsidRPr="00F4147F">
          <w:rPr>
            <w:rFonts w:ascii="Verdana" w:hAnsi="Verdana"/>
            <w:sz w:val="20"/>
          </w:rPr>
          <w:t xml:space="preserve"> – A series of pages that must appear in sequence, such as a story, tutorial, or presentation.</w:t>
        </w:r>
        <w:r w:rsidRPr="00F4147F">
          <w:rPr>
            <w:rFonts w:ascii="Verdana" w:hAnsi="Verdana"/>
            <w:sz w:val="20"/>
          </w:rPr>
          <w:br/>
        </w:r>
        <w:r w:rsidRPr="00F4147F">
          <w:rPr>
            <w:rFonts w:ascii="Verdana" w:hAnsi="Verdana"/>
            <w:sz w:val="20"/>
          </w:rPr>
          <w:br/>
        </w:r>
        <w:r w:rsidRPr="00F4147F">
          <w:rPr>
            <w:rFonts w:ascii="Verdana" w:hAnsi="Verdana"/>
            <w:noProof/>
            <w:sz w:val="20"/>
          </w:rPr>
          <w:drawing>
            <wp:inline distT="0" distB="0" distL="0" distR="0" wp14:anchorId="1832A75F" wp14:editId="6A4BB3F0">
              <wp:extent cx="5486400" cy="146685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ins>
    </w:p>
    <w:p w14:paraId="3283B1E7" w14:textId="77777777" w:rsidR="0019115D" w:rsidRPr="00F4147F" w:rsidRDefault="0019115D" w:rsidP="0019115D">
      <w:pPr>
        <w:pStyle w:val="ListParagraph"/>
        <w:numPr>
          <w:ilvl w:val="1"/>
          <w:numId w:val="30"/>
        </w:numPr>
        <w:rPr>
          <w:ins w:id="2028" w:author="Darice Corey-Gilbert" w:date="2016-09-22T22:27:00Z"/>
          <w:rFonts w:ascii="Verdana" w:hAnsi="Verdana"/>
          <w:sz w:val="20"/>
        </w:rPr>
      </w:pPr>
      <w:ins w:id="2029" w:author="Darice Corey-Gilbert" w:date="2016-09-22T22:27:00Z">
        <w:r w:rsidRPr="00F4147F">
          <w:rPr>
            <w:rFonts w:ascii="Verdana" w:hAnsi="Verdana"/>
            <w:b/>
            <w:sz w:val="20"/>
          </w:rPr>
          <w:t>Random</w:t>
        </w:r>
        <w:r w:rsidRPr="00F4147F">
          <w:rPr>
            <w:rFonts w:ascii="Verdana" w:hAnsi="Verdana"/>
            <w:sz w:val="20"/>
          </w:rPr>
          <w:t xml:space="preserve"> – A series of pages that have no clear path and are connected in various ways.</w:t>
        </w:r>
        <w:r w:rsidRPr="00F4147F">
          <w:rPr>
            <w:rFonts w:ascii="Verdana" w:hAnsi="Verdana"/>
            <w:sz w:val="20"/>
          </w:rPr>
          <w:br/>
        </w:r>
        <w:r w:rsidRPr="00F4147F">
          <w:rPr>
            <w:rFonts w:ascii="Verdana" w:hAnsi="Verdana"/>
            <w:sz w:val="20"/>
          </w:rPr>
          <w:br/>
        </w:r>
        <w:r w:rsidRPr="00F4147F">
          <w:rPr>
            <w:rFonts w:ascii="Verdana" w:hAnsi="Verdana"/>
            <w:noProof/>
            <w:sz w:val="20"/>
          </w:rPr>
          <w:drawing>
            <wp:inline distT="0" distB="0" distL="0" distR="0" wp14:anchorId="7542E283" wp14:editId="792C386C">
              <wp:extent cx="2657475" cy="18669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ins>
    </w:p>
    <w:p w14:paraId="014CB301" w14:textId="0A1C1648" w:rsidR="0019115D" w:rsidRPr="00F4147F" w:rsidRDefault="0019115D" w:rsidP="0019115D">
      <w:pPr>
        <w:pStyle w:val="ListParagraph"/>
        <w:numPr>
          <w:ilvl w:val="0"/>
          <w:numId w:val="30"/>
        </w:numPr>
        <w:rPr>
          <w:ins w:id="2030" w:author="Darice Corey-Gilbert" w:date="2016-09-22T22:27:00Z"/>
          <w:rFonts w:ascii="Verdana" w:hAnsi="Verdana"/>
          <w:sz w:val="20"/>
        </w:rPr>
      </w:pPr>
      <w:ins w:id="2031" w:author="Darice Corey-Gilbert" w:date="2016-09-22T22:27:00Z">
        <w:r w:rsidRPr="00F4147F">
          <w:rPr>
            <w:rFonts w:ascii="Verdana" w:hAnsi="Verdana"/>
            <w:b/>
            <w:sz w:val="20"/>
          </w:rPr>
          <w:t>Designing a prototype, which can start out as a sketched design on paper.</w:t>
        </w:r>
        <w:r w:rsidRPr="00F4147F">
          <w:rPr>
            <w:rFonts w:ascii="Verdana" w:hAnsi="Verdana"/>
            <w:sz w:val="20"/>
          </w:rPr>
          <w:t xml:space="preserve"> You may then want to use a graphics application to create sample web page mock-ups, or wireframes. Designers often use these tools to show prototypes to clients to gain approval on the initial design. </w:t>
        </w:r>
        <w:r w:rsidRPr="00F4147F">
          <w:rPr>
            <w:rFonts w:ascii="Verdana" w:hAnsi="Verdana"/>
            <w:sz w:val="20"/>
          </w:rPr>
          <w:fldChar w:fldCharType="begin"/>
        </w:r>
      </w:ins>
      <w:ins w:id="2032" w:author="Darice Corey-Gilbert" w:date="2016-10-06T21:43:00Z">
        <w:r w:rsidR="00432967">
          <w:rPr>
            <w:rFonts w:ascii="Verdana" w:hAnsi="Verdana"/>
            <w:sz w:val="20"/>
          </w:rPr>
          <w:instrText>HYPERLINK "sample_mockup.docx"</w:instrText>
        </w:r>
        <w:r w:rsidR="00432967" w:rsidRPr="00F4147F">
          <w:rPr>
            <w:rFonts w:ascii="Verdana" w:hAnsi="Verdana"/>
            <w:sz w:val="20"/>
          </w:rPr>
        </w:r>
      </w:ins>
      <w:ins w:id="2033" w:author="Darice Corey-Gilbert" w:date="2016-09-22T22:27:00Z">
        <w:r w:rsidRPr="00F4147F">
          <w:rPr>
            <w:rFonts w:ascii="Verdana" w:hAnsi="Verdana"/>
            <w:sz w:val="20"/>
          </w:rPr>
          <w:fldChar w:fldCharType="separate"/>
        </w:r>
        <w:r w:rsidRPr="00F4147F">
          <w:rPr>
            <w:rStyle w:val="Hyperlink"/>
            <w:rFonts w:ascii="Verdana" w:hAnsi="Verdana"/>
            <w:sz w:val="20"/>
          </w:rPr>
          <w:t>Here’s an example of a simple w</w:t>
        </w:r>
        <w:r w:rsidRPr="00F4147F">
          <w:rPr>
            <w:rStyle w:val="Hyperlink"/>
            <w:rFonts w:ascii="Verdana" w:hAnsi="Verdana"/>
            <w:sz w:val="20"/>
          </w:rPr>
          <w:t>i</w:t>
        </w:r>
        <w:r w:rsidRPr="00F4147F">
          <w:rPr>
            <w:rStyle w:val="Hyperlink"/>
            <w:rFonts w:ascii="Verdana" w:hAnsi="Verdana"/>
            <w:sz w:val="20"/>
          </w:rPr>
          <w:t>reframe.</w:t>
        </w:r>
        <w:r w:rsidRPr="00F4147F">
          <w:rPr>
            <w:rFonts w:ascii="Verdana" w:hAnsi="Verdana"/>
            <w:sz w:val="20"/>
          </w:rPr>
          <w:fldChar w:fldCharType="end"/>
        </w:r>
      </w:ins>
    </w:p>
    <w:p w14:paraId="767BD6CC" w14:textId="77777777" w:rsidR="0019115D" w:rsidRPr="00F4147F" w:rsidRDefault="0019115D" w:rsidP="0019115D">
      <w:pPr>
        <w:pStyle w:val="ListParagraph"/>
        <w:numPr>
          <w:ilvl w:val="0"/>
          <w:numId w:val="30"/>
        </w:numPr>
        <w:rPr>
          <w:ins w:id="2034" w:author="Darice Corey-Gilbert" w:date="2016-09-22T22:27:00Z"/>
          <w:rFonts w:ascii="Verdana" w:hAnsi="Verdana"/>
          <w:sz w:val="20"/>
        </w:rPr>
      </w:pPr>
      <w:ins w:id="2035" w:author="Darice Corey-Gilbert" w:date="2016-09-22T22:27:00Z">
        <w:r w:rsidRPr="00F4147F">
          <w:rPr>
            <w:rFonts w:ascii="Verdana" w:hAnsi="Verdana"/>
            <w:b/>
            <w:sz w:val="20"/>
          </w:rPr>
          <w:t>You'd then need to determine a page layout.</w:t>
        </w:r>
        <w:r w:rsidRPr="00F4147F">
          <w:rPr>
            <w:rFonts w:ascii="Verdana" w:hAnsi="Verdana"/>
            <w:sz w:val="20"/>
          </w:rPr>
          <w:t xml:space="preserve"> This involves the aesthetics of the site and layout, and details such as color schemes, the size of logos and images, and the fonts being used. You should follow a page layout design and site map to create sample layouts for the home page and content pages of your site. This helps you get a better idea of how the site should function.</w:t>
        </w:r>
      </w:ins>
    </w:p>
    <w:p w14:paraId="07EC3B1D" w14:textId="7C23CDE0" w:rsidR="0019115D" w:rsidRDefault="0019115D" w:rsidP="0019115D">
      <w:pPr>
        <w:pStyle w:val="ListParagraph"/>
        <w:numPr>
          <w:ilvl w:val="0"/>
          <w:numId w:val="30"/>
        </w:numPr>
        <w:rPr>
          <w:ins w:id="2036" w:author="Darice Corey-Gilbert" w:date="2016-10-06T21:46:00Z"/>
          <w:rFonts w:ascii="Verdana" w:hAnsi="Verdana"/>
          <w:sz w:val="20"/>
        </w:rPr>
      </w:pPr>
      <w:ins w:id="2037" w:author="Darice Corey-Gilbert" w:date="2016-09-22T22:27:00Z">
        <w:r w:rsidRPr="00F4147F">
          <w:rPr>
            <w:rFonts w:ascii="Verdana" w:hAnsi="Verdana"/>
            <w:b/>
            <w:sz w:val="20"/>
          </w:rPr>
          <w:t>You should document each page that you'd like to add to the site and create a document that contains the specifications.</w:t>
        </w:r>
        <w:r w:rsidRPr="00F4147F">
          <w:rPr>
            <w:rFonts w:ascii="Verdana" w:hAnsi="Verdana"/>
            <w:sz w:val="20"/>
          </w:rPr>
          <w:t xml:space="preserve"> The specifications should describe the functionality of the page, and any text, graphics, and images that will be used on the page. If you're designing the website for a client, you'd also add a section for client approval/sign off. This way your client's approval will be documented and you can begin the project knowing that you're all on the same page when it comes to the content, layout, functionality, and design.</w:t>
        </w:r>
      </w:ins>
    </w:p>
    <w:p w14:paraId="049E0171" w14:textId="77777777" w:rsidR="00432967" w:rsidRPr="00432967" w:rsidRDefault="00432967" w:rsidP="00432967">
      <w:pPr>
        <w:rPr>
          <w:ins w:id="2038" w:author="Darice Corey-Gilbert" w:date="2016-09-22T22:27:00Z"/>
          <w:rFonts w:ascii="Verdana" w:hAnsi="Verdana"/>
          <w:sz w:val="20"/>
          <w:rPrChange w:id="2039" w:author="Darice Corey-Gilbert" w:date="2016-10-06T21:46:00Z">
            <w:rPr>
              <w:ins w:id="2040" w:author="Darice Corey-Gilbert" w:date="2016-09-22T22:27:00Z"/>
            </w:rPr>
          </w:rPrChange>
        </w:rPr>
        <w:pPrChange w:id="2041" w:author="Darice Corey-Gilbert" w:date="2016-10-06T21:46:00Z">
          <w:pPr>
            <w:pStyle w:val="ListParagraph"/>
            <w:numPr>
              <w:numId w:val="30"/>
            </w:numPr>
            <w:ind w:hanging="360"/>
          </w:pPr>
        </w:pPrChange>
      </w:pPr>
    </w:p>
    <w:p w14:paraId="061F7063" w14:textId="77777777" w:rsidR="00DE5356" w:rsidRDefault="00DE5356" w:rsidP="00DE5356">
      <w:pPr>
        <w:spacing w:after="0"/>
        <w:rPr>
          <w:rFonts w:ascii="Verdana" w:hAnsi="Verdana"/>
          <w:color w:val="808080" w:themeColor="background1" w:themeShade="80"/>
        </w:rPr>
      </w:pPr>
    </w:p>
    <w:p w14:paraId="6BC000CF" w14:textId="77777777" w:rsidR="00EB39CE" w:rsidRDefault="00EB39CE" w:rsidP="004B4370">
      <w:pPr>
        <w:spacing w:after="0"/>
        <w:rPr>
          <w:rFonts w:ascii="Verdana" w:hAnsi="Verdana"/>
          <w:color w:val="808080" w:themeColor="background1" w:themeShade="80"/>
        </w:rPr>
      </w:pPr>
    </w:p>
    <w:p w14:paraId="0269B53E" w14:textId="77777777" w:rsidR="00356685" w:rsidRDefault="00356685" w:rsidP="004B4370">
      <w:pPr>
        <w:spacing w:after="0"/>
        <w:rPr>
          <w:rFonts w:ascii="Verdana" w:hAnsi="Verdana"/>
          <w:color w:val="808080" w:themeColor="background1" w:themeShade="80"/>
        </w:rPr>
      </w:pPr>
    </w:p>
    <w:p w14:paraId="2C5AAA82" w14:textId="77777777" w:rsidR="00356685" w:rsidRDefault="00356685" w:rsidP="004B4370">
      <w:pPr>
        <w:spacing w:after="0"/>
        <w:rPr>
          <w:rFonts w:ascii="Verdana" w:hAnsi="Verdana"/>
          <w:color w:val="808080" w:themeColor="background1" w:themeShade="80"/>
        </w:rPr>
      </w:pPr>
    </w:p>
    <w:p w14:paraId="2D4C080C" w14:textId="77777777" w:rsidR="00356685" w:rsidRDefault="00356685" w:rsidP="004B4370">
      <w:pPr>
        <w:spacing w:after="0"/>
        <w:rPr>
          <w:rFonts w:ascii="Verdana" w:hAnsi="Verdana"/>
          <w:color w:val="808080" w:themeColor="background1" w:themeShade="80"/>
        </w:rPr>
      </w:pPr>
    </w:p>
    <w:p w14:paraId="58DD79C7" w14:textId="77777777" w:rsidR="00356685" w:rsidRDefault="00356685" w:rsidP="004B4370">
      <w:pPr>
        <w:spacing w:after="0"/>
        <w:rPr>
          <w:rFonts w:ascii="Verdana" w:hAnsi="Verdana"/>
          <w:color w:val="808080" w:themeColor="background1" w:themeShade="80"/>
        </w:rPr>
      </w:pPr>
    </w:p>
    <w:p w14:paraId="4395BF71" w14:textId="77777777" w:rsidR="00356685" w:rsidRDefault="00356685" w:rsidP="004B4370">
      <w:pPr>
        <w:spacing w:after="0"/>
        <w:rPr>
          <w:rFonts w:ascii="Verdana" w:hAnsi="Verdana"/>
          <w:color w:val="808080" w:themeColor="background1" w:themeShade="80"/>
        </w:rPr>
      </w:pPr>
    </w:p>
    <w:p w14:paraId="7CC8D87C" w14:textId="77777777" w:rsidR="00671672" w:rsidRDefault="00671672" w:rsidP="00671672">
      <w:pPr>
        <w:spacing w:after="0"/>
        <w:rPr>
          <w:rFonts w:ascii="Verdana" w:hAnsi="Verdana"/>
          <w:color w:val="808080" w:themeColor="background1" w:themeShade="80"/>
        </w:rPr>
      </w:pPr>
    </w:p>
    <w:p w14:paraId="5FD1F2D4"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40260109" w14:textId="0F0C241C" w:rsidR="00671672" w:rsidRPr="00CC1B0F" w:rsidRDefault="00671672" w:rsidP="00671672">
      <w:pPr>
        <w:spacing w:after="0"/>
        <w:rPr>
          <w:rFonts w:ascii="Verdana" w:hAnsi="Verdana"/>
          <w:color w:val="808080" w:themeColor="background1" w:themeShade="80"/>
        </w:rPr>
      </w:pPr>
      <w:r w:rsidRPr="00CC1B0F">
        <w:rPr>
          <w:rFonts w:ascii="Verdana" w:hAnsi="Verdana"/>
          <w:color w:val="808080" w:themeColor="background1" w:themeShade="80"/>
        </w:rPr>
        <w:t>##Begin Item##</w:t>
      </w:r>
    </w:p>
    <w:p w14:paraId="0D029701" w14:textId="711C68C2" w:rsidR="00671672" w:rsidRPr="00CC1B0F" w:rsidRDefault="00671672" w:rsidP="00671672">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1</w:t>
      </w:r>
      <w:r w:rsidRPr="007C72EB">
        <w:rPr>
          <w:rFonts w:ascii="Verdana" w:hAnsi="Verdana"/>
          <w:color w:val="808080" w:themeColor="background1" w:themeShade="80"/>
        </w:rPr>
        <w:t xml:space="preserve"> Discussion </w:t>
      </w:r>
      <w:r>
        <w:rPr>
          <w:rFonts w:ascii="Verdana" w:hAnsi="Verdana"/>
          <w:color w:val="808080" w:themeColor="background1" w:themeShade="80"/>
        </w:rPr>
        <w:t>-</w:t>
      </w:r>
      <w:r w:rsidRPr="007C72EB">
        <w:rPr>
          <w:rFonts w:ascii="Verdana" w:hAnsi="Verdana"/>
          <w:color w:val="808080" w:themeColor="background1" w:themeShade="80"/>
        </w:rPr>
        <w:t xml:space="preserve"> </w:t>
      </w:r>
      <w:r w:rsidR="00DE5356">
        <w:rPr>
          <w:rFonts w:ascii="Verdana" w:hAnsi="Verdana"/>
          <w:color w:val="808080" w:themeColor="background1" w:themeShade="80"/>
        </w:rPr>
        <w:t>"Bad" Web Design</w:t>
      </w:r>
    </w:p>
    <w:p w14:paraId="3767C7F2" w14:textId="77777777" w:rsidR="00671672" w:rsidRPr="00CC1B0F" w:rsidRDefault="00671672" w:rsidP="00671672">
      <w:pPr>
        <w:spacing w:after="0"/>
        <w:rPr>
          <w:rFonts w:ascii="Verdana" w:hAnsi="Verdana"/>
          <w:color w:val="808080" w:themeColor="background1" w:themeShade="80"/>
        </w:rPr>
      </w:pPr>
      <w:r w:rsidRPr="00CC1B0F">
        <w:rPr>
          <w:rFonts w:ascii="Verdana" w:hAnsi="Verdana"/>
          <w:color w:val="808080" w:themeColor="background1" w:themeShade="80"/>
        </w:rPr>
        <w:t>Type: forum</w:t>
      </w:r>
    </w:p>
    <w:p w14:paraId="236E6CCD" w14:textId="77777777" w:rsidR="00671672" w:rsidRPr="00CC1B0F" w:rsidRDefault="00671672" w:rsidP="00671672">
      <w:pPr>
        <w:spacing w:after="0"/>
        <w:rPr>
          <w:rFonts w:ascii="Verdana" w:hAnsi="Verdana"/>
          <w:color w:val="808080" w:themeColor="background1" w:themeShade="80"/>
        </w:rPr>
      </w:pPr>
      <w:commentRangeStart w:id="2042"/>
      <w:r w:rsidRPr="00CC1B0F">
        <w:rPr>
          <w:rFonts w:ascii="Verdana" w:hAnsi="Verdana"/>
          <w:color w:val="808080" w:themeColor="background1" w:themeShade="80"/>
        </w:rPr>
        <w:t xml:space="preserve">##End Item## </w:t>
      </w:r>
      <w:commentRangeEnd w:id="2042"/>
      <w:r w:rsidR="00DE5356">
        <w:rPr>
          <w:rStyle w:val="CommentReference"/>
        </w:rPr>
        <w:commentReference w:id="2042"/>
      </w:r>
    </w:p>
    <w:p w14:paraId="5E50BECD" w14:textId="77777777" w:rsidR="00671672" w:rsidRDefault="00671672" w:rsidP="00671672">
      <w:pPr>
        <w:rPr>
          <w:rFonts w:ascii="Verdana" w:hAnsi="Verdana"/>
          <w:sz w:val="20"/>
          <w:szCs w:val="20"/>
        </w:rPr>
      </w:pPr>
    </w:p>
    <w:p w14:paraId="769AA5C1" w14:textId="27BAC883" w:rsidR="0029726D" w:rsidRPr="001D483A" w:rsidRDefault="0029726D" w:rsidP="0029726D">
      <w:pPr>
        <w:rPr>
          <w:ins w:id="2043" w:author="Darice Corey-Gilbert" w:date="2016-10-06T23:16:00Z"/>
          <w:rFonts w:ascii="Verdana" w:hAnsi="Verdana"/>
          <w:sz w:val="20"/>
          <w:szCs w:val="20"/>
        </w:rPr>
      </w:pPr>
      <w:ins w:id="2044" w:author="Darice Corey-Gilbert" w:date="2016-10-06T23:16:00Z">
        <w:r>
          <w:rPr>
            <w:rFonts w:ascii="Verdana" w:hAnsi="Verdana"/>
            <w:sz w:val="20"/>
            <w:szCs w:val="20"/>
          </w:rPr>
          <w:t xml:space="preserve">We all have favorite websites that we visit daily. Select one that interests you and </w:t>
        </w:r>
      </w:ins>
      <w:ins w:id="2045" w:author="Darice Corey-Gilbert" w:date="2016-10-06T23:17:00Z">
        <w:r>
          <w:rPr>
            <w:rFonts w:ascii="Verdana" w:hAnsi="Verdana"/>
            <w:sz w:val="20"/>
            <w:szCs w:val="20"/>
          </w:rPr>
          <w:t>take</w:t>
        </w:r>
      </w:ins>
      <w:ins w:id="2046" w:author="Darice Corey-Gilbert" w:date="2016-10-06T23:16:00Z">
        <w:r>
          <w:rPr>
            <w:rFonts w:ascii="Verdana" w:hAnsi="Verdana"/>
            <w:sz w:val="20"/>
            <w:szCs w:val="20"/>
          </w:rPr>
          <w:t xml:space="preserve"> a screenshot of </w:t>
        </w:r>
      </w:ins>
      <w:ins w:id="2047" w:author="Darice Corey-Gilbert" w:date="2016-10-06T23:17:00Z">
        <w:r>
          <w:rPr>
            <w:rFonts w:ascii="Verdana" w:hAnsi="Verdana"/>
            <w:sz w:val="20"/>
            <w:szCs w:val="20"/>
          </w:rPr>
          <w:t>the home page of the site</w:t>
        </w:r>
      </w:ins>
      <w:ins w:id="2048" w:author="Darice Corey-Gilbert" w:date="2016-10-06T23:16:00Z">
        <w:r>
          <w:rPr>
            <w:rFonts w:ascii="Verdana" w:hAnsi="Verdana"/>
            <w:sz w:val="20"/>
            <w:szCs w:val="20"/>
          </w:rPr>
          <w:t>. In your discussion post, write a summary that answers the following questions:</w:t>
        </w:r>
      </w:ins>
    </w:p>
    <w:p w14:paraId="25D5D91F" w14:textId="77777777" w:rsidR="0029726D" w:rsidRPr="004D11F3" w:rsidRDefault="0029726D" w:rsidP="0029726D">
      <w:pPr>
        <w:pStyle w:val="ListParagraph"/>
        <w:numPr>
          <w:ilvl w:val="0"/>
          <w:numId w:val="41"/>
        </w:numPr>
        <w:rPr>
          <w:ins w:id="2049" w:author="Darice Corey-Gilbert" w:date="2016-10-06T23:16:00Z"/>
          <w:rFonts w:ascii="Verdana" w:hAnsi="Verdana"/>
          <w:sz w:val="20"/>
          <w:szCs w:val="20"/>
        </w:rPr>
      </w:pPr>
      <w:ins w:id="2050" w:author="Darice Corey-Gilbert" w:date="2016-10-06T23:16:00Z">
        <w:r w:rsidRPr="004D11F3">
          <w:rPr>
            <w:rFonts w:ascii="Verdana" w:hAnsi="Verdana"/>
            <w:sz w:val="20"/>
            <w:szCs w:val="20"/>
          </w:rPr>
          <w:t>What is the URL of the site?</w:t>
        </w:r>
      </w:ins>
    </w:p>
    <w:p w14:paraId="17F7456B" w14:textId="16EC6A39" w:rsidR="0029726D" w:rsidRDefault="0029726D" w:rsidP="0029726D">
      <w:pPr>
        <w:pStyle w:val="ListParagraph"/>
        <w:numPr>
          <w:ilvl w:val="0"/>
          <w:numId w:val="41"/>
        </w:numPr>
        <w:rPr>
          <w:ins w:id="2051" w:author="Darice Corey-Gilbert" w:date="2016-10-06T23:18:00Z"/>
          <w:rFonts w:ascii="Verdana" w:hAnsi="Verdana"/>
          <w:sz w:val="20"/>
          <w:szCs w:val="20"/>
        </w:rPr>
      </w:pPr>
      <w:ins w:id="2052" w:author="Darice Corey-Gilbert" w:date="2016-10-06T23:16:00Z">
        <w:r w:rsidRPr="004D11F3">
          <w:rPr>
            <w:rFonts w:ascii="Verdana" w:hAnsi="Verdana"/>
            <w:sz w:val="20"/>
            <w:szCs w:val="20"/>
          </w:rPr>
          <w:t xml:space="preserve">What is the purpose </w:t>
        </w:r>
      </w:ins>
      <w:ins w:id="2053" w:author="Darice Corey-Gilbert" w:date="2016-10-06T23:17:00Z">
        <w:r>
          <w:rPr>
            <w:rFonts w:ascii="Verdana" w:hAnsi="Verdana"/>
            <w:sz w:val="20"/>
            <w:szCs w:val="20"/>
          </w:rPr>
          <w:t xml:space="preserve">and </w:t>
        </w:r>
        <w:r w:rsidRPr="004D11F3">
          <w:rPr>
            <w:rFonts w:ascii="Verdana" w:hAnsi="Verdana"/>
            <w:sz w:val="20"/>
            <w:szCs w:val="20"/>
          </w:rPr>
          <w:t>intended audience</w:t>
        </w:r>
        <w:r w:rsidRPr="004D11F3">
          <w:rPr>
            <w:rFonts w:ascii="Verdana" w:hAnsi="Verdana"/>
            <w:sz w:val="20"/>
            <w:szCs w:val="20"/>
          </w:rPr>
          <w:t xml:space="preserve"> </w:t>
        </w:r>
      </w:ins>
      <w:ins w:id="2054" w:author="Darice Corey-Gilbert" w:date="2016-10-06T23:16:00Z">
        <w:r w:rsidRPr="004D11F3">
          <w:rPr>
            <w:rFonts w:ascii="Verdana" w:hAnsi="Verdana"/>
            <w:sz w:val="20"/>
            <w:szCs w:val="20"/>
          </w:rPr>
          <w:t>of the site?</w:t>
        </w:r>
      </w:ins>
    </w:p>
    <w:p w14:paraId="06B3B789" w14:textId="69F15B81" w:rsidR="0029726D" w:rsidRPr="004D11F3" w:rsidRDefault="0029726D" w:rsidP="0029726D">
      <w:pPr>
        <w:pStyle w:val="ListParagraph"/>
        <w:numPr>
          <w:ilvl w:val="0"/>
          <w:numId w:val="41"/>
        </w:numPr>
        <w:rPr>
          <w:ins w:id="2055" w:author="Darice Corey-Gilbert" w:date="2016-10-06T23:16:00Z"/>
          <w:rFonts w:ascii="Verdana" w:hAnsi="Verdana"/>
          <w:sz w:val="20"/>
          <w:szCs w:val="20"/>
        </w:rPr>
      </w:pPr>
      <w:ins w:id="2056" w:author="Darice Corey-Gilbert" w:date="2016-10-06T23:18:00Z">
        <w:r>
          <w:rPr>
            <w:rFonts w:ascii="Verdana" w:hAnsi="Verdana"/>
            <w:sz w:val="20"/>
            <w:szCs w:val="20"/>
          </w:rPr>
          <w:t>Is the site mobile friendly?</w:t>
        </w:r>
      </w:ins>
    </w:p>
    <w:p w14:paraId="1399B4B9" w14:textId="77777777" w:rsidR="0029726D" w:rsidRPr="004D11F3" w:rsidRDefault="0029726D" w:rsidP="0029726D">
      <w:pPr>
        <w:pStyle w:val="ListParagraph"/>
        <w:numPr>
          <w:ilvl w:val="0"/>
          <w:numId w:val="41"/>
        </w:numPr>
        <w:rPr>
          <w:ins w:id="2057" w:author="Darice Corey-Gilbert" w:date="2016-10-06T23:16:00Z"/>
          <w:rFonts w:ascii="Verdana" w:hAnsi="Verdana"/>
          <w:sz w:val="20"/>
          <w:szCs w:val="20"/>
        </w:rPr>
      </w:pPr>
      <w:ins w:id="2058" w:author="Darice Corey-Gilbert" w:date="2016-10-06T23:16:00Z">
        <w:r w:rsidRPr="004D11F3">
          <w:rPr>
            <w:rFonts w:ascii="Verdana" w:hAnsi="Verdana"/>
            <w:sz w:val="20"/>
            <w:szCs w:val="20"/>
          </w:rPr>
          <w:t>Do you think that the site reaches its intended audience? Why or why not?</w:t>
        </w:r>
      </w:ins>
    </w:p>
    <w:p w14:paraId="0AB6C85F" w14:textId="77777777" w:rsidR="0029726D" w:rsidRPr="001D483A" w:rsidRDefault="0029726D" w:rsidP="0029726D">
      <w:pPr>
        <w:rPr>
          <w:ins w:id="2059" w:author="Darice Corey-Gilbert" w:date="2016-10-06T23:16:00Z"/>
          <w:rFonts w:ascii="Verdana" w:hAnsi="Verdana"/>
          <w:sz w:val="20"/>
          <w:szCs w:val="20"/>
        </w:rPr>
      </w:pPr>
      <w:ins w:id="2060" w:author="Darice Corey-Gilbert" w:date="2016-10-06T23:16:00Z">
        <w:r>
          <w:rPr>
            <w:rFonts w:ascii="Verdana" w:hAnsi="Verdana"/>
            <w:sz w:val="20"/>
            <w:szCs w:val="20"/>
          </w:rPr>
          <w:t xml:space="preserve">In your response post, select one of your classmates’ posts and answer the following questions: </w:t>
        </w:r>
      </w:ins>
    </w:p>
    <w:p w14:paraId="2131899A" w14:textId="77777777" w:rsidR="0029726D" w:rsidRPr="004D11F3" w:rsidRDefault="0029726D" w:rsidP="0029726D">
      <w:pPr>
        <w:pStyle w:val="ListParagraph"/>
        <w:numPr>
          <w:ilvl w:val="0"/>
          <w:numId w:val="40"/>
        </w:numPr>
        <w:rPr>
          <w:ins w:id="2061" w:author="Darice Corey-Gilbert" w:date="2016-10-06T23:16:00Z"/>
          <w:rFonts w:ascii="Verdana" w:hAnsi="Verdana"/>
          <w:sz w:val="20"/>
          <w:szCs w:val="20"/>
        </w:rPr>
      </w:pPr>
      <w:ins w:id="2062" w:author="Darice Corey-Gilbert" w:date="2016-10-06T23:16:00Z">
        <w:r w:rsidRPr="004D11F3">
          <w:rPr>
            <w:rFonts w:ascii="Verdana" w:hAnsi="Verdana"/>
            <w:sz w:val="20"/>
            <w:szCs w:val="20"/>
          </w:rPr>
          <w:t>Do you think the site is useful? Why or why not?</w:t>
        </w:r>
      </w:ins>
    </w:p>
    <w:p w14:paraId="0478AF6B" w14:textId="01A9154E" w:rsidR="0029726D" w:rsidRDefault="0029726D" w:rsidP="0029726D">
      <w:pPr>
        <w:pStyle w:val="ListParagraph"/>
        <w:numPr>
          <w:ilvl w:val="0"/>
          <w:numId w:val="40"/>
        </w:numPr>
        <w:rPr>
          <w:ins w:id="2063" w:author="Darice Corey-Gilbert" w:date="2016-10-06T23:16:00Z"/>
          <w:rFonts w:ascii="Verdana" w:hAnsi="Verdana"/>
          <w:sz w:val="20"/>
          <w:szCs w:val="20"/>
        </w:rPr>
      </w:pPr>
      <w:ins w:id="2064" w:author="Darice Corey-Gilbert" w:date="2016-10-06T23:16:00Z">
        <w:r>
          <w:rPr>
            <w:rFonts w:ascii="Verdana" w:hAnsi="Verdana"/>
            <w:sz w:val="20"/>
            <w:szCs w:val="20"/>
          </w:rPr>
          <w:t>Does this site appeal to you?</w:t>
        </w:r>
      </w:ins>
    </w:p>
    <w:p w14:paraId="4EA311A0" w14:textId="6ADCA0D2" w:rsidR="0029726D" w:rsidRPr="004D11F3" w:rsidRDefault="0029726D" w:rsidP="0029726D">
      <w:pPr>
        <w:pStyle w:val="ListParagraph"/>
        <w:numPr>
          <w:ilvl w:val="0"/>
          <w:numId w:val="40"/>
        </w:numPr>
        <w:rPr>
          <w:ins w:id="2065" w:author="Darice Corey-Gilbert" w:date="2016-10-06T23:16:00Z"/>
          <w:rFonts w:ascii="Verdana" w:hAnsi="Verdana"/>
          <w:sz w:val="20"/>
          <w:szCs w:val="20"/>
        </w:rPr>
      </w:pPr>
      <w:ins w:id="2066" w:author="Darice Corey-Gilbert" w:date="2016-10-06T23:18:00Z">
        <w:r>
          <w:rPr>
            <w:rFonts w:ascii="Verdana" w:hAnsi="Verdana"/>
            <w:sz w:val="20"/>
            <w:szCs w:val="20"/>
          </w:rPr>
          <w:t>Did you experience issues when you used a mobile device to browse to the URL? If so, provide examples.</w:t>
        </w:r>
      </w:ins>
    </w:p>
    <w:p w14:paraId="24EE4083" w14:textId="77777777" w:rsidR="0029726D" w:rsidRPr="004D11F3" w:rsidRDefault="0029726D" w:rsidP="0029726D">
      <w:pPr>
        <w:pStyle w:val="ListParagraph"/>
        <w:numPr>
          <w:ilvl w:val="0"/>
          <w:numId w:val="40"/>
        </w:numPr>
        <w:rPr>
          <w:ins w:id="2067" w:author="Darice Corey-Gilbert" w:date="2016-10-06T23:16:00Z"/>
          <w:rFonts w:ascii="Verdana" w:hAnsi="Verdana"/>
          <w:sz w:val="20"/>
          <w:szCs w:val="20"/>
        </w:rPr>
      </w:pPr>
      <w:ins w:id="2068" w:author="Darice Corey-Gilbert" w:date="2016-10-06T23:16:00Z">
        <w:r w:rsidRPr="004D11F3">
          <w:rPr>
            <w:rFonts w:ascii="Verdana" w:hAnsi="Verdana"/>
            <w:sz w:val="20"/>
            <w:szCs w:val="20"/>
          </w:rPr>
          <w:t>Would you encourage others to visit this site? Why or why not?</w:t>
        </w:r>
      </w:ins>
    </w:p>
    <w:p w14:paraId="632DB49C" w14:textId="77777777" w:rsidR="0029726D" w:rsidRPr="004D11F3" w:rsidRDefault="0029726D" w:rsidP="0029726D">
      <w:pPr>
        <w:pStyle w:val="ListParagraph"/>
        <w:numPr>
          <w:ilvl w:val="0"/>
          <w:numId w:val="40"/>
        </w:numPr>
        <w:rPr>
          <w:ins w:id="2069" w:author="Darice Corey-Gilbert" w:date="2016-10-06T23:16:00Z"/>
          <w:rFonts w:ascii="Verdana" w:hAnsi="Verdana"/>
          <w:sz w:val="20"/>
          <w:szCs w:val="20"/>
        </w:rPr>
      </w:pPr>
      <w:ins w:id="2070" w:author="Darice Corey-Gilbert" w:date="2016-10-06T23:16:00Z">
        <w:r w:rsidRPr="004D11F3">
          <w:rPr>
            <w:rFonts w:ascii="Verdana" w:hAnsi="Verdana"/>
            <w:sz w:val="20"/>
            <w:szCs w:val="20"/>
          </w:rPr>
          <w:t>How could this site be improved?</w:t>
        </w:r>
      </w:ins>
    </w:p>
    <w:p w14:paraId="69EBBC1B" w14:textId="2D127CFF" w:rsidR="00DE5356" w:rsidDel="0029726D" w:rsidRDefault="00DE5356" w:rsidP="00671672">
      <w:pPr>
        <w:rPr>
          <w:del w:id="2071" w:author="Darice Corey-Gilbert" w:date="2016-10-06T23:19:00Z"/>
          <w:rFonts w:ascii="Verdana" w:hAnsi="Verdana"/>
          <w:sz w:val="20"/>
          <w:szCs w:val="20"/>
        </w:rPr>
      </w:pPr>
    </w:p>
    <w:p w14:paraId="5E57FA51" w14:textId="77777777" w:rsidR="00671672" w:rsidRPr="00305585" w:rsidRDefault="00671672" w:rsidP="00671672">
      <w:pPr>
        <w:pStyle w:val="NormalWeb"/>
        <w:spacing w:before="150" w:after="150" w:line="270" w:lineRule="atLeast"/>
        <w:ind w:left="300" w:right="150"/>
        <w:rPr>
          <w:rStyle w:val="ANGELProductionNote"/>
        </w:rPr>
      </w:pPr>
      <w:r>
        <w:rPr>
          <w:rStyle w:val="ANGELProductionNote"/>
        </w:rPr>
        <w:t>&lt;N</w:t>
      </w:r>
      <w:r w:rsidRPr="00305585">
        <w:rPr>
          <w:rStyle w:val="ANGELProductionNote"/>
        </w:rPr>
        <w:t>ew 5.5 Week discussion footer follows&gt;</w:t>
      </w:r>
    </w:p>
    <w:p w14:paraId="702AE930" w14:textId="77777777" w:rsidR="00671672" w:rsidRPr="00305585" w:rsidRDefault="00671672" w:rsidP="00671672">
      <w:pPr>
        <w:pStyle w:val="NormalWeb"/>
        <w:spacing w:before="150" w:after="150" w:line="270" w:lineRule="atLeast"/>
        <w:ind w:left="300" w:right="150"/>
        <w:rPr>
          <w:rFonts w:ascii="Verdana" w:hAnsi="Verdana" w:cs="Arial"/>
          <w:sz w:val="20"/>
          <w:szCs w:val="20"/>
        </w:rPr>
      </w:pPr>
      <w:r w:rsidRPr="00305585">
        <w:rPr>
          <w:rFonts w:ascii="Verdana" w:hAnsi="Verdana" w:cs="Arial"/>
          <w:sz w:val="20"/>
          <w:szCs w:val="20"/>
        </w:rPr>
        <w:t xml:space="preserve">Due dates for your initial and response posts can be found by checking the </w:t>
      </w:r>
      <w:r w:rsidRPr="00305585">
        <w:rPr>
          <w:rStyle w:val="ANGELBlue"/>
        </w:rPr>
        <w:t>Course Syllabus</w:t>
      </w:r>
      <w:r w:rsidRPr="00305585">
        <w:rPr>
          <w:rFonts w:ascii="Verdana" w:hAnsi="Verdana" w:cs="Arial"/>
          <w:sz w:val="20"/>
          <w:szCs w:val="20"/>
        </w:rPr>
        <w:t xml:space="preserve"> and </w:t>
      </w:r>
      <w:r w:rsidRPr="00305585">
        <w:rPr>
          <w:rStyle w:val="ANGELBlue"/>
        </w:rPr>
        <w:t>Course Calendar</w:t>
      </w:r>
      <w:r w:rsidRPr="00305585">
        <w:rPr>
          <w:rFonts w:ascii="Verdana" w:hAnsi="Verdana" w:cs="Arial"/>
          <w:sz w:val="20"/>
          <w:szCs w:val="20"/>
        </w:rPr>
        <w:t xml:space="preserve">. </w:t>
      </w:r>
    </w:p>
    <w:p w14:paraId="3940C8A1" w14:textId="77777777" w:rsidR="00671672" w:rsidRPr="00305585" w:rsidRDefault="00671672" w:rsidP="00671672">
      <w:pPr>
        <w:pStyle w:val="NormalWeb"/>
        <w:spacing w:before="150" w:beforeAutospacing="0" w:after="150" w:afterAutospacing="0" w:line="270" w:lineRule="atLeast"/>
        <w:ind w:left="300" w:right="150"/>
        <w:rPr>
          <w:rStyle w:val="ANGELLinks"/>
        </w:rPr>
      </w:pPr>
      <w:r w:rsidRPr="00305585">
        <w:rPr>
          <w:rStyle w:val="ANGELLinks"/>
        </w:rPr>
        <w:t>Need Help? Click here for complete discussion forum instructions.</w:t>
      </w:r>
      <w:r w:rsidRPr="00305585">
        <w:rPr>
          <w:rStyle w:val="ANGELLinks"/>
        </w:rPr>
        <w:br w:type="page"/>
      </w:r>
    </w:p>
    <w:p w14:paraId="055D9B70" w14:textId="77777777" w:rsidR="00671672" w:rsidRDefault="00671672" w:rsidP="00671672">
      <w:pPr>
        <w:pStyle w:val="NormalWeb"/>
        <w:spacing w:before="150" w:beforeAutospacing="0" w:after="150" w:afterAutospacing="0" w:line="270" w:lineRule="atLeast"/>
        <w:ind w:left="300" w:right="150"/>
        <w:rPr>
          <w:rFonts w:ascii="Verdana" w:hAnsi="Verdana" w:cs="Arial"/>
          <w:sz w:val="20"/>
          <w:szCs w:val="20"/>
        </w:rPr>
      </w:pPr>
    </w:p>
    <w:p w14:paraId="3FEC0387" w14:textId="77777777" w:rsidR="00173638" w:rsidRPr="00727F65" w:rsidRDefault="00173638" w:rsidP="00EB39CE">
      <w:pPr>
        <w:rPr>
          <w:rStyle w:val="ANGELProductionNote"/>
        </w:rPr>
      </w:pPr>
    </w:p>
    <w:p w14:paraId="5C503579" w14:textId="77777777" w:rsidR="00EB39CE" w:rsidRDefault="00EB39CE" w:rsidP="004B4370">
      <w:pPr>
        <w:spacing w:after="0"/>
        <w:rPr>
          <w:rFonts w:ascii="Verdana" w:hAnsi="Verdana"/>
          <w:color w:val="808080" w:themeColor="background1" w:themeShade="80"/>
        </w:rPr>
      </w:pPr>
    </w:p>
    <w:p w14:paraId="0C203E39" w14:textId="77777777" w:rsidR="003E6177" w:rsidRPr="004B4370" w:rsidRDefault="003E6177" w:rsidP="003E6177">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4BFFCD53" w14:textId="1E0FAE44" w:rsidR="003E6177" w:rsidRPr="004B4370" w:rsidRDefault="003E6177" w:rsidP="003E6177">
      <w:pPr>
        <w:spacing w:after="0"/>
        <w:rPr>
          <w:rFonts w:ascii="Verdana" w:hAnsi="Verdana"/>
          <w:color w:val="808080" w:themeColor="background1" w:themeShade="80"/>
        </w:rPr>
      </w:pPr>
      <w:r>
        <w:rPr>
          <w:rFonts w:ascii="Verdana" w:hAnsi="Verdana"/>
          <w:color w:val="808080" w:themeColor="background1" w:themeShade="80"/>
        </w:rPr>
        <w:t xml:space="preserve">Name: </w:t>
      </w:r>
      <w:r w:rsidR="00356685">
        <w:rPr>
          <w:rFonts w:ascii="Verdana" w:hAnsi="Verdana"/>
          <w:color w:val="808080" w:themeColor="background1" w:themeShade="80"/>
        </w:rPr>
        <w:t>Module 01 Course Project - Introduction</w:t>
      </w:r>
    </w:p>
    <w:p w14:paraId="2F74C0F8" w14:textId="77777777" w:rsidR="003E6177" w:rsidRPr="004B4370" w:rsidRDefault="003E6177" w:rsidP="003E6177">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2D1BBF70" w14:textId="77777777" w:rsidR="003E6177" w:rsidRPr="004B4370" w:rsidRDefault="003E6177" w:rsidP="003E6177">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1C8C0142" w14:textId="77777777" w:rsidR="003E6177" w:rsidRDefault="003E6177" w:rsidP="004B4370">
      <w:pPr>
        <w:spacing w:after="0"/>
        <w:rPr>
          <w:rFonts w:ascii="Verdana" w:hAnsi="Verdana"/>
          <w:color w:val="808080" w:themeColor="background1" w:themeShade="80"/>
        </w:rPr>
      </w:pPr>
    </w:p>
    <w:p w14:paraId="42190516" w14:textId="77777777" w:rsidR="003E6177" w:rsidRPr="003E6177" w:rsidRDefault="003E6177" w:rsidP="003E6177">
      <w:pPr>
        <w:rPr>
          <w:rFonts w:ascii="Verdana" w:hAnsi="Verdana"/>
          <w:b/>
          <w:bCs/>
          <w:color w:val="FF6600"/>
        </w:rPr>
      </w:pPr>
      <w:commentRangeStart w:id="2072"/>
      <w:r>
        <w:rPr>
          <w:rStyle w:val="ANGELHeader"/>
        </w:rPr>
        <w:t>Project Overview</w:t>
      </w:r>
      <w:commentRangeEnd w:id="2072"/>
      <w:r w:rsidR="00356685">
        <w:rPr>
          <w:rStyle w:val="CommentReference"/>
        </w:rPr>
        <w:commentReference w:id="2072"/>
      </w:r>
    </w:p>
    <w:p w14:paraId="1DB13341" w14:textId="77777777" w:rsidR="0029726D" w:rsidRDefault="0029726D" w:rsidP="003E6177">
      <w:pPr>
        <w:tabs>
          <w:tab w:val="center" w:pos="5040"/>
        </w:tabs>
        <w:rPr>
          <w:ins w:id="2073" w:author="Darice Corey-Gilbert" w:date="2016-10-06T23:24:00Z"/>
          <w:rFonts w:ascii="Verdana" w:hAnsi="Verdana"/>
          <w:sz w:val="20"/>
        </w:rPr>
      </w:pPr>
      <w:ins w:id="2074" w:author="Darice Corey-Gilbert" w:date="2016-10-06T23:22:00Z">
        <w:r w:rsidRPr="0029726D">
          <w:rPr>
            <w:rFonts w:ascii="Verdana" w:hAnsi="Verdana"/>
            <w:sz w:val="20"/>
            <w:rPrChange w:id="2075" w:author="Darice Corey-Gilbert" w:date="2016-10-06T23:24:00Z">
              <w:rPr>
                <w:b/>
              </w:rPr>
            </w:rPrChange>
          </w:rPr>
          <w:t>You w</w:t>
        </w:r>
      </w:ins>
      <w:ins w:id="2076" w:author="Darice Corey-Gilbert" w:date="2016-10-06T23:23:00Z">
        <w:r w:rsidRPr="0029726D">
          <w:rPr>
            <w:rFonts w:ascii="Verdana" w:hAnsi="Verdana"/>
            <w:sz w:val="20"/>
            <w:rPrChange w:id="2077" w:author="Darice Corey-Gilbert" w:date="2016-10-06T23:24:00Z">
              <w:rPr>
                <w:b/>
              </w:rPr>
            </w:rPrChange>
          </w:rPr>
          <w:t>i</w:t>
        </w:r>
      </w:ins>
      <w:ins w:id="2078" w:author="Darice Corey-Gilbert" w:date="2016-10-06T23:22:00Z">
        <w:r w:rsidRPr="0029726D">
          <w:rPr>
            <w:rFonts w:ascii="Verdana" w:hAnsi="Verdana"/>
            <w:sz w:val="20"/>
            <w:rPrChange w:id="2079" w:author="Darice Corey-Gilbert" w:date="2016-10-06T23:24:00Z">
              <w:rPr>
                <w:b/>
              </w:rPr>
            </w:rPrChange>
          </w:rPr>
          <w:t xml:space="preserve">ll create a mobile web application that </w:t>
        </w:r>
      </w:ins>
      <w:ins w:id="2080" w:author="Darice Corey-Gilbert" w:date="2016-10-06T23:23:00Z">
        <w:r w:rsidRPr="0029726D">
          <w:rPr>
            <w:rFonts w:ascii="Verdana" w:hAnsi="Verdana"/>
            <w:sz w:val="20"/>
            <w:rPrChange w:id="2081" w:author="Darice Corey-Gilbert" w:date="2016-10-06T23:24:00Z">
              <w:rPr>
                <w:b/>
              </w:rPr>
            </w:rPrChange>
          </w:rPr>
          <w:t>will allow the user to select from a list of favorite items of your choice, such as restaurants, books, artists, TV shows, and so on.</w:t>
        </w:r>
      </w:ins>
      <w:ins w:id="2082" w:author="Darice Corey-Gilbert" w:date="2016-10-06T23:24:00Z">
        <w:r>
          <w:rPr>
            <w:rFonts w:ascii="Verdana" w:hAnsi="Verdana"/>
            <w:sz w:val="20"/>
          </w:rPr>
          <w:t xml:space="preserve"> Your application must:</w:t>
        </w:r>
      </w:ins>
    </w:p>
    <w:p w14:paraId="54E4FB1A" w14:textId="151CD3E9" w:rsidR="00C12AF1" w:rsidRDefault="0029726D" w:rsidP="0029726D">
      <w:pPr>
        <w:pStyle w:val="ListParagraph"/>
        <w:numPr>
          <w:ilvl w:val="0"/>
          <w:numId w:val="43"/>
        </w:numPr>
        <w:tabs>
          <w:tab w:val="center" w:pos="5040"/>
        </w:tabs>
        <w:rPr>
          <w:ins w:id="2083" w:author="Darice Corey-Gilbert" w:date="2016-10-06T23:25:00Z"/>
          <w:rFonts w:ascii="Verdana" w:hAnsi="Verdana"/>
          <w:sz w:val="20"/>
        </w:rPr>
        <w:pPrChange w:id="2084" w:author="Darice Corey-Gilbert" w:date="2016-10-06T23:25:00Z">
          <w:pPr>
            <w:tabs>
              <w:tab w:val="center" w:pos="5040"/>
            </w:tabs>
          </w:pPr>
        </w:pPrChange>
      </w:pPr>
      <w:ins w:id="2085" w:author="Darice Corey-Gilbert" w:date="2016-10-06T23:26:00Z">
        <w:r>
          <w:rPr>
            <w:rFonts w:ascii="Verdana" w:hAnsi="Verdana"/>
            <w:sz w:val="20"/>
          </w:rPr>
          <w:t>It must use</w:t>
        </w:r>
      </w:ins>
      <w:ins w:id="2086" w:author="Darice Corey-Gilbert" w:date="2016-10-06T23:24:00Z">
        <w:r w:rsidRPr="0029726D">
          <w:rPr>
            <w:rFonts w:ascii="Verdana" w:hAnsi="Verdana"/>
            <w:sz w:val="20"/>
            <w:rPrChange w:id="2087" w:author="Darice Corey-Gilbert" w:date="2016-10-06T23:25:00Z">
              <w:rPr/>
            </w:rPrChange>
          </w:rPr>
          <w:t xml:space="preserve"> HTML5, CSS3, and the jQuery Mobile framework. </w:t>
        </w:r>
      </w:ins>
    </w:p>
    <w:p w14:paraId="71B0ACC8" w14:textId="40EF4DAD" w:rsidR="0029726D" w:rsidRDefault="0029726D" w:rsidP="0029726D">
      <w:pPr>
        <w:pStyle w:val="ListParagraph"/>
        <w:numPr>
          <w:ilvl w:val="0"/>
          <w:numId w:val="43"/>
        </w:numPr>
        <w:tabs>
          <w:tab w:val="center" w:pos="5040"/>
        </w:tabs>
        <w:rPr>
          <w:ins w:id="2088" w:author="Darice Corey-Gilbert" w:date="2016-10-06T23:25:00Z"/>
          <w:rFonts w:ascii="Verdana" w:hAnsi="Verdana"/>
          <w:sz w:val="20"/>
        </w:rPr>
        <w:pPrChange w:id="2089" w:author="Darice Corey-Gilbert" w:date="2016-10-06T23:25:00Z">
          <w:pPr>
            <w:tabs>
              <w:tab w:val="center" w:pos="5040"/>
            </w:tabs>
          </w:pPr>
        </w:pPrChange>
      </w:pPr>
      <w:ins w:id="2090" w:author="Darice Corey-Gilbert" w:date="2016-10-06T23:26:00Z">
        <w:r>
          <w:rPr>
            <w:rFonts w:ascii="Verdana" w:hAnsi="Verdana"/>
            <w:sz w:val="20"/>
          </w:rPr>
          <w:t xml:space="preserve">It must be </w:t>
        </w:r>
      </w:ins>
      <w:ins w:id="2091" w:author="Darice Corey-Gilbert" w:date="2016-10-06T23:25:00Z">
        <w:r>
          <w:rPr>
            <w:rFonts w:ascii="Verdana" w:hAnsi="Verdana"/>
            <w:sz w:val="20"/>
          </w:rPr>
          <w:t>cross-browser compatible or viewable on popular browsers such as Chrome, Firefox, Internet Explorer, or Safari.</w:t>
        </w:r>
      </w:ins>
    </w:p>
    <w:p w14:paraId="587ED5F4" w14:textId="0DFA48F2" w:rsidR="0029726D" w:rsidRDefault="0029726D" w:rsidP="0029726D">
      <w:pPr>
        <w:pStyle w:val="ListParagraph"/>
        <w:numPr>
          <w:ilvl w:val="0"/>
          <w:numId w:val="43"/>
        </w:numPr>
        <w:tabs>
          <w:tab w:val="center" w:pos="5040"/>
        </w:tabs>
        <w:rPr>
          <w:ins w:id="2092" w:author="Darice Corey-Gilbert" w:date="2016-10-06T23:26:00Z"/>
          <w:rFonts w:ascii="Verdana" w:hAnsi="Verdana"/>
          <w:sz w:val="20"/>
        </w:rPr>
        <w:pPrChange w:id="2093" w:author="Darice Corey-Gilbert" w:date="2016-10-06T23:25:00Z">
          <w:pPr>
            <w:tabs>
              <w:tab w:val="center" w:pos="5040"/>
            </w:tabs>
          </w:pPr>
        </w:pPrChange>
      </w:pPr>
      <w:ins w:id="2094" w:author="Darice Corey-Gilbert" w:date="2016-10-06T23:26:00Z">
        <w:r>
          <w:rPr>
            <w:rFonts w:ascii="Verdana" w:hAnsi="Verdana"/>
            <w:sz w:val="20"/>
          </w:rPr>
          <w:t>It must be responsive and viewable on multiple devices.</w:t>
        </w:r>
      </w:ins>
    </w:p>
    <w:p w14:paraId="55CD2156" w14:textId="5C9B1BBE" w:rsidR="0029726D" w:rsidRDefault="0029726D" w:rsidP="0029726D">
      <w:pPr>
        <w:pStyle w:val="ListParagraph"/>
        <w:numPr>
          <w:ilvl w:val="0"/>
          <w:numId w:val="43"/>
        </w:numPr>
        <w:tabs>
          <w:tab w:val="center" w:pos="5040"/>
        </w:tabs>
        <w:rPr>
          <w:ins w:id="2095" w:author="Darice Corey-Gilbert" w:date="2016-10-06T23:26:00Z"/>
          <w:rFonts w:ascii="Verdana" w:hAnsi="Verdana"/>
          <w:sz w:val="20"/>
        </w:rPr>
        <w:pPrChange w:id="2096" w:author="Darice Corey-Gilbert" w:date="2016-10-06T23:25:00Z">
          <w:pPr>
            <w:tabs>
              <w:tab w:val="center" w:pos="5040"/>
            </w:tabs>
          </w:pPr>
        </w:pPrChange>
      </w:pPr>
      <w:ins w:id="2097" w:author="Darice Corey-Gilbert" w:date="2016-10-06T23:26:00Z">
        <w:r>
          <w:rPr>
            <w:rFonts w:ascii="Verdana" w:hAnsi="Verdana"/>
            <w:sz w:val="20"/>
          </w:rPr>
          <w:t>It must be original work and include comments throughout your code.</w:t>
        </w:r>
      </w:ins>
    </w:p>
    <w:p w14:paraId="458436FE" w14:textId="11921FB4" w:rsidR="0029726D" w:rsidRDefault="0029726D" w:rsidP="0029726D">
      <w:pPr>
        <w:pStyle w:val="ListParagraph"/>
        <w:numPr>
          <w:ilvl w:val="0"/>
          <w:numId w:val="43"/>
        </w:numPr>
        <w:tabs>
          <w:tab w:val="center" w:pos="5040"/>
        </w:tabs>
        <w:rPr>
          <w:ins w:id="2098" w:author="Darice Corey-Gilbert" w:date="2016-10-06T23:30:00Z"/>
          <w:rFonts w:ascii="Verdana" w:hAnsi="Verdana"/>
          <w:sz w:val="20"/>
        </w:rPr>
        <w:pPrChange w:id="2099" w:author="Darice Corey-Gilbert" w:date="2016-10-06T23:25:00Z">
          <w:pPr>
            <w:tabs>
              <w:tab w:val="center" w:pos="5040"/>
            </w:tabs>
          </w:pPr>
        </w:pPrChange>
      </w:pPr>
      <w:ins w:id="2100" w:author="Darice Corey-Gilbert" w:date="2016-10-06T23:27:00Z">
        <w:r>
          <w:rPr>
            <w:rFonts w:ascii="Verdana" w:hAnsi="Verdana"/>
            <w:sz w:val="20"/>
          </w:rPr>
          <w:t>It must be uploaded to Rasmussen FTP.</w:t>
        </w:r>
      </w:ins>
    </w:p>
    <w:p w14:paraId="2DD70872" w14:textId="4BB1C236" w:rsidR="0029726D" w:rsidRDefault="0029726D" w:rsidP="0029726D">
      <w:pPr>
        <w:pStyle w:val="ListParagraph"/>
        <w:numPr>
          <w:ilvl w:val="0"/>
          <w:numId w:val="43"/>
        </w:numPr>
        <w:tabs>
          <w:tab w:val="center" w:pos="5040"/>
        </w:tabs>
        <w:rPr>
          <w:ins w:id="2101" w:author="Darice Corey-Gilbert" w:date="2016-10-06T23:29:00Z"/>
          <w:rFonts w:ascii="Verdana" w:hAnsi="Verdana"/>
          <w:sz w:val="20"/>
        </w:rPr>
        <w:pPrChange w:id="2102" w:author="Darice Corey-Gilbert" w:date="2016-10-06T23:25:00Z">
          <w:pPr>
            <w:tabs>
              <w:tab w:val="center" w:pos="5040"/>
            </w:tabs>
          </w:pPr>
        </w:pPrChange>
      </w:pPr>
      <w:ins w:id="2103" w:author="Darice Corey-Gilbert" w:date="2016-10-06T23:30:00Z">
        <w:r>
          <w:rPr>
            <w:rFonts w:ascii="Verdana" w:hAnsi="Verdana"/>
            <w:sz w:val="20"/>
          </w:rPr>
          <w:t>It must include multiple attributes that are covered throughout this course.</w:t>
        </w:r>
      </w:ins>
    </w:p>
    <w:p w14:paraId="1DA6B5A6" w14:textId="77777777" w:rsidR="0029726D" w:rsidRPr="0029726D" w:rsidRDefault="0029726D" w:rsidP="0029726D">
      <w:pPr>
        <w:tabs>
          <w:tab w:val="center" w:pos="5040"/>
        </w:tabs>
        <w:rPr>
          <w:rFonts w:ascii="Verdana" w:hAnsi="Verdana"/>
          <w:sz w:val="20"/>
          <w:rPrChange w:id="2104" w:author="Darice Corey-Gilbert" w:date="2016-10-06T23:29:00Z">
            <w:rPr>
              <w:b/>
            </w:rPr>
          </w:rPrChange>
        </w:rPr>
        <w:pPrChange w:id="2105" w:author="Darice Corey-Gilbert" w:date="2016-10-06T23:29:00Z">
          <w:pPr>
            <w:tabs>
              <w:tab w:val="center" w:pos="5040"/>
            </w:tabs>
          </w:pPr>
        </w:pPrChange>
      </w:pPr>
    </w:p>
    <w:p w14:paraId="322ECA64" w14:textId="1D1C9F6E" w:rsidR="0029726D" w:rsidRPr="0029726D" w:rsidRDefault="0029726D" w:rsidP="0029726D">
      <w:pPr>
        <w:pStyle w:val="ListParagraph"/>
        <w:numPr>
          <w:ilvl w:val="0"/>
          <w:numId w:val="43"/>
        </w:numPr>
        <w:rPr>
          <w:ins w:id="2106" w:author="Darice Corey-Gilbert" w:date="2016-10-06T23:29:00Z"/>
          <w:rFonts w:ascii="Verdana" w:hAnsi="Verdana"/>
          <w:sz w:val="20"/>
        </w:rPr>
      </w:pPr>
      <w:ins w:id="2107" w:author="Darice Corey-Gilbert" w:date="2016-10-06T23:29:00Z">
        <w:r>
          <w:rPr>
            <w:noProof/>
          </w:rPr>
          <w:drawing>
            <wp:anchor distT="0" distB="0" distL="114300" distR="114300" simplePos="0" relativeHeight="251705344" behindDoc="0" locked="0" layoutInCell="1" allowOverlap="1" wp14:anchorId="65B35310" wp14:editId="2B8684B3">
              <wp:simplePos x="0" y="0"/>
              <wp:positionH relativeFrom="margin">
                <wp:align>left</wp:align>
              </wp:positionH>
              <wp:positionV relativeFrom="paragraph">
                <wp:posOffset>42116</wp:posOffset>
              </wp:positionV>
              <wp:extent cx="467360" cy="467360"/>
              <wp:effectExtent l="0" t="0" r="889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0"/>
          </w:rPr>
          <w:t xml:space="preserve">You must </w:t>
        </w:r>
        <w:r w:rsidRPr="0029726D">
          <w:rPr>
            <w:rFonts w:ascii="Verdana" w:hAnsi="Verdana"/>
            <w:sz w:val="20"/>
          </w:rPr>
          <w:t xml:space="preserve">use an </w:t>
        </w:r>
        <w:r w:rsidRPr="0029726D">
          <w:rPr>
            <w:rFonts w:ascii="Verdana" w:hAnsi="Verdana"/>
            <w:b/>
            <w:sz w:val="20"/>
          </w:rPr>
          <w:t>HTML editor</w:t>
        </w:r>
        <w:r w:rsidRPr="0029726D">
          <w:rPr>
            <w:rFonts w:ascii="Verdana" w:hAnsi="Verdana"/>
            <w:sz w:val="20"/>
          </w:rPr>
          <w:t xml:space="preserve"> to edit </w:t>
        </w:r>
        <w:r w:rsidRPr="0029726D">
          <w:rPr>
            <w:rFonts w:ascii="Verdana" w:hAnsi="Verdana"/>
            <w:b/>
            <w:sz w:val="20"/>
          </w:rPr>
          <w:t xml:space="preserve">HTML documents </w:t>
        </w:r>
        <w:r w:rsidRPr="0029726D">
          <w:rPr>
            <w:rFonts w:ascii="Verdana" w:hAnsi="Verdana"/>
            <w:sz w:val="20"/>
          </w:rPr>
          <w:t xml:space="preserve">called Atom, which is Windows and Mac compatible. You may download Atom </w:t>
        </w:r>
        <w:r w:rsidRPr="00D77E30">
          <w:rPr>
            <w:rStyle w:val="ANGELLinks"/>
          </w:rPr>
          <w:t>here</w:t>
        </w:r>
        <w:r>
          <w:rPr>
            <w:rStyle w:val="ANGELBodytext"/>
          </w:rPr>
          <w:t>.</w:t>
        </w:r>
        <w:r w:rsidRPr="0029726D">
          <w:rPr>
            <w:rFonts w:ascii="Verdana" w:hAnsi="Verdana"/>
            <w:sz w:val="20"/>
          </w:rPr>
          <w:t xml:space="preserve"> </w:t>
        </w:r>
        <w:r>
          <w:rPr>
            <w:rStyle w:val="ANGELProductionNote"/>
          </w:rPr>
          <w:t xml:space="preserve">&lt;link to </w:t>
        </w:r>
        <w:r>
          <w:fldChar w:fldCharType="begin"/>
        </w:r>
        <w:r>
          <w:instrText xml:space="preserve"> HYPERLINK "https://atom.io/" </w:instrText>
        </w:r>
        <w:r>
          <w:fldChar w:fldCharType="separate"/>
        </w:r>
        <w:r w:rsidRPr="00D77E30">
          <w:rPr>
            <w:rStyle w:val="ANGELProductionNote"/>
          </w:rPr>
          <w:t>https://atom.io/</w:t>
        </w:r>
        <w:r>
          <w:rPr>
            <w:rStyle w:val="ANGELProductionNote"/>
          </w:rPr>
          <w:fldChar w:fldCharType="end"/>
        </w:r>
        <w:r w:rsidRPr="00D77E30">
          <w:rPr>
            <w:rStyle w:val="ANGELProductionNote"/>
          </w:rPr>
          <w:t xml:space="preserve">&gt; </w:t>
        </w:r>
      </w:ins>
      <w:ins w:id="2108" w:author="Darice Corey-Gilbert" w:date="2016-10-06T23:37:00Z">
        <w:r w:rsidR="00357F0E">
          <w:rPr>
            <w:rStyle w:val="ANGELProductionNote"/>
          </w:rPr>
          <w:br/>
        </w:r>
      </w:ins>
    </w:p>
    <w:p w14:paraId="4817297B" w14:textId="757B2D9F" w:rsidR="0029726D" w:rsidRPr="0029726D" w:rsidRDefault="0029726D" w:rsidP="0029726D">
      <w:pPr>
        <w:pStyle w:val="ListParagraph"/>
        <w:numPr>
          <w:ilvl w:val="0"/>
          <w:numId w:val="43"/>
        </w:numPr>
        <w:rPr>
          <w:ins w:id="2109" w:author="Darice Corey-Gilbert" w:date="2016-10-06T23:29:00Z"/>
          <w:rFonts w:ascii="Verdana" w:hAnsi="Verdana"/>
          <w:sz w:val="20"/>
        </w:rPr>
      </w:pPr>
      <w:ins w:id="2110" w:author="Darice Corey-Gilbert" w:date="2016-10-06T23:29:00Z">
        <w:r>
          <w:rPr>
            <w:noProof/>
          </w:rPr>
          <w:drawing>
            <wp:anchor distT="0" distB="0" distL="114300" distR="114300" simplePos="0" relativeHeight="251707392" behindDoc="0" locked="0" layoutInCell="1" allowOverlap="1" wp14:anchorId="629D927A" wp14:editId="52094F26">
              <wp:simplePos x="0" y="0"/>
              <wp:positionH relativeFrom="column">
                <wp:posOffset>116604</wp:posOffset>
              </wp:positionH>
              <wp:positionV relativeFrom="paragraph">
                <wp:posOffset>15713</wp:posOffset>
              </wp:positionV>
              <wp:extent cx="350520" cy="35052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6xqF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520" cy="350520"/>
                      </a:xfrm>
                      <a:prstGeom prst="rect">
                        <a:avLst/>
                      </a:prstGeom>
                    </pic:spPr>
                  </pic:pic>
                </a:graphicData>
              </a:graphic>
              <wp14:sizeRelH relativeFrom="page">
                <wp14:pctWidth>0</wp14:pctWidth>
              </wp14:sizeRelH>
              <wp14:sizeRelV relativeFrom="page">
                <wp14:pctHeight>0</wp14:pctHeight>
              </wp14:sizeRelV>
            </wp:anchor>
          </w:drawing>
        </w:r>
        <w:r w:rsidRPr="0029726D">
          <w:rPr>
            <w:rFonts w:ascii="Verdana" w:hAnsi="Verdana"/>
            <w:sz w:val="20"/>
          </w:rPr>
          <w:t xml:space="preserve">For the </w:t>
        </w:r>
        <w:r w:rsidRPr="0029726D">
          <w:rPr>
            <w:rFonts w:ascii="Verdana" w:hAnsi="Verdana"/>
            <w:b/>
            <w:sz w:val="20"/>
          </w:rPr>
          <w:t>web server and website host</w:t>
        </w:r>
        <w:r w:rsidRPr="0029726D">
          <w:rPr>
            <w:rFonts w:ascii="Verdana" w:hAnsi="Verdana"/>
            <w:sz w:val="20"/>
          </w:rPr>
          <w:t xml:space="preserve">, </w:t>
        </w:r>
        <w:r>
          <w:rPr>
            <w:rFonts w:ascii="Verdana" w:hAnsi="Verdana"/>
            <w:sz w:val="20"/>
          </w:rPr>
          <w:t>you must</w:t>
        </w:r>
        <w:r w:rsidRPr="0029726D">
          <w:rPr>
            <w:rFonts w:ascii="Verdana" w:hAnsi="Verdana"/>
            <w:sz w:val="20"/>
          </w:rPr>
          <w:t xml:space="preserve"> use Rasmussen's </w:t>
        </w:r>
        <w:r w:rsidRPr="0029726D">
          <w:rPr>
            <w:rFonts w:ascii="Verdana" w:hAnsi="Verdana"/>
            <w:b/>
            <w:sz w:val="20"/>
          </w:rPr>
          <w:t>FTP (File Transfer Protocol)</w:t>
        </w:r>
        <w:r w:rsidRPr="0029726D">
          <w:rPr>
            <w:rFonts w:ascii="Verdana" w:hAnsi="Verdana"/>
            <w:sz w:val="20"/>
          </w:rPr>
          <w:t xml:space="preserve"> host. First you will need a Rasmussen FTP account. Click </w:t>
        </w:r>
        <w:r w:rsidRPr="009044FA">
          <w:rPr>
            <w:rStyle w:val="ANGELLinks"/>
          </w:rPr>
          <w:t>here</w:t>
        </w:r>
        <w:r w:rsidRPr="0029726D">
          <w:rPr>
            <w:rFonts w:ascii="Verdana" w:hAnsi="Verdana"/>
            <w:sz w:val="20"/>
          </w:rPr>
          <w:t xml:space="preserve"> on instructions on how to get one. </w:t>
        </w:r>
        <w:r w:rsidRPr="009044FA">
          <w:rPr>
            <w:rStyle w:val="ANGELProductionNote"/>
          </w:rPr>
          <w:t xml:space="preserve">&lt;link to </w:t>
        </w:r>
        <w:r>
          <w:fldChar w:fldCharType="begin"/>
        </w:r>
        <w:r>
          <w:instrText xml:space="preserve"> HYPERLINK "http://rasmussen.libanswers.com/faq/129759" </w:instrText>
        </w:r>
        <w:r>
          <w:fldChar w:fldCharType="separate"/>
        </w:r>
        <w:r w:rsidRPr="009044FA">
          <w:rPr>
            <w:rStyle w:val="ANGELProductionNote"/>
          </w:rPr>
          <w:t>http://rasmussen.libanswers.com/faq/129759</w:t>
        </w:r>
        <w:r>
          <w:rPr>
            <w:rStyle w:val="ANGELProductionNote"/>
          </w:rPr>
          <w:fldChar w:fldCharType="end"/>
        </w:r>
        <w:r w:rsidRPr="009044FA">
          <w:rPr>
            <w:rStyle w:val="ANGELProductionNote"/>
          </w:rPr>
          <w:t>&gt;</w:t>
        </w:r>
        <w:r w:rsidRPr="0029726D">
          <w:rPr>
            <w:rFonts w:ascii="Verdana" w:hAnsi="Verdana"/>
            <w:sz w:val="20"/>
          </w:rPr>
          <w:t xml:space="preserve"> </w:t>
        </w:r>
      </w:ins>
    </w:p>
    <w:p w14:paraId="405C5B7E" w14:textId="77777777" w:rsidR="0029726D" w:rsidRDefault="0029726D" w:rsidP="003E6177">
      <w:pPr>
        <w:tabs>
          <w:tab w:val="center" w:pos="5040"/>
        </w:tabs>
        <w:rPr>
          <w:ins w:id="2111" w:author="Darice Corey-Gilbert" w:date="2016-10-06T23:29:00Z"/>
          <w:rStyle w:val="ANGELHeader"/>
        </w:rPr>
      </w:pPr>
    </w:p>
    <w:p w14:paraId="6F81F3AD" w14:textId="002902C8" w:rsidR="003E6177" w:rsidRDefault="003E6177" w:rsidP="003E6177">
      <w:pPr>
        <w:tabs>
          <w:tab w:val="center" w:pos="5040"/>
        </w:tabs>
        <w:rPr>
          <w:rStyle w:val="ANGELHeader"/>
        </w:rPr>
      </w:pPr>
      <w:r>
        <w:rPr>
          <w:rStyle w:val="ANGELHeader"/>
        </w:rPr>
        <w:t>Due Date</w:t>
      </w:r>
    </w:p>
    <w:p w14:paraId="79D05E2D" w14:textId="7A459531" w:rsidR="00356685" w:rsidRPr="00537D5A" w:rsidRDefault="00356685" w:rsidP="00356685">
      <w:pPr>
        <w:tabs>
          <w:tab w:val="center" w:pos="5040"/>
        </w:tabs>
        <w:rPr>
          <w:szCs w:val="20"/>
        </w:rPr>
      </w:pPr>
      <w:r w:rsidRPr="00E167B8">
        <w:rPr>
          <w:b/>
          <w:szCs w:val="20"/>
        </w:rPr>
        <w:t xml:space="preserve">Your final project is due in </w:t>
      </w:r>
      <w:r>
        <w:rPr>
          <w:b/>
          <w:szCs w:val="20"/>
        </w:rPr>
        <w:t>Module</w:t>
      </w:r>
      <w:r w:rsidRPr="00E167B8">
        <w:rPr>
          <w:b/>
          <w:szCs w:val="20"/>
        </w:rPr>
        <w:t xml:space="preserve"> </w:t>
      </w:r>
      <w:r>
        <w:rPr>
          <w:b/>
          <w:szCs w:val="20"/>
        </w:rPr>
        <w:t>06</w:t>
      </w:r>
      <w:r w:rsidRPr="00E167B8">
        <w:rPr>
          <w:b/>
          <w:szCs w:val="20"/>
        </w:rPr>
        <w:t>.</w:t>
      </w:r>
      <w:r>
        <w:rPr>
          <w:szCs w:val="20"/>
        </w:rPr>
        <w:t xml:space="preserve"> There will be individual assignments along the way. The module they are due is noted in the time line below.</w:t>
      </w:r>
    </w:p>
    <w:p w14:paraId="09095179" w14:textId="77777777" w:rsidR="003E6177" w:rsidRPr="003E6177" w:rsidRDefault="003E6177" w:rsidP="003E6177">
      <w:pPr>
        <w:rPr>
          <w:rFonts w:ascii="Verdana" w:hAnsi="Verdana"/>
          <w:b/>
          <w:bCs/>
          <w:color w:val="FF6600"/>
        </w:rPr>
      </w:pPr>
      <w:commentRangeStart w:id="2112"/>
      <w:r>
        <w:rPr>
          <w:rStyle w:val="ANGELHeader"/>
        </w:rPr>
        <w:t>Time Line</w:t>
      </w:r>
      <w:commentRangeEnd w:id="2112"/>
      <w:r w:rsidR="00356685">
        <w:rPr>
          <w:rStyle w:val="CommentReference"/>
        </w:rPr>
        <w:commentReference w:id="2112"/>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7803"/>
      </w:tblGrid>
      <w:tr w:rsidR="003E6177" w14:paraId="659C9C41" w14:textId="77777777" w:rsidTr="003C2DE6">
        <w:trPr>
          <w:trHeight w:val="302"/>
        </w:trPr>
        <w:tc>
          <w:tcPr>
            <w:tcW w:w="1027" w:type="dxa"/>
            <w:tcBorders>
              <w:top w:val="single" w:sz="4" w:space="0" w:color="auto"/>
              <w:left w:val="single" w:sz="4" w:space="0" w:color="auto"/>
              <w:bottom w:val="single" w:sz="4" w:space="0" w:color="auto"/>
              <w:right w:val="single" w:sz="4" w:space="0" w:color="auto"/>
            </w:tcBorders>
            <w:shd w:val="clear" w:color="auto" w:fill="17365D"/>
            <w:vAlign w:val="center"/>
            <w:hideMark/>
          </w:tcPr>
          <w:p w14:paraId="4587395E" w14:textId="77777777" w:rsidR="003E6177" w:rsidRDefault="003E6177" w:rsidP="003C2DE6">
            <w:pPr>
              <w:rPr>
                <w:rStyle w:val="ANGELBold"/>
                <w:color w:val="FFFFFF"/>
              </w:rPr>
            </w:pPr>
            <w:r>
              <w:rPr>
                <w:rStyle w:val="ANGELBold"/>
                <w:color w:val="FFFFFF"/>
              </w:rPr>
              <w:t>Module</w:t>
            </w:r>
          </w:p>
        </w:tc>
        <w:tc>
          <w:tcPr>
            <w:tcW w:w="7803" w:type="dxa"/>
            <w:tcBorders>
              <w:top w:val="single" w:sz="4" w:space="0" w:color="auto"/>
              <w:left w:val="single" w:sz="4" w:space="0" w:color="auto"/>
              <w:bottom w:val="single" w:sz="4" w:space="0" w:color="auto"/>
              <w:right w:val="single" w:sz="4" w:space="0" w:color="auto"/>
            </w:tcBorders>
            <w:shd w:val="clear" w:color="auto" w:fill="17365D"/>
            <w:vAlign w:val="center"/>
            <w:hideMark/>
          </w:tcPr>
          <w:p w14:paraId="6FB09DA4" w14:textId="77777777" w:rsidR="003E6177" w:rsidRDefault="003E6177" w:rsidP="003C2DE6">
            <w:pPr>
              <w:rPr>
                <w:rStyle w:val="ANGELBold"/>
                <w:color w:val="FFFFFF"/>
              </w:rPr>
            </w:pPr>
            <w:r>
              <w:rPr>
                <w:rStyle w:val="ANGELBold"/>
                <w:color w:val="FFFFFF"/>
              </w:rPr>
              <w:t>Assignment</w:t>
            </w:r>
          </w:p>
        </w:tc>
      </w:tr>
      <w:tr w:rsidR="003E6177" w14:paraId="2E7A5A17" w14:textId="77777777" w:rsidTr="003C2DE6">
        <w:trPr>
          <w:trHeight w:val="302"/>
        </w:trPr>
        <w:tc>
          <w:tcPr>
            <w:tcW w:w="1027" w:type="dxa"/>
            <w:tcBorders>
              <w:top w:val="single" w:sz="4" w:space="0" w:color="auto"/>
              <w:left w:val="single" w:sz="4" w:space="0" w:color="auto"/>
              <w:bottom w:val="single" w:sz="4" w:space="0" w:color="auto"/>
              <w:right w:val="single" w:sz="4" w:space="0" w:color="auto"/>
            </w:tcBorders>
            <w:vAlign w:val="center"/>
            <w:hideMark/>
          </w:tcPr>
          <w:p w14:paraId="4423573C" w14:textId="77777777" w:rsidR="003E6177" w:rsidRPr="00F60951" w:rsidRDefault="003E6177" w:rsidP="003C2DE6">
            <w:pPr>
              <w:rPr>
                <w:rStyle w:val="ANGELBodytext"/>
                <w:b/>
              </w:rPr>
            </w:pPr>
            <w:r w:rsidRPr="00F60951">
              <w:rPr>
                <w:rStyle w:val="ANGELBodytext"/>
                <w:b/>
              </w:rPr>
              <w:t>01</w:t>
            </w:r>
          </w:p>
        </w:tc>
        <w:tc>
          <w:tcPr>
            <w:tcW w:w="7803" w:type="dxa"/>
            <w:tcBorders>
              <w:top w:val="single" w:sz="4" w:space="0" w:color="auto"/>
              <w:left w:val="single" w:sz="4" w:space="0" w:color="auto"/>
              <w:bottom w:val="single" w:sz="4" w:space="0" w:color="auto"/>
              <w:right w:val="single" w:sz="4" w:space="0" w:color="auto"/>
            </w:tcBorders>
            <w:vAlign w:val="center"/>
          </w:tcPr>
          <w:p w14:paraId="1AD668AC" w14:textId="77777777" w:rsidR="003E6177" w:rsidRDefault="003E6177" w:rsidP="003C2DE6">
            <w:pPr>
              <w:rPr>
                <w:rStyle w:val="ANGELBodytext"/>
                <w:highlight w:val="yellow"/>
              </w:rPr>
            </w:pPr>
          </w:p>
        </w:tc>
      </w:tr>
      <w:tr w:rsidR="003E6177" w14:paraId="4DD796B2" w14:textId="77777777" w:rsidTr="003C2DE6">
        <w:trPr>
          <w:trHeight w:val="302"/>
        </w:trPr>
        <w:tc>
          <w:tcPr>
            <w:tcW w:w="1027" w:type="dxa"/>
            <w:tcBorders>
              <w:top w:val="single" w:sz="4" w:space="0" w:color="auto"/>
              <w:left w:val="single" w:sz="4" w:space="0" w:color="auto"/>
              <w:bottom w:val="single" w:sz="4" w:space="0" w:color="auto"/>
              <w:right w:val="single" w:sz="4" w:space="0" w:color="auto"/>
            </w:tcBorders>
            <w:vAlign w:val="center"/>
            <w:hideMark/>
          </w:tcPr>
          <w:p w14:paraId="26DEE266" w14:textId="77777777" w:rsidR="003E6177" w:rsidRPr="00F60951" w:rsidRDefault="003E6177" w:rsidP="003C2DE6">
            <w:pPr>
              <w:rPr>
                <w:rStyle w:val="ANGELBodytext"/>
                <w:b/>
              </w:rPr>
            </w:pPr>
            <w:r w:rsidRPr="00F60951">
              <w:rPr>
                <w:rStyle w:val="ANGELBodytext"/>
                <w:b/>
              </w:rPr>
              <w:t>02</w:t>
            </w:r>
          </w:p>
        </w:tc>
        <w:tc>
          <w:tcPr>
            <w:tcW w:w="7803" w:type="dxa"/>
            <w:tcBorders>
              <w:top w:val="single" w:sz="4" w:space="0" w:color="auto"/>
              <w:left w:val="single" w:sz="4" w:space="0" w:color="auto"/>
              <w:bottom w:val="single" w:sz="4" w:space="0" w:color="auto"/>
              <w:right w:val="single" w:sz="4" w:space="0" w:color="auto"/>
            </w:tcBorders>
            <w:vAlign w:val="center"/>
          </w:tcPr>
          <w:p w14:paraId="4FA025D1" w14:textId="77777777" w:rsidR="003E6177" w:rsidRDefault="003E6177" w:rsidP="003C2DE6">
            <w:pPr>
              <w:rPr>
                <w:rStyle w:val="ANGELBodytext"/>
                <w:highlight w:val="yellow"/>
              </w:rPr>
            </w:pPr>
          </w:p>
        </w:tc>
      </w:tr>
      <w:tr w:rsidR="003E6177" w14:paraId="28430B02" w14:textId="77777777" w:rsidTr="003C2DE6">
        <w:trPr>
          <w:trHeight w:val="302"/>
        </w:trPr>
        <w:tc>
          <w:tcPr>
            <w:tcW w:w="1027" w:type="dxa"/>
            <w:tcBorders>
              <w:top w:val="single" w:sz="4" w:space="0" w:color="auto"/>
              <w:left w:val="single" w:sz="4" w:space="0" w:color="auto"/>
              <w:bottom w:val="single" w:sz="4" w:space="0" w:color="auto"/>
              <w:right w:val="single" w:sz="4" w:space="0" w:color="auto"/>
            </w:tcBorders>
            <w:vAlign w:val="center"/>
            <w:hideMark/>
          </w:tcPr>
          <w:p w14:paraId="62BD0759" w14:textId="77777777" w:rsidR="003E6177" w:rsidRPr="00F60951" w:rsidRDefault="003E6177" w:rsidP="003C2DE6">
            <w:pPr>
              <w:rPr>
                <w:rStyle w:val="ANGELBodytext"/>
                <w:b/>
              </w:rPr>
            </w:pPr>
            <w:r w:rsidRPr="00F60951">
              <w:rPr>
                <w:rStyle w:val="ANGELBodytext"/>
                <w:b/>
              </w:rPr>
              <w:t>03</w:t>
            </w:r>
          </w:p>
        </w:tc>
        <w:tc>
          <w:tcPr>
            <w:tcW w:w="7803" w:type="dxa"/>
            <w:tcBorders>
              <w:top w:val="single" w:sz="4" w:space="0" w:color="auto"/>
              <w:left w:val="single" w:sz="4" w:space="0" w:color="auto"/>
              <w:bottom w:val="single" w:sz="4" w:space="0" w:color="auto"/>
              <w:right w:val="single" w:sz="4" w:space="0" w:color="auto"/>
            </w:tcBorders>
            <w:vAlign w:val="center"/>
          </w:tcPr>
          <w:p w14:paraId="08CFD5A0" w14:textId="77777777" w:rsidR="003E6177" w:rsidRDefault="003E6177" w:rsidP="003C2DE6">
            <w:pPr>
              <w:rPr>
                <w:rStyle w:val="ANGELBodytext"/>
                <w:highlight w:val="yellow"/>
              </w:rPr>
            </w:pPr>
          </w:p>
        </w:tc>
      </w:tr>
      <w:tr w:rsidR="003E6177" w14:paraId="2583CAE1" w14:textId="77777777" w:rsidTr="003C2DE6">
        <w:trPr>
          <w:trHeight w:val="302"/>
        </w:trPr>
        <w:tc>
          <w:tcPr>
            <w:tcW w:w="1027" w:type="dxa"/>
            <w:tcBorders>
              <w:top w:val="single" w:sz="4" w:space="0" w:color="auto"/>
              <w:left w:val="single" w:sz="4" w:space="0" w:color="auto"/>
              <w:bottom w:val="single" w:sz="4" w:space="0" w:color="auto"/>
              <w:right w:val="single" w:sz="4" w:space="0" w:color="auto"/>
            </w:tcBorders>
            <w:vAlign w:val="center"/>
            <w:hideMark/>
          </w:tcPr>
          <w:p w14:paraId="2F0A01D3" w14:textId="77777777" w:rsidR="003E6177" w:rsidRPr="00F60951" w:rsidRDefault="003E6177" w:rsidP="003C2DE6">
            <w:pPr>
              <w:rPr>
                <w:rStyle w:val="ANGELBodytext"/>
                <w:b/>
              </w:rPr>
            </w:pPr>
            <w:r w:rsidRPr="00F60951">
              <w:rPr>
                <w:rStyle w:val="ANGELBodytext"/>
                <w:b/>
              </w:rPr>
              <w:t>04</w:t>
            </w:r>
          </w:p>
        </w:tc>
        <w:tc>
          <w:tcPr>
            <w:tcW w:w="7803" w:type="dxa"/>
            <w:tcBorders>
              <w:top w:val="single" w:sz="4" w:space="0" w:color="auto"/>
              <w:left w:val="single" w:sz="4" w:space="0" w:color="auto"/>
              <w:bottom w:val="single" w:sz="4" w:space="0" w:color="auto"/>
              <w:right w:val="single" w:sz="4" w:space="0" w:color="auto"/>
            </w:tcBorders>
            <w:vAlign w:val="center"/>
          </w:tcPr>
          <w:p w14:paraId="2DF4DB0A" w14:textId="77777777" w:rsidR="003E6177" w:rsidRDefault="003E6177" w:rsidP="003C2DE6">
            <w:pPr>
              <w:rPr>
                <w:rStyle w:val="ANGELBodytext"/>
                <w:highlight w:val="yellow"/>
              </w:rPr>
            </w:pPr>
          </w:p>
        </w:tc>
      </w:tr>
      <w:tr w:rsidR="003E6177" w14:paraId="505A8DDF" w14:textId="77777777" w:rsidTr="003C2DE6">
        <w:trPr>
          <w:trHeight w:val="302"/>
        </w:trPr>
        <w:tc>
          <w:tcPr>
            <w:tcW w:w="1027" w:type="dxa"/>
            <w:tcBorders>
              <w:top w:val="single" w:sz="4" w:space="0" w:color="auto"/>
              <w:left w:val="single" w:sz="4" w:space="0" w:color="auto"/>
              <w:bottom w:val="single" w:sz="4" w:space="0" w:color="auto"/>
              <w:right w:val="single" w:sz="4" w:space="0" w:color="auto"/>
            </w:tcBorders>
            <w:vAlign w:val="center"/>
            <w:hideMark/>
          </w:tcPr>
          <w:p w14:paraId="4C0ACEB6" w14:textId="77777777" w:rsidR="003E6177" w:rsidRPr="00F60951" w:rsidRDefault="003E6177" w:rsidP="003C2DE6">
            <w:pPr>
              <w:rPr>
                <w:rStyle w:val="ANGELBodytext"/>
                <w:b/>
              </w:rPr>
            </w:pPr>
            <w:r w:rsidRPr="00F60951">
              <w:rPr>
                <w:rStyle w:val="ANGELBodytext"/>
                <w:b/>
              </w:rPr>
              <w:t>05</w:t>
            </w:r>
          </w:p>
        </w:tc>
        <w:tc>
          <w:tcPr>
            <w:tcW w:w="7803" w:type="dxa"/>
            <w:tcBorders>
              <w:top w:val="single" w:sz="4" w:space="0" w:color="auto"/>
              <w:left w:val="single" w:sz="4" w:space="0" w:color="auto"/>
              <w:bottom w:val="single" w:sz="4" w:space="0" w:color="auto"/>
              <w:right w:val="single" w:sz="4" w:space="0" w:color="auto"/>
            </w:tcBorders>
            <w:vAlign w:val="center"/>
          </w:tcPr>
          <w:p w14:paraId="55A90611" w14:textId="77777777" w:rsidR="00C12AF1" w:rsidRDefault="00C12AF1" w:rsidP="003C2DE6">
            <w:pPr>
              <w:rPr>
                <w:rStyle w:val="ANGELBodytext"/>
                <w:highlight w:val="yellow"/>
              </w:rPr>
            </w:pPr>
          </w:p>
        </w:tc>
      </w:tr>
      <w:tr w:rsidR="00C12AF1" w14:paraId="4C6F8F0D" w14:textId="77777777" w:rsidTr="003C2DE6">
        <w:trPr>
          <w:trHeight w:val="302"/>
        </w:trPr>
        <w:tc>
          <w:tcPr>
            <w:tcW w:w="1027" w:type="dxa"/>
            <w:tcBorders>
              <w:top w:val="single" w:sz="4" w:space="0" w:color="auto"/>
              <w:left w:val="single" w:sz="4" w:space="0" w:color="auto"/>
              <w:bottom w:val="single" w:sz="4" w:space="0" w:color="auto"/>
              <w:right w:val="single" w:sz="4" w:space="0" w:color="auto"/>
            </w:tcBorders>
            <w:vAlign w:val="center"/>
          </w:tcPr>
          <w:p w14:paraId="3D0179BB" w14:textId="77777777" w:rsidR="00C12AF1" w:rsidRPr="00F60951" w:rsidRDefault="00C12AF1" w:rsidP="003C2DE6">
            <w:pPr>
              <w:rPr>
                <w:rStyle w:val="ANGELBodytext"/>
                <w:b/>
              </w:rPr>
            </w:pPr>
            <w:r>
              <w:rPr>
                <w:rStyle w:val="ANGELBodytext"/>
                <w:b/>
              </w:rPr>
              <w:t>06</w:t>
            </w:r>
          </w:p>
        </w:tc>
        <w:tc>
          <w:tcPr>
            <w:tcW w:w="7803" w:type="dxa"/>
            <w:tcBorders>
              <w:top w:val="single" w:sz="4" w:space="0" w:color="auto"/>
              <w:left w:val="single" w:sz="4" w:space="0" w:color="auto"/>
              <w:bottom w:val="single" w:sz="4" w:space="0" w:color="auto"/>
              <w:right w:val="single" w:sz="4" w:space="0" w:color="auto"/>
            </w:tcBorders>
            <w:vAlign w:val="center"/>
          </w:tcPr>
          <w:p w14:paraId="7CA7CCFA" w14:textId="77777777" w:rsidR="00C12AF1" w:rsidRDefault="00C12AF1" w:rsidP="003C2DE6">
            <w:pPr>
              <w:rPr>
                <w:rStyle w:val="ANGELBodytext"/>
                <w:highlight w:val="yellow"/>
              </w:rPr>
            </w:pPr>
          </w:p>
        </w:tc>
      </w:tr>
    </w:tbl>
    <w:p w14:paraId="5BC23F3C" w14:textId="77777777" w:rsidR="003E6177" w:rsidRDefault="003E6177" w:rsidP="003E6177">
      <w:pPr>
        <w:rPr>
          <w:b/>
          <w:color w:val="0000FF"/>
          <w:szCs w:val="20"/>
        </w:rPr>
      </w:pPr>
    </w:p>
    <w:p w14:paraId="4600D7C8" w14:textId="77777777" w:rsidR="003E6177" w:rsidRPr="003E6177" w:rsidRDefault="003E6177" w:rsidP="003E6177">
      <w:pPr>
        <w:rPr>
          <w:rFonts w:ascii="Verdana" w:hAnsi="Verdana"/>
          <w:b/>
          <w:bCs/>
          <w:color w:val="FF6600"/>
        </w:rPr>
      </w:pPr>
      <w:r>
        <w:rPr>
          <w:rStyle w:val="ANGELHeader"/>
        </w:rPr>
        <w:t>Requirements</w:t>
      </w:r>
    </w:p>
    <w:p w14:paraId="2962FE95" w14:textId="77777777" w:rsidR="003E6177" w:rsidRPr="003E6177" w:rsidRDefault="003E6177" w:rsidP="003E6177">
      <w:pPr>
        <w:rPr>
          <w:szCs w:val="20"/>
        </w:rPr>
      </w:pPr>
      <w:r>
        <w:rPr>
          <w:szCs w:val="20"/>
        </w:rPr>
        <w:t xml:space="preserve">This project must have a title and table of contents. There is no length requirement besides making sure that all requirements of the assignment are met. The project must have two references for each assignment. </w:t>
      </w:r>
      <w:r>
        <w:t xml:space="preserve">You can use your book as one reference and any search engine for additional references. Wikipedia is not a creditable website and may not be used. You may also import pictures, but it is not required. </w:t>
      </w:r>
    </w:p>
    <w:p w14:paraId="55CD5552" w14:textId="77777777" w:rsidR="003E6177" w:rsidRDefault="003E6177" w:rsidP="003E6177">
      <w:pPr>
        <w:rPr>
          <w:rStyle w:val="ANGELHeader"/>
        </w:rPr>
      </w:pPr>
      <w:r>
        <w:rPr>
          <w:rStyle w:val="ANGELHeader"/>
        </w:rPr>
        <w:t>Evaluation</w:t>
      </w:r>
    </w:p>
    <w:p w14:paraId="414F17A9" w14:textId="77777777" w:rsidR="003E6177" w:rsidRPr="003E6177" w:rsidRDefault="003E6177" w:rsidP="003E6177">
      <w:pPr>
        <w:rPr>
          <w:szCs w:val="20"/>
        </w:rPr>
      </w:pPr>
      <w:r>
        <w:rPr>
          <w:bCs/>
          <w:szCs w:val="20"/>
        </w:rPr>
        <w:t>Each assignment leading up to the final assignment is evaluated and graded independently. Your instructor will provide specific grading criteria for each step of the project prior to its due date.</w:t>
      </w:r>
      <w:r w:rsidR="00070F8E">
        <w:rPr>
          <w:bCs/>
          <w:szCs w:val="20"/>
        </w:rPr>
        <w:t xml:space="preserve"> </w:t>
      </w:r>
    </w:p>
    <w:p w14:paraId="124B8551" w14:textId="77777777" w:rsidR="003E6177" w:rsidRPr="003E6177" w:rsidRDefault="003E6177" w:rsidP="003E6177">
      <w:pPr>
        <w:rPr>
          <w:rFonts w:ascii="Verdana" w:hAnsi="Verdana"/>
          <w:b/>
          <w:bCs/>
          <w:color w:val="FF6600"/>
        </w:rPr>
      </w:pPr>
      <w:r>
        <w:rPr>
          <w:rStyle w:val="ANGELHeader"/>
        </w:rPr>
        <w:t>For Further Questions</w:t>
      </w:r>
    </w:p>
    <w:p w14:paraId="76461C82" w14:textId="77777777" w:rsidR="003E6177" w:rsidRPr="003E6177" w:rsidRDefault="003E6177" w:rsidP="003E6177">
      <w:pPr>
        <w:rPr>
          <w:rFonts w:ascii="Verdana" w:eastAsia="Verdana" w:hAnsi="Verdana"/>
          <w:color w:val="808080"/>
          <w:sz w:val="14"/>
          <w:szCs w:val="14"/>
        </w:rPr>
      </w:pPr>
      <w:r>
        <w:rPr>
          <w:bCs/>
          <w:szCs w:val="20"/>
        </w:rPr>
        <w:t xml:space="preserve">If you have further questions throughout this project, please ask your Instructor. Post ideas and questions for your classmates in the </w:t>
      </w:r>
      <w:r>
        <w:rPr>
          <w:rStyle w:val="ANGELBlue"/>
        </w:rPr>
        <w:t>General Course Questions</w:t>
      </w:r>
      <w:r>
        <w:rPr>
          <w:bCs/>
          <w:szCs w:val="20"/>
        </w:rPr>
        <w:t xml:space="preserve"> forum in the </w:t>
      </w:r>
      <w:r>
        <w:rPr>
          <w:rStyle w:val="ANGELBlue"/>
        </w:rPr>
        <w:t>Getting Started</w:t>
      </w:r>
      <w:r>
        <w:rPr>
          <w:bCs/>
          <w:szCs w:val="20"/>
        </w:rPr>
        <w:t xml:space="preserve"> folder of this course.</w:t>
      </w:r>
    </w:p>
    <w:p w14:paraId="7AC0AE3E" w14:textId="77777777" w:rsidR="00EB39CE" w:rsidRDefault="00EB39CE" w:rsidP="004B4370">
      <w:pPr>
        <w:spacing w:after="0"/>
        <w:rPr>
          <w:rFonts w:ascii="Verdana" w:hAnsi="Verdana"/>
          <w:color w:val="808080" w:themeColor="background1" w:themeShade="80"/>
        </w:rPr>
      </w:pPr>
    </w:p>
    <w:p w14:paraId="4CE98D03" w14:textId="77777777" w:rsidR="00173638" w:rsidRDefault="00173638" w:rsidP="00E4278A">
      <w:pPr>
        <w:spacing w:after="0"/>
        <w:rPr>
          <w:rFonts w:ascii="Verdana" w:hAnsi="Verdana"/>
          <w:color w:val="808080" w:themeColor="background1" w:themeShade="80"/>
        </w:rPr>
      </w:pPr>
    </w:p>
    <w:p w14:paraId="141E26C6" w14:textId="77777777" w:rsidR="00173638" w:rsidRDefault="00173638" w:rsidP="00A35523">
      <w:pPr>
        <w:spacing w:after="0"/>
        <w:rPr>
          <w:rFonts w:ascii="Verdana" w:hAnsi="Verdana"/>
          <w:color w:val="808080" w:themeColor="background1" w:themeShade="80"/>
        </w:rPr>
      </w:pPr>
    </w:p>
    <w:p w14:paraId="64D37A28"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63C22C21" w14:textId="145D92C0" w:rsidR="00A35523" w:rsidRPr="00240BC6" w:rsidRDefault="00A35523" w:rsidP="00A35523">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2B23E2A7" w14:textId="22CFAB20" w:rsidR="00A35523" w:rsidRPr="00240BC6" w:rsidRDefault="00A35523" w:rsidP="00A35523">
      <w:pPr>
        <w:spacing w:after="0"/>
        <w:rPr>
          <w:rFonts w:ascii="Verdana" w:hAnsi="Verdana"/>
          <w:color w:val="808080" w:themeColor="background1" w:themeShade="80"/>
        </w:rPr>
      </w:pPr>
      <w:commentRangeStart w:id="2113"/>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1</w:t>
      </w:r>
      <w:r w:rsidRPr="007C72EB">
        <w:rPr>
          <w:rFonts w:ascii="Verdana" w:hAnsi="Verdana"/>
          <w:color w:val="808080" w:themeColor="background1" w:themeShade="80"/>
        </w:rPr>
        <w:t xml:space="preserve"> </w:t>
      </w:r>
      <w:r w:rsidR="000062E4">
        <w:rPr>
          <w:rFonts w:ascii="Verdana" w:hAnsi="Verdana"/>
          <w:color w:val="808080" w:themeColor="background1" w:themeShade="80"/>
        </w:rPr>
        <w:t>Course Project</w:t>
      </w:r>
      <w:r w:rsidR="0016726B">
        <w:rPr>
          <w:rFonts w:ascii="Verdana" w:hAnsi="Verdana"/>
          <w:color w:val="808080" w:themeColor="background1" w:themeShade="80"/>
        </w:rPr>
        <w:t xml:space="preserve"> - </w:t>
      </w:r>
      <w:r w:rsidR="000062E4">
        <w:rPr>
          <w:rFonts w:ascii="Verdana" w:hAnsi="Verdana"/>
          <w:color w:val="808080" w:themeColor="background1" w:themeShade="80"/>
        </w:rPr>
        <w:t>Website Mockup and Your First Home Page</w:t>
      </w:r>
    </w:p>
    <w:p w14:paraId="1ABAF364" w14:textId="77777777" w:rsidR="00A35523" w:rsidRPr="00240BC6" w:rsidRDefault="00A35523" w:rsidP="00A35523">
      <w:pPr>
        <w:spacing w:after="0"/>
        <w:rPr>
          <w:rFonts w:ascii="Verdana" w:hAnsi="Verdana"/>
          <w:color w:val="808080" w:themeColor="background1" w:themeShade="80"/>
        </w:rPr>
      </w:pPr>
      <w:r w:rsidRPr="00240BC6">
        <w:rPr>
          <w:rFonts w:ascii="Verdana" w:hAnsi="Verdana"/>
          <w:color w:val="808080" w:themeColor="background1" w:themeShade="80"/>
        </w:rPr>
        <w:t>Type: Drop Box</w:t>
      </w:r>
    </w:p>
    <w:p w14:paraId="11180B30" w14:textId="77777777" w:rsidR="00A35523" w:rsidRPr="00240BC6" w:rsidRDefault="00A35523" w:rsidP="00A35523">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commentRangeEnd w:id="2113"/>
      <w:r w:rsidR="000062E4">
        <w:rPr>
          <w:rStyle w:val="CommentReference"/>
        </w:rPr>
        <w:commentReference w:id="2113"/>
      </w:r>
    </w:p>
    <w:p w14:paraId="6271EB54" w14:textId="77777777" w:rsidR="00E4278A" w:rsidRDefault="00E4278A" w:rsidP="004E4D10">
      <w:pPr>
        <w:rPr>
          <w:rFonts w:ascii="Verdana" w:hAnsi="Verdana"/>
        </w:rPr>
      </w:pPr>
    </w:p>
    <w:p w14:paraId="214A8803" w14:textId="42872252" w:rsidR="0029726D" w:rsidRDefault="0029726D" w:rsidP="0029726D">
      <w:pPr>
        <w:pStyle w:val="NormalWeb"/>
        <w:spacing w:before="150" w:beforeAutospacing="0" w:after="150" w:afterAutospacing="0" w:line="270" w:lineRule="atLeast"/>
        <w:ind w:left="300" w:right="150"/>
        <w:rPr>
          <w:ins w:id="2114" w:author="Darice Corey-Gilbert" w:date="2016-10-06T23:20:00Z"/>
          <w:rFonts w:ascii="Verdana" w:hAnsi="Verdana" w:cs="Arial"/>
          <w:sz w:val="20"/>
          <w:szCs w:val="20"/>
        </w:rPr>
      </w:pPr>
      <w:ins w:id="2115" w:author="Darice Corey-Gilbert" w:date="2016-10-06T23:20:00Z">
        <w:r>
          <w:rPr>
            <w:rFonts w:ascii="Verdana" w:hAnsi="Verdana" w:cs="Arial"/>
            <w:sz w:val="20"/>
            <w:szCs w:val="20"/>
          </w:rPr>
          <w:t xml:space="preserve">Create a mockup of your </w:t>
        </w:r>
      </w:ins>
      <w:ins w:id="2116" w:author="Darice Corey-Gilbert" w:date="2016-10-06T23:35:00Z">
        <w:r>
          <w:rPr>
            <w:rFonts w:ascii="Verdana" w:hAnsi="Verdana" w:cs="Arial"/>
            <w:sz w:val="20"/>
            <w:szCs w:val="20"/>
          </w:rPr>
          <w:t>web application that will display a list of favorites. Remember, this can be a list of any favorite items, such as books, movies, restaurants, music, and so on.</w:t>
        </w:r>
      </w:ins>
      <w:ins w:id="2117" w:author="Darice Corey-Gilbert" w:date="2016-10-06T23:20:00Z">
        <w:r>
          <w:rPr>
            <w:rFonts w:ascii="Verdana" w:hAnsi="Verdana" w:cs="Arial"/>
            <w:sz w:val="20"/>
            <w:szCs w:val="20"/>
          </w:rPr>
          <w:t xml:space="preserve"> Your </w:t>
        </w:r>
      </w:ins>
      <w:ins w:id="2118" w:author="Darice Corey-Gilbert" w:date="2016-10-06T23:35:00Z">
        <w:r>
          <w:rPr>
            <w:rFonts w:ascii="Verdana" w:hAnsi="Verdana" w:cs="Arial"/>
            <w:sz w:val="20"/>
            <w:szCs w:val="20"/>
          </w:rPr>
          <w:t>web application</w:t>
        </w:r>
      </w:ins>
      <w:ins w:id="2119" w:author="Darice Corey-Gilbert" w:date="2016-10-06T23:20:00Z">
        <w:r>
          <w:rPr>
            <w:rFonts w:ascii="Verdana" w:hAnsi="Verdana" w:cs="Arial"/>
            <w:sz w:val="20"/>
            <w:szCs w:val="20"/>
          </w:rPr>
          <w:t xml:space="preserve"> should contain at least 3 pages (HTML documents). Your mockup should contain mockups of each HTML document. You should follow a similar format as the sample mockup provided </w:t>
        </w:r>
      </w:ins>
      <w:ins w:id="2120" w:author="Darice Corey-Gilbert" w:date="2016-10-06T23:36:00Z">
        <w:r>
          <w:rPr>
            <w:rFonts w:ascii="Verdana" w:hAnsi="Verdana" w:cs="Arial"/>
            <w:sz w:val="20"/>
            <w:szCs w:val="20"/>
          </w:rPr>
          <w:fldChar w:fldCharType="begin"/>
        </w:r>
        <w:r>
          <w:rPr>
            <w:rFonts w:ascii="Verdana" w:hAnsi="Verdana" w:cs="Arial"/>
            <w:sz w:val="20"/>
            <w:szCs w:val="20"/>
          </w:rPr>
          <w:instrText xml:space="preserve"> HYPERLINK "sample_mockup.docx" </w:instrText>
        </w:r>
        <w:r>
          <w:rPr>
            <w:rFonts w:ascii="Verdana" w:hAnsi="Verdana" w:cs="Arial"/>
            <w:sz w:val="20"/>
            <w:szCs w:val="20"/>
          </w:rPr>
        </w:r>
        <w:r>
          <w:rPr>
            <w:rFonts w:ascii="Verdana" w:hAnsi="Verdana" w:cs="Arial"/>
            <w:sz w:val="20"/>
            <w:szCs w:val="20"/>
          </w:rPr>
          <w:fldChar w:fldCharType="separate"/>
        </w:r>
        <w:r w:rsidRPr="0029726D">
          <w:rPr>
            <w:rStyle w:val="Hyperlink"/>
            <w:rFonts w:ascii="Verdana" w:hAnsi="Verdana" w:cs="Arial"/>
            <w:sz w:val="20"/>
            <w:szCs w:val="20"/>
            <w:rPrChange w:id="2121" w:author="Darice Corey-Gilbert" w:date="2016-10-06T23:36:00Z">
              <w:rPr>
                <w:rStyle w:val="Hyperlink"/>
                <w:rFonts w:ascii="Verdana" w:hAnsi="Verdana" w:cs="Arial"/>
                <w:sz w:val="20"/>
                <w:szCs w:val="20"/>
              </w:rPr>
            </w:rPrChange>
          </w:rPr>
          <w:t>here</w:t>
        </w:r>
        <w:r>
          <w:rPr>
            <w:rFonts w:ascii="Verdana" w:hAnsi="Verdana" w:cs="Arial"/>
            <w:sz w:val="20"/>
            <w:szCs w:val="20"/>
          </w:rPr>
          <w:fldChar w:fldCharType="end"/>
        </w:r>
      </w:ins>
      <w:ins w:id="2122" w:author="Darice Corey-Gilbert" w:date="2016-10-06T23:20:00Z">
        <w:r>
          <w:rPr>
            <w:rStyle w:val="ANGELProductionNote"/>
          </w:rPr>
          <w:t xml:space="preserve"> &lt;link to sample_mockup.docx in the media folder&gt;</w:t>
        </w:r>
        <w:r>
          <w:rPr>
            <w:rFonts w:ascii="Verdana" w:hAnsi="Verdana" w:cs="Arial"/>
            <w:sz w:val="20"/>
            <w:szCs w:val="20"/>
          </w:rPr>
          <w:t>. Your 5-6-page document should include the following:</w:t>
        </w:r>
      </w:ins>
    </w:p>
    <w:p w14:paraId="43509E9A" w14:textId="77777777" w:rsidR="0029726D" w:rsidRPr="002E22C0" w:rsidRDefault="0029726D" w:rsidP="0029726D">
      <w:pPr>
        <w:pStyle w:val="ListParagraph"/>
        <w:numPr>
          <w:ilvl w:val="0"/>
          <w:numId w:val="30"/>
        </w:numPr>
        <w:rPr>
          <w:ins w:id="2123" w:author="Darice Corey-Gilbert" w:date="2016-10-06T23:20:00Z"/>
          <w:rFonts w:ascii="Verdana" w:hAnsi="Verdana"/>
          <w:sz w:val="20"/>
        </w:rPr>
      </w:pPr>
      <w:ins w:id="2124" w:author="Darice Corey-Gilbert" w:date="2016-10-06T23:20:00Z">
        <w:r>
          <w:rPr>
            <w:rFonts w:ascii="Verdana" w:hAnsi="Verdana"/>
            <w:sz w:val="20"/>
          </w:rPr>
          <w:t>A description of</w:t>
        </w:r>
        <w:r w:rsidRPr="004D11F3">
          <w:rPr>
            <w:rFonts w:ascii="Verdana" w:hAnsi="Verdana"/>
            <w:sz w:val="20"/>
          </w:rPr>
          <w:t xml:space="preserve"> the site’s organizational structure.</w:t>
        </w:r>
        <w:r w:rsidRPr="002E22C0">
          <w:rPr>
            <w:rFonts w:ascii="Verdana" w:hAnsi="Verdana"/>
            <w:sz w:val="20"/>
          </w:rPr>
          <w:t xml:space="preserve"> </w:t>
        </w:r>
      </w:ins>
    </w:p>
    <w:p w14:paraId="06E146AD" w14:textId="77777777" w:rsidR="0029726D" w:rsidRPr="002E22C0" w:rsidRDefault="0029726D" w:rsidP="0029726D">
      <w:pPr>
        <w:pStyle w:val="ListParagraph"/>
        <w:numPr>
          <w:ilvl w:val="0"/>
          <w:numId w:val="30"/>
        </w:numPr>
        <w:rPr>
          <w:ins w:id="2125" w:author="Darice Corey-Gilbert" w:date="2016-10-06T23:20:00Z"/>
          <w:rFonts w:ascii="Verdana" w:hAnsi="Verdana"/>
          <w:sz w:val="20"/>
        </w:rPr>
      </w:pPr>
      <w:ins w:id="2126" w:author="Darice Corey-Gilbert" w:date="2016-10-06T23:20:00Z">
        <w:r>
          <w:rPr>
            <w:rFonts w:ascii="Verdana" w:hAnsi="Verdana"/>
            <w:sz w:val="20"/>
          </w:rPr>
          <w:t>A description of</w:t>
        </w:r>
        <w:r w:rsidRPr="004D11F3">
          <w:rPr>
            <w:rFonts w:ascii="Verdana" w:hAnsi="Verdana"/>
            <w:sz w:val="20"/>
          </w:rPr>
          <w:t xml:space="preserve"> each page that you'd like to add to the site and its specifications</w:t>
        </w:r>
        <w:r>
          <w:rPr>
            <w:rFonts w:ascii="Verdana" w:hAnsi="Verdana"/>
            <w:sz w:val="20"/>
          </w:rPr>
          <w:t xml:space="preserve">, including </w:t>
        </w:r>
        <w:r w:rsidRPr="002E22C0">
          <w:rPr>
            <w:rFonts w:ascii="Verdana" w:hAnsi="Verdana"/>
            <w:sz w:val="20"/>
          </w:rPr>
          <w:t xml:space="preserve">color schemes, the size of logos and images, and the fonts being used. </w:t>
        </w:r>
      </w:ins>
    </w:p>
    <w:p w14:paraId="0B610E54" w14:textId="77777777" w:rsidR="0029726D" w:rsidRDefault="0029726D" w:rsidP="0029726D">
      <w:pPr>
        <w:ind w:left="360"/>
        <w:rPr>
          <w:ins w:id="2127" w:author="Darice Corey-Gilbert" w:date="2016-10-06T23:20:00Z"/>
          <w:rFonts w:ascii="Verdana" w:hAnsi="Verdana"/>
          <w:sz w:val="20"/>
        </w:rPr>
      </w:pPr>
      <w:ins w:id="2128" w:author="Darice Corey-Gilbert" w:date="2016-10-06T23:20:00Z">
        <w:r>
          <w:rPr>
            <w:rFonts w:ascii="Verdana" w:hAnsi="Verdana"/>
            <w:sz w:val="20"/>
          </w:rPr>
          <w:t>Create your first home page. Your home page must include the following elements:</w:t>
        </w:r>
      </w:ins>
    </w:p>
    <w:p w14:paraId="256F57D3" w14:textId="77777777" w:rsidR="0029726D" w:rsidRDefault="0029726D" w:rsidP="0029726D">
      <w:pPr>
        <w:pStyle w:val="ListParagraph"/>
        <w:numPr>
          <w:ilvl w:val="0"/>
          <w:numId w:val="42"/>
        </w:numPr>
        <w:rPr>
          <w:ins w:id="2129" w:author="Darice Corey-Gilbert" w:date="2016-10-06T23:20:00Z"/>
          <w:rFonts w:ascii="Verdana" w:hAnsi="Verdana"/>
          <w:sz w:val="20"/>
        </w:rPr>
      </w:pPr>
      <w:ins w:id="2130" w:author="Darice Corey-Gilbert" w:date="2016-10-06T23:20:00Z">
        <w:r>
          <w:rPr>
            <w:rFonts w:ascii="Verdana" w:hAnsi="Verdana"/>
            <w:sz w:val="20"/>
          </w:rPr>
          <w:t>At least 1 heading.</w:t>
        </w:r>
      </w:ins>
    </w:p>
    <w:p w14:paraId="3B89130B" w14:textId="77777777" w:rsidR="0029726D" w:rsidRDefault="0029726D" w:rsidP="0029726D">
      <w:pPr>
        <w:pStyle w:val="ListParagraph"/>
        <w:numPr>
          <w:ilvl w:val="0"/>
          <w:numId w:val="42"/>
        </w:numPr>
        <w:rPr>
          <w:ins w:id="2131" w:author="Darice Corey-Gilbert" w:date="2016-10-06T23:20:00Z"/>
          <w:rFonts w:ascii="Verdana" w:hAnsi="Verdana"/>
          <w:sz w:val="20"/>
        </w:rPr>
      </w:pPr>
      <w:ins w:id="2132" w:author="Darice Corey-Gilbert" w:date="2016-10-06T23:20:00Z">
        <w:r w:rsidRPr="00864410">
          <w:rPr>
            <w:rFonts w:ascii="Verdana" w:hAnsi="Verdana"/>
            <w:sz w:val="20"/>
          </w:rPr>
          <w:t>At least 2 paragraphs.</w:t>
        </w:r>
      </w:ins>
    </w:p>
    <w:p w14:paraId="14AC5B39" w14:textId="77777777" w:rsidR="0029726D" w:rsidRDefault="0029726D" w:rsidP="0029726D">
      <w:pPr>
        <w:ind w:left="360"/>
        <w:rPr>
          <w:ins w:id="2133" w:author="Darice Corey-Gilbert" w:date="2016-10-06T23:20:00Z"/>
          <w:rFonts w:ascii="Verdana" w:hAnsi="Verdana"/>
          <w:sz w:val="20"/>
        </w:rPr>
      </w:pPr>
      <w:ins w:id="2134" w:author="Darice Corey-Gilbert" w:date="2016-10-06T23:20:00Z">
        <w:r>
          <w:rPr>
            <w:rFonts w:ascii="Verdana" w:hAnsi="Verdana"/>
            <w:sz w:val="20"/>
          </w:rPr>
          <w:t>You must use FileZilla to upload your HTML document to your Rasmussen FTP account. You must include the URL to your new website in your document. Your URL should follow this format:</w:t>
        </w:r>
      </w:ins>
    </w:p>
    <w:p w14:paraId="33346576" w14:textId="77777777" w:rsidR="0029726D" w:rsidRDefault="0029726D" w:rsidP="0029726D">
      <w:pPr>
        <w:ind w:left="360"/>
        <w:rPr>
          <w:ins w:id="2135" w:author="Darice Corey-Gilbert" w:date="2016-10-06T23:20:00Z"/>
          <w:rFonts w:ascii="Courier New" w:hAnsi="Courier New" w:cs="Courier New"/>
          <w:sz w:val="20"/>
        </w:rPr>
      </w:pPr>
      <w:ins w:id="2136" w:author="Darice Corey-Gilbert" w:date="2016-10-06T23:20:00Z">
        <w:r w:rsidRPr="004D11F3">
          <w:rPr>
            <w:rFonts w:ascii="Courier New" w:hAnsi="Courier New" w:cs="Courier New"/>
            <w:sz w:val="20"/>
          </w:rPr>
          <w:t>http://sotd.us/firstnamelastname/yourwebsitefolder/index.html</w:t>
        </w:r>
      </w:ins>
    </w:p>
    <w:p w14:paraId="7C252BD7" w14:textId="77777777" w:rsidR="0029726D" w:rsidRDefault="0029726D" w:rsidP="0029726D">
      <w:pPr>
        <w:ind w:left="360"/>
        <w:rPr>
          <w:ins w:id="2137" w:author="Darice Corey-Gilbert" w:date="2016-10-06T23:20:00Z"/>
          <w:rFonts w:ascii="Courier New" w:hAnsi="Courier New" w:cs="Courier New"/>
          <w:sz w:val="20"/>
        </w:rPr>
      </w:pPr>
      <w:ins w:id="2138" w:author="Darice Corey-Gilbert" w:date="2016-10-06T23:20:00Z">
        <w:r>
          <w:rPr>
            <w:rFonts w:ascii="Courier New" w:hAnsi="Courier New" w:cs="Courier New"/>
            <w:sz w:val="20"/>
          </w:rPr>
          <w:t>or</w:t>
        </w:r>
      </w:ins>
    </w:p>
    <w:p w14:paraId="390FDE5A" w14:textId="4F198B0D" w:rsidR="0029726D" w:rsidRPr="00DC6C87" w:rsidRDefault="0029726D" w:rsidP="0029726D">
      <w:pPr>
        <w:ind w:left="360"/>
        <w:rPr>
          <w:ins w:id="2139" w:author="Darice Corey-Gilbert" w:date="2016-10-06T23:20:00Z"/>
          <w:rFonts w:ascii="Courier New" w:hAnsi="Courier New" w:cs="Courier New"/>
          <w:sz w:val="20"/>
        </w:rPr>
      </w:pPr>
      <w:ins w:id="2140" w:author="Darice Corey-Gilbert" w:date="2016-10-06T23:20:00Z">
        <w:r w:rsidRPr="00DC6C87">
          <w:rPr>
            <w:rFonts w:ascii="Courier New" w:hAnsi="Courier New" w:cs="Courier New"/>
            <w:sz w:val="20"/>
          </w:rPr>
          <w:t>http://sotd.us/</w:t>
        </w:r>
        <w:r>
          <w:rPr>
            <w:rFonts w:ascii="Courier New" w:hAnsi="Courier New" w:cs="Courier New"/>
            <w:sz w:val="20"/>
          </w:rPr>
          <w:t>joesmith</w:t>
        </w:r>
        <w:r w:rsidRPr="00DC6C87">
          <w:rPr>
            <w:rFonts w:ascii="Courier New" w:hAnsi="Courier New" w:cs="Courier New"/>
            <w:sz w:val="20"/>
          </w:rPr>
          <w:t>/</w:t>
        </w:r>
      </w:ins>
      <w:ins w:id="2141" w:author="Darice Corey-Gilbert" w:date="2016-10-06T23:48:00Z">
        <w:r w:rsidR="001D5A2B">
          <w:rPr>
            <w:rFonts w:ascii="Courier New" w:hAnsi="Courier New" w:cs="Courier New"/>
            <w:sz w:val="20"/>
          </w:rPr>
          <w:t>project</w:t>
        </w:r>
      </w:ins>
      <w:ins w:id="2142" w:author="Darice Corey-Gilbert" w:date="2016-10-06T23:20:00Z">
        <w:r w:rsidRPr="00DC6C87">
          <w:rPr>
            <w:rFonts w:ascii="Courier New" w:hAnsi="Courier New" w:cs="Courier New"/>
            <w:sz w:val="20"/>
          </w:rPr>
          <w:t>/index.html</w:t>
        </w:r>
      </w:ins>
    </w:p>
    <w:p w14:paraId="30D1F74A" w14:textId="77777777" w:rsidR="0029726D" w:rsidRPr="00A35523" w:rsidRDefault="0029726D" w:rsidP="0029726D">
      <w:pPr>
        <w:pStyle w:val="NormalWeb"/>
        <w:spacing w:before="150" w:beforeAutospacing="0" w:after="150" w:afterAutospacing="0" w:line="270" w:lineRule="atLeast"/>
        <w:ind w:left="300" w:right="150"/>
        <w:rPr>
          <w:ins w:id="2143" w:author="Darice Corey-Gilbert" w:date="2016-10-06T23:20:00Z"/>
          <w:rFonts w:ascii="Verdana" w:hAnsi="Verdana" w:cs="Arial"/>
          <w:color w:val="555753"/>
          <w:sz w:val="20"/>
          <w:szCs w:val="20"/>
        </w:rPr>
      </w:pPr>
      <w:ins w:id="2144" w:author="Darice Corey-Gilbert" w:date="2016-10-06T23:20:00Z">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ins>
    </w:p>
    <w:p w14:paraId="0208AE80" w14:textId="77777777" w:rsidR="0029726D" w:rsidRPr="00A35523" w:rsidRDefault="0029726D" w:rsidP="0029726D">
      <w:pPr>
        <w:pStyle w:val="NormalWeb"/>
        <w:spacing w:before="150" w:beforeAutospacing="0" w:after="150" w:afterAutospacing="0" w:line="270" w:lineRule="atLeast"/>
        <w:ind w:left="300" w:right="150"/>
        <w:rPr>
          <w:ins w:id="2145" w:author="Darice Corey-Gilbert" w:date="2016-10-06T23:20:00Z"/>
          <w:rFonts w:ascii="Verdana" w:hAnsi="Verdana" w:cs="Arial"/>
          <w:sz w:val="20"/>
          <w:szCs w:val="20"/>
        </w:rPr>
      </w:pPr>
      <w:ins w:id="2146" w:author="Darice Corey-Gilbert" w:date="2016-10-06T23:20:00Z">
        <w:r w:rsidRPr="00A35523">
          <w:rPr>
            <w:rFonts w:ascii="Verdana" w:hAnsi="Verdana" w:cs="Arial"/>
            <w:sz w:val="20"/>
            <w:szCs w:val="20"/>
          </w:rPr>
          <w:t xml:space="preserve">Save your assignment as a Microsoft Word document. (Mac users, please remember to append the </w:t>
        </w:r>
        <w:r>
          <w:rPr>
            <w:rFonts w:ascii="Verdana" w:hAnsi="Verdana" w:cs="Arial"/>
            <w:sz w:val="20"/>
            <w:szCs w:val="20"/>
          </w:rPr>
          <w:t>"</w:t>
        </w:r>
        <w:r w:rsidRPr="00A35523">
          <w:rPr>
            <w:rFonts w:ascii="Verdana" w:hAnsi="Verdana" w:cs="Arial"/>
            <w:sz w:val="20"/>
            <w:szCs w:val="20"/>
          </w:rPr>
          <w:t>.docx</w:t>
        </w:r>
        <w:r>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ins>
    </w:p>
    <w:p w14:paraId="221B0519" w14:textId="77777777" w:rsidR="0029726D" w:rsidRPr="00A35523" w:rsidRDefault="0029726D" w:rsidP="0029726D">
      <w:pPr>
        <w:pStyle w:val="NormalWeb"/>
        <w:spacing w:before="150" w:beforeAutospacing="0" w:after="150" w:afterAutospacing="0" w:line="270" w:lineRule="atLeast"/>
        <w:ind w:left="300" w:right="150"/>
        <w:rPr>
          <w:ins w:id="2147" w:author="Darice Corey-Gilbert" w:date="2016-10-06T23:20:00Z"/>
          <w:rFonts w:ascii="Verdana" w:hAnsi="Verdana" w:cs="Arial"/>
          <w:sz w:val="20"/>
          <w:szCs w:val="20"/>
        </w:rPr>
      </w:pPr>
      <w:ins w:id="2148" w:author="Darice Corey-Gilbert" w:date="2016-10-06T23:20:00Z">
        <w:r w:rsidRPr="00A35523">
          <w:rPr>
            <w:rFonts w:ascii="Verdana" w:hAnsi="Verdana" w:cs="Arial"/>
            <w:sz w:val="20"/>
            <w:szCs w:val="20"/>
          </w:rPr>
          <w:t>Jstudent_exampleproblem_101504</w:t>
        </w:r>
      </w:ins>
    </w:p>
    <w:p w14:paraId="13E4C092" w14:textId="235654F6" w:rsidR="000062E4" w:rsidDel="00A400C5" w:rsidRDefault="000062E4" w:rsidP="004E4D10">
      <w:pPr>
        <w:rPr>
          <w:del w:id="2149" w:author="Darice Corey-Gilbert" w:date="2016-10-06T23:36:00Z"/>
          <w:rFonts w:ascii="Verdana" w:hAnsi="Verdana"/>
        </w:rPr>
      </w:pPr>
    </w:p>
    <w:p w14:paraId="49BC61A1" w14:textId="42061F56" w:rsidR="000062E4" w:rsidDel="00A400C5" w:rsidRDefault="000062E4" w:rsidP="004E4D10">
      <w:pPr>
        <w:rPr>
          <w:del w:id="2150" w:author="Darice Corey-Gilbert" w:date="2016-10-06T23:36:00Z"/>
          <w:rFonts w:ascii="Verdana" w:hAnsi="Verdana"/>
        </w:rPr>
      </w:pPr>
    </w:p>
    <w:p w14:paraId="5AFA26FE" w14:textId="7FECED88" w:rsidR="000062E4" w:rsidDel="00A400C5" w:rsidRDefault="000062E4" w:rsidP="004E4D10">
      <w:pPr>
        <w:rPr>
          <w:del w:id="2151" w:author="Darice Corey-Gilbert" w:date="2016-10-06T23:36:00Z"/>
          <w:rFonts w:ascii="Verdana" w:hAnsi="Verdana"/>
        </w:rPr>
      </w:pPr>
    </w:p>
    <w:p w14:paraId="49B6BF61" w14:textId="3F618746" w:rsidR="000062E4" w:rsidDel="00A400C5" w:rsidRDefault="000062E4" w:rsidP="004E4D10">
      <w:pPr>
        <w:rPr>
          <w:del w:id="2152" w:author="Darice Corey-Gilbert" w:date="2016-10-06T23:36:00Z"/>
          <w:rFonts w:ascii="Verdana" w:hAnsi="Verdana"/>
        </w:rPr>
      </w:pPr>
    </w:p>
    <w:p w14:paraId="02D8D5AB" w14:textId="1B8F4E7D" w:rsidR="000062E4" w:rsidDel="00A400C5" w:rsidRDefault="000062E4" w:rsidP="004E4D10">
      <w:pPr>
        <w:rPr>
          <w:del w:id="2153" w:author="Darice Corey-Gilbert" w:date="2016-10-06T23:36:00Z"/>
          <w:rFonts w:ascii="Verdana" w:hAnsi="Verdana"/>
        </w:rPr>
      </w:pPr>
    </w:p>
    <w:p w14:paraId="475DECE0" w14:textId="77777777" w:rsidR="00A35523" w:rsidRPr="00A35523" w:rsidRDefault="00A35523" w:rsidP="00A35523">
      <w:pPr>
        <w:pStyle w:val="NormalWeb"/>
        <w:spacing w:before="150" w:beforeAutospacing="0" w:after="150" w:afterAutospacing="0" w:line="270" w:lineRule="atLeast"/>
        <w:ind w:left="300" w:right="150"/>
        <w:rPr>
          <w:rFonts w:ascii="Verdana" w:hAnsi="Verdana" w:cs="Arial"/>
          <w:color w:val="555753"/>
          <w:sz w:val="20"/>
          <w:szCs w:val="20"/>
        </w:rPr>
      </w:pPr>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p>
    <w:p w14:paraId="795534C6" w14:textId="77777777" w:rsidR="00A35523" w:rsidRPr="00A35523" w:rsidRDefault="00A35523" w:rsidP="00A35523">
      <w:pPr>
        <w:pStyle w:val="NormalWeb"/>
        <w:spacing w:before="150" w:beforeAutospacing="0" w:after="150" w:afterAutospacing="0" w:line="270" w:lineRule="atLeast"/>
        <w:ind w:left="300" w:right="150"/>
        <w:rPr>
          <w:rFonts w:ascii="Verdana" w:hAnsi="Verdana" w:cs="Arial"/>
          <w:sz w:val="20"/>
          <w:szCs w:val="20"/>
        </w:rPr>
      </w:pPr>
      <w:r w:rsidRPr="00A35523">
        <w:rPr>
          <w:rFonts w:ascii="Verdana" w:hAnsi="Verdana" w:cs="Arial"/>
          <w:sz w:val="20"/>
          <w:szCs w:val="20"/>
        </w:rPr>
        <w:t xml:space="preserve">Save your assignment as a Microsoft Word document. (Mac users, please remember to append the </w:t>
      </w:r>
      <w:r w:rsidR="00070F8E">
        <w:rPr>
          <w:rFonts w:ascii="Verdana" w:hAnsi="Verdana" w:cs="Arial"/>
          <w:sz w:val="20"/>
          <w:szCs w:val="20"/>
        </w:rPr>
        <w:t>"</w:t>
      </w:r>
      <w:r w:rsidRPr="00A35523">
        <w:rPr>
          <w:rFonts w:ascii="Verdana" w:hAnsi="Verdana" w:cs="Arial"/>
          <w:sz w:val="20"/>
          <w:szCs w:val="20"/>
        </w:rPr>
        <w:t>.docx</w:t>
      </w:r>
      <w:r w:rsidR="00070F8E">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p>
    <w:p w14:paraId="54D6833E" w14:textId="77777777" w:rsidR="00A35523" w:rsidRPr="00A35523" w:rsidRDefault="00A35523" w:rsidP="00A35523">
      <w:pPr>
        <w:pStyle w:val="NormalWeb"/>
        <w:spacing w:before="150" w:beforeAutospacing="0" w:after="150" w:afterAutospacing="0" w:line="270" w:lineRule="atLeast"/>
        <w:ind w:left="300" w:right="150"/>
        <w:rPr>
          <w:rFonts w:ascii="Verdana" w:hAnsi="Verdana" w:cs="Arial"/>
          <w:sz w:val="20"/>
          <w:szCs w:val="20"/>
        </w:rPr>
      </w:pPr>
      <w:r w:rsidRPr="00A35523">
        <w:rPr>
          <w:rFonts w:ascii="Verdana" w:hAnsi="Verdana" w:cs="Arial"/>
          <w:sz w:val="20"/>
          <w:szCs w:val="20"/>
        </w:rPr>
        <w:t>Jstudent_exampleproblem_101504</w:t>
      </w:r>
    </w:p>
    <w:p w14:paraId="4475D058" w14:textId="77777777" w:rsidR="00A35523" w:rsidRDefault="0076178D" w:rsidP="00A35523">
      <w:pPr>
        <w:pStyle w:val="text"/>
        <w:spacing w:before="150" w:beforeAutospacing="0" w:after="150" w:afterAutospacing="0" w:line="270" w:lineRule="atLeast"/>
        <w:ind w:left="300" w:right="150"/>
        <w:rPr>
          <w:rStyle w:val="Hyperlink"/>
          <w:rFonts w:ascii="Verdana" w:hAnsi="Verdana"/>
          <w:sz w:val="20"/>
          <w:szCs w:val="20"/>
        </w:rPr>
      </w:pPr>
      <w:hyperlink r:id="rId59" w:tgtFrame="_blank" w:history="1">
        <w:r w:rsidR="00A35523" w:rsidRPr="00A35523">
          <w:rPr>
            <w:rStyle w:val="Hyperlink"/>
            <w:rFonts w:ascii="Verdana" w:hAnsi="Verdana"/>
            <w:sz w:val="20"/>
            <w:szCs w:val="20"/>
          </w:rPr>
          <w:t>Need Help? Click here for complete drop box instructions.</w:t>
        </w:r>
      </w:hyperlink>
    </w:p>
    <w:p w14:paraId="76C68C3E" w14:textId="77777777" w:rsidR="0016726B" w:rsidRDefault="0016726B" w:rsidP="00A35523">
      <w:pPr>
        <w:pStyle w:val="text"/>
        <w:spacing w:before="150" w:beforeAutospacing="0" w:after="150" w:afterAutospacing="0" w:line="270" w:lineRule="atLeast"/>
        <w:ind w:left="300" w:right="150"/>
        <w:rPr>
          <w:rStyle w:val="Hyperlink"/>
          <w:rFonts w:ascii="Verdana" w:hAnsi="Verdana"/>
          <w:sz w:val="20"/>
          <w:szCs w:val="20"/>
        </w:rPr>
      </w:pPr>
    </w:p>
    <w:p w14:paraId="12C65AA5" w14:textId="46D372EA" w:rsidR="0019115D" w:rsidDel="00A400C5" w:rsidRDefault="0019115D">
      <w:pPr>
        <w:rPr>
          <w:del w:id="2154" w:author="Darice Corey-Gilbert" w:date="2016-10-06T23:37:00Z"/>
          <w:rFonts w:ascii="Verdana" w:hAnsi="Verdana"/>
          <w:color w:val="808080" w:themeColor="background1" w:themeShade="80"/>
        </w:rPr>
      </w:pPr>
      <w:del w:id="2155" w:author="Darice Corey-Gilbert" w:date="2016-10-06T23:37:00Z">
        <w:r w:rsidDel="00A400C5">
          <w:rPr>
            <w:rFonts w:ascii="Verdana" w:hAnsi="Verdana"/>
            <w:color w:val="808080" w:themeColor="background1" w:themeShade="80"/>
          </w:rPr>
          <w:br w:type="page"/>
        </w:r>
      </w:del>
    </w:p>
    <w:p w14:paraId="1BB92494" w14:textId="20024965" w:rsidR="0016726B" w:rsidRPr="00240BC6" w:rsidRDefault="0016726B" w:rsidP="00A400C5">
      <w:pPr>
        <w:rPr>
          <w:rFonts w:ascii="Verdana" w:hAnsi="Verdana"/>
          <w:color w:val="808080" w:themeColor="background1" w:themeShade="80"/>
        </w:rPr>
        <w:pPrChange w:id="2156" w:author="Darice Corey-Gilbert" w:date="2016-10-06T23:37:00Z">
          <w:pPr>
            <w:spacing w:after="0"/>
          </w:pPr>
        </w:pPrChange>
      </w:pPr>
      <w:r w:rsidRPr="00240BC6">
        <w:rPr>
          <w:rFonts w:ascii="Verdana" w:hAnsi="Verdana"/>
          <w:color w:val="808080" w:themeColor="background1" w:themeShade="80"/>
        </w:rPr>
        <w:t>##Begin Item##</w:t>
      </w:r>
    </w:p>
    <w:p w14:paraId="28BD04D4" w14:textId="78A15E7E" w:rsidR="0016726B" w:rsidRPr="00240BC6" w:rsidRDefault="0016726B" w:rsidP="0016726B">
      <w:pPr>
        <w:spacing w:after="0"/>
        <w:rPr>
          <w:rFonts w:ascii="Verdana" w:hAnsi="Verdana"/>
          <w:color w:val="808080" w:themeColor="background1" w:themeShade="80"/>
        </w:rPr>
      </w:pPr>
      <w:commentRangeStart w:id="2157"/>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1</w:t>
      </w:r>
      <w:r w:rsidRPr="007C72EB">
        <w:rPr>
          <w:rFonts w:ascii="Verdana" w:hAnsi="Verdana"/>
          <w:color w:val="808080" w:themeColor="background1" w:themeShade="80"/>
        </w:rPr>
        <w:t xml:space="preserve"> </w:t>
      </w:r>
      <w:r>
        <w:rPr>
          <w:rFonts w:ascii="Verdana" w:hAnsi="Verdana"/>
          <w:color w:val="808080" w:themeColor="background1" w:themeShade="80"/>
        </w:rPr>
        <w:t>Live Classroom</w:t>
      </w:r>
      <w:r w:rsidR="000062E4">
        <w:rPr>
          <w:rFonts w:ascii="Verdana" w:hAnsi="Verdana"/>
          <w:color w:val="808080" w:themeColor="background1" w:themeShade="80"/>
        </w:rPr>
        <w:t xml:space="preserve"> - Setting Up a Development Environment and Getting Started</w:t>
      </w:r>
    </w:p>
    <w:p w14:paraId="766F024B" w14:textId="77777777" w:rsidR="0016726B" w:rsidRPr="00240BC6" w:rsidRDefault="0016726B" w:rsidP="0016726B">
      <w:pPr>
        <w:spacing w:after="0"/>
        <w:rPr>
          <w:rFonts w:ascii="Verdana" w:hAnsi="Verdana"/>
          <w:color w:val="808080" w:themeColor="background1" w:themeShade="80"/>
        </w:rPr>
      </w:pPr>
      <w:r>
        <w:rPr>
          <w:rFonts w:ascii="Verdana" w:hAnsi="Verdana"/>
          <w:color w:val="808080" w:themeColor="background1" w:themeShade="80"/>
        </w:rPr>
        <w:t>Type: HTML</w:t>
      </w:r>
    </w:p>
    <w:p w14:paraId="1BB7E9D0" w14:textId="77777777" w:rsidR="0016726B" w:rsidRPr="00240BC6" w:rsidRDefault="0016726B" w:rsidP="0016726B">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commentRangeEnd w:id="2157"/>
      <w:r w:rsidR="000062E4">
        <w:rPr>
          <w:rStyle w:val="CommentReference"/>
        </w:rPr>
        <w:commentReference w:id="2157"/>
      </w:r>
    </w:p>
    <w:p w14:paraId="7991A00F" w14:textId="77777777" w:rsidR="0016726B" w:rsidRPr="00F16951" w:rsidRDefault="00F16951" w:rsidP="00F16951">
      <w:pPr>
        <w:spacing w:before="100" w:beforeAutospacing="1" w:after="100" w:afterAutospacing="1"/>
        <w:rPr>
          <w:rFonts w:ascii="Verdana" w:hAnsi="Verdana"/>
          <w:sz w:val="20"/>
        </w:rPr>
      </w:pPr>
      <w:r w:rsidRPr="00E21130">
        <w:rPr>
          <w:rFonts w:cs="Arial"/>
          <w:b/>
          <w:bCs/>
          <w:color w:val="FF0000"/>
          <w:szCs w:val="20"/>
          <w:shd w:val="clear" w:color="auto" w:fill="FFFFFF"/>
        </w:rPr>
        <w:t>&lt;</w:t>
      </w:r>
      <w:r>
        <w:rPr>
          <w:rFonts w:cs="Arial"/>
          <w:b/>
          <w:bCs/>
          <w:color w:val="FF0000"/>
          <w:szCs w:val="20"/>
          <w:shd w:val="clear" w:color="auto" w:fill="FFFFFF"/>
        </w:rPr>
        <w:t xml:space="preserve">Insert live classroom exam from course: </w:t>
      </w:r>
      <w:r w:rsidR="00070F8E">
        <w:rPr>
          <w:rFonts w:cs="Arial"/>
          <w:b/>
          <w:bCs/>
          <w:color w:val="FF0000"/>
          <w:szCs w:val="20"/>
          <w:shd w:val="clear" w:color="auto" w:fill="FFFFFF"/>
        </w:rPr>
        <w:t>"</w:t>
      </w:r>
      <w:r>
        <w:rPr>
          <w:rFonts w:cs="Arial"/>
          <w:b/>
          <w:bCs/>
          <w:color w:val="FF0000"/>
          <w:szCs w:val="20"/>
          <w:shd w:val="clear" w:color="auto" w:fill="FFFFFF"/>
        </w:rPr>
        <w:t>Demo - Course Template Files</w:t>
      </w:r>
      <w:r w:rsidR="00070F8E">
        <w:rPr>
          <w:rFonts w:cs="Arial"/>
          <w:b/>
          <w:bCs/>
          <w:color w:val="FF0000"/>
          <w:szCs w:val="20"/>
          <w:shd w:val="clear" w:color="auto" w:fill="FFFFFF"/>
        </w:rPr>
        <w:t>"</w:t>
      </w:r>
      <w:r>
        <w:rPr>
          <w:rFonts w:cs="Arial"/>
          <w:b/>
          <w:bCs/>
          <w:color w:val="FF0000"/>
          <w:szCs w:val="20"/>
          <w:shd w:val="clear" w:color="auto" w:fill="FFFFFF"/>
        </w:rPr>
        <w:t xml:space="preserve"> Tie to gradebook at XX points.&gt;</w:t>
      </w:r>
    </w:p>
    <w:p w14:paraId="62B654EF" w14:textId="77777777" w:rsidR="00E4278A" w:rsidRDefault="00E4278A" w:rsidP="004E4D10">
      <w:pPr>
        <w:rPr>
          <w:rFonts w:ascii="Verdana" w:hAnsi="Verdana"/>
        </w:rPr>
      </w:pPr>
    </w:p>
    <w:p w14:paraId="07E54DD6" w14:textId="77777777" w:rsidR="00E4278A" w:rsidRPr="004E4D10" w:rsidRDefault="00E4278A" w:rsidP="004E4D10">
      <w:pPr>
        <w:rPr>
          <w:rFonts w:ascii="Verdana" w:hAnsi="Verdana"/>
        </w:rPr>
      </w:pPr>
    </w:p>
    <w:p w14:paraId="02E7CBA2" w14:textId="77777777" w:rsidR="004E4D10" w:rsidRDefault="00BF771F" w:rsidP="004E4D10">
      <w:pPr>
        <w:rPr>
          <w:rFonts w:ascii="Verdana" w:hAnsi="Verdana"/>
          <w:color w:val="808080" w:themeColor="background1" w:themeShade="80"/>
        </w:rPr>
      </w:pPr>
      <w:r>
        <w:rPr>
          <w:rFonts w:ascii="Verdana" w:hAnsi="Verdana"/>
          <w:color w:val="808080" w:themeColor="background1" w:themeShade="80"/>
        </w:rPr>
        <w:t>#####End Topic#####</w:t>
      </w:r>
    </w:p>
    <w:p w14:paraId="117BC4DF" w14:textId="77777777" w:rsidR="00A35523" w:rsidRPr="00BF771F" w:rsidRDefault="00A35523" w:rsidP="004E4D10">
      <w:pPr>
        <w:rPr>
          <w:rFonts w:ascii="Verdana" w:hAnsi="Verdana"/>
          <w:color w:val="808080" w:themeColor="background1" w:themeShade="80"/>
        </w:rPr>
      </w:pPr>
    </w:p>
    <w:p w14:paraId="543C4946" w14:textId="3DA18613" w:rsidR="00F16951" w:rsidRDefault="00F16951">
      <w:pPr>
        <w:rPr>
          <w:rFonts w:ascii="Verdana" w:hAnsi="Verdana"/>
          <w:color w:val="808080" w:themeColor="background1" w:themeShade="80"/>
        </w:rPr>
      </w:pPr>
    </w:p>
    <w:p w14:paraId="5D08FB66" w14:textId="77777777" w:rsidR="0019115D" w:rsidRDefault="0019115D">
      <w:pPr>
        <w:rPr>
          <w:rFonts w:ascii="Verdana" w:hAnsi="Verdana"/>
          <w:color w:val="808080" w:themeColor="background1" w:themeShade="80"/>
        </w:rPr>
      </w:pPr>
      <w:r>
        <w:rPr>
          <w:rFonts w:ascii="Verdana" w:hAnsi="Verdana"/>
          <w:color w:val="808080" w:themeColor="background1" w:themeShade="80"/>
        </w:rPr>
        <w:br w:type="page"/>
      </w:r>
    </w:p>
    <w:p w14:paraId="27D3DDFE" w14:textId="5E903332"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Topic#####</w:t>
      </w:r>
    </w:p>
    <w:p w14:paraId="05F831C5" w14:textId="0A5DE651"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Name: </w:t>
      </w:r>
      <w:r>
        <w:rPr>
          <w:rFonts w:ascii="Verdana" w:hAnsi="Verdana"/>
          <w:color w:val="808080" w:themeColor="background1" w:themeShade="80"/>
        </w:rPr>
        <w:t xml:space="preserve">Module 02 </w:t>
      </w:r>
      <w:r w:rsidR="00070F8E">
        <w:rPr>
          <w:rFonts w:ascii="Verdana" w:hAnsi="Verdana"/>
          <w:color w:val="808080" w:themeColor="background1" w:themeShade="80"/>
        </w:rPr>
        <w:t>-</w:t>
      </w:r>
      <w:r>
        <w:rPr>
          <w:rFonts w:ascii="Verdana" w:hAnsi="Verdana"/>
          <w:color w:val="808080" w:themeColor="background1" w:themeShade="80"/>
        </w:rPr>
        <w:t xml:space="preserve"> </w:t>
      </w:r>
      <w:r w:rsidR="00432076">
        <w:rPr>
          <w:rFonts w:ascii="Verdana" w:hAnsi="Verdana"/>
          <w:color w:val="808080" w:themeColor="background1" w:themeShade="80"/>
        </w:rPr>
        <w:t>HTML Formatting, Styles, Links, Images</w:t>
      </w:r>
    </w:p>
    <w:p w14:paraId="1D99F38A" w14:textId="77777777" w:rsidR="00454F5A" w:rsidRPr="004E4D10" w:rsidRDefault="00454F5A" w:rsidP="00454F5A">
      <w:pPr>
        <w:rPr>
          <w:rFonts w:ascii="Verdana" w:hAnsi="Verdana"/>
        </w:rPr>
      </w:pPr>
    </w:p>
    <w:p w14:paraId="3620A59D"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1D7E3F85"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Objectives</w:t>
      </w:r>
    </w:p>
    <w:p w14:paraId="0F578FBC"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Type: page</w:t>
      </w:r>
    </w:p>
    <w:p w14:paraId="2D31DE8A"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6D33134C" w14:textId="77777777" w:rsidR="00454F5A" w:rsidRDefault="00454F5A" w:rsidP="00454F5A">
      <w:pPr>
        <w:rPr>
          <w:rFonts w:ascii="Verdana" w:hAnsi="Verdana"/>
        </w:rPr>
      </w:pPr>
    </w:p>
    <w:p w14:paraId="5B78292B" w14:textId="77777777" w:rsidR="0016726B" w:rsidRPr="0016726B" w:rsidRDefault="0016726B" w:rsidP="0016726B">
      <w:pPr>
        <w:spacing w:after="0" w:line="240" w:lineRule="auto"/>
        <w:rPr>
          <w:rFonts w:ascii="Verdana" w:eastAsia="Times New Roman" w:hAnsi="Verdana" w:cs="Times New Roman"/>
          <w:b/>
          <w:bCs/>
          <w:color w:val="FF6600"/>
          <w:szCs w:val="24"/>
        </w:rPr>
      </w:pPr>
      <w:r w:rsidRPr="0016726B">
        <w:rPr>
          <w:rFonts w:ascii="Verdana" w:eastAsia="Times New Roman" w:hAnsi="Verdana" w:cs="Times New Roman"/>
          <w:b/>
          <w:bCs/>
          <w:color w:val="FF6600"/>
          <w:szCs w:val="24"/>
        </w:rPr>
        <w:t>Objectives</w:t>
      </w:r>
    </w:p>
    <w:p w14:paraId="2BD03974" w14:textId="77777777" w:rsidR="0016726B" w:rsidRPr="0016726B" w:rsidRDefault="0016726B" w:rsidP="0016726B">
      <w:pPr>
        <w:spacing w:after="0" w:line="240" w:lineRule="auto"/>
        <w:rPr>
          <w:rFonts w:ascii="Verdana" w:eastAsia="Times New Roman" w:hAnsi="Verdana" w:cs="Times New Roman"/>
          <w:sz w:val="20"/>
          <w:szCs w:val="24"/>
        </w:rPr>
      </w:pPr>
    </w:p>
    <w:p w14:paraId="6E38E104" w14:textId="77777777" w:rsidR="0016726B" w:rsidRPr="0016726B" w:rsidRDefault="0016726B" w:rsidP="0016726B">
      <w:pPr>
        <w:spacing w:after="0" w:line="240" w:lineRule="auto"/>
        <w:rPr>
          <w:rFonts w:ascii="Verdana" w:eastAsia="Times New Roman" w:hAnsi="Verdana" w:cs="Times New Roman"/>
          <w:sz w:val="20"/>
          <w:szCs w:val="24"/>
        </w:rPr>
      </w:pPr>
      <w:r w:rsidRPr="0016726B">
        <w:rPr>
          <w:rFonts w:ascii="Verdana" w:eastAsia="Times New Roman" w:hAnsi="Verdana" w:cs="Times New Roman"/>
          <w:sz w:val="20"/>
          <w:szCs w:val="24"/>
        </w:rPr>
        <w:t>By the end of this module you should be able to:</w:t>
      </w:r>
    </w:p>
    <w:p w14:paraId="171D5A68" w14:textId="77777777" w:rsidR="0016726B" w:rsidRPr="0016726B" w:rsidRDefault="0016726B" w:rsidP="0016726B">
      <w:pPr>
        <w:spacing w:after="0" w:line="240" w:lineRule="auto"/>
        <w:rPr>
          <w:rFonts w:ascii="Verdana" w:eastAsia="Times New Roman" w:hAnsi="Verdana" w:cs="Times New Roman"/>
          <w:sz w:val="20"/>
          <w:szCs w:val="24"/>
        </w:rPr>
      </w:pPr>
    </w:p>
    <w:p w14:paraId="5C21F64F" w14:textId="779CFFC6" w:rsidR="0016726B" w:rsidRPr="0016726B" w:rsidRDefault="00432076" w:rsidP="0016726B">
      <w:pPr>
        <w:numPr>
          <w:ilvl w:val="0"/>
          <w:numId w:val="6"/>
        </w:numPr>
        <w:spacing w:after="0" w:line="240" w:lineRule="auto"/>
        <w:contextualSpacing/>
        <w:rPr>
          <w:rFonts w:ascii="Verdana" w:eastAsia="Times New Roman" w:hAnsi="Verdana" w:cs="Times New Roman"/>
          <w:sz w:val="20"/>
          <w:szCs w:val="24"/>
        </w:rPr>
      </w:pPr>
      <w:r>
        <w:rPr>
          <w:rFonts w:ascii="Verdana" w:eastAsia="Times New Roman" w:hAnsi="Verdana" w:cs="Times New Roman"/>
          <w:sz w:val="20"/>
          <w:szCs w:val="24"/>
        </w:rPr>
        <w:t>Define HTML, CSS, and JavaScript by reviewing basic HTML tags and CSS stylesheets.</w:t>
      </w:r>
      <w:r w:rsidR="0016726B" w:rsidRPr="0016726B">
        <w:rPr>
          <w:rFonts w:ascii="Verdana" w:eastAsia="Times New Roman" w:hAnsi="Verdana" w:cs="Times New Roman"/>
          <w:sz w:val="20"/>
          <w:szCs w:val="24"/>
        </w:rPr>
        <w:t xml:space="preserve"> </w:t>
      </w:r>
    </w:p>
    <w:p w14:paraId="1DF32D30" w14:textId="63B2B0E3" w:rsidR="0016726B" w:rsidRDefault="00432076" w:rsidP="0016726B">
      <w:pPr>
        <w:numPr>
          <w:ilvl w:val="0"/>
          <w:numId w:val="6"/>
        </w:numPr>
        <w:spacing w:after="0" w:line="240" w:lineRule="auto"/>
        <w:contextualSpacing/>
        <w:rPr>
          <w:rFonts w:ascii="Verdana" w:eastAsia="Times New Roman" w:hAnsi="Verdana" w:cs="Times New Roman"/>
          <w:sz w:val="20"/>
          <w:szCs w:val="24"/>
        </w:rPr>
      </w:pPr>
      <w:r>
        <w:rPr>
          <w:rFonts w:ascii="Verdana" w:eastAsia="Times New Roman" w:hAnsi="Verdana" w:cs="Times New Roman"/>
          <w:sz w:val="20"/>
          <w:szCs w:val="24"/>
        </w:rPr>
        <w:t>Add and change HTML tags by creating and editing HTML web pages.</w:t>
      </w:r>
      <w:r w:rsidR="0016726B" w:rsidRPr="0016726B">
        <w:rPr>
          <w:rFonts w:ascii="Verdana" w:eastAsia="Times New Roman" w:hAnsi="Verdana" w:cs="Times New Roman"/>
          <w:sz w:val="20"/>
          <w:szCs w:val="24"/>
        </w:rPr>
        <w:t xml:space="preserve"> </w:t>
      </w:r>
    </w:p>
    <w:p w14:paraId="04DC0683" w14:textId="77777777" w:rsidR="009D5438" w:rsidRDefault="009D5438" w:rsidP="00454F5A">
      <w:pPr>
        <w:spacing w:after="0"/>
        <w:rPr>
          <w:rFonts w:ascii="Verdana" w:hAnsi="Verdana"/>
          <w:color w:val="808080" w:themeColor="background1" w:themeShade="80"/>
        </w:rPr>
      </w:pPr>
    </w:p>
    <w:p w14:paraId="07F2773B" w14:textId="77777777" w:rsidR="009D5438" w:rsidRDefault="009D5438" w:rsidP="00454F5A">
      <w:pPr>
        <w:spacing w:after="0"/>
        <w:rPr>
          <w:rFonts w:ascii="Verdana" w:hAnsi="Verdana"/>
          <w:color w:val="808080" w:themeColor="background1" w:themeShade="80"/>
        </w:rPr>
      </w:pPr>
    </w:p>
    <w:p w14:paraId="7BD4C947"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2D3AA780"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Assignments</w:t>
      </w:r>
    </w:p>
    <w:p w14:paraId="3E3892F8"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1B6B1A26"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76D6E66A" w14:textId="77777777" w:rsidR="00454F5A" w:rsidRDefault="00454F5A" w:rsidP="00454F5A">
      <w:pPr>
        <w:rPr>
          <w:rFonts w:ascii="Verdana" w:hAnsi="Verdana"/>
        </w:rPr>
      </w:pPr>
    </w:p>
    <w:p w14:paraId="2D525CB5" w14:textId="1F1BB255" w:rsidR="0016726B" w:rsidRPr="0016726B" w:rsidRDefault="0016726B" w:rsidP="0016726B">
      <w:pPr>
        <w:spacing w:after="0" w:line="240" w:lineRule="auto"/>
        <w:rPr>
          <w:rFonts w:ascii="Verdana" w:eastAsia="Times New Roman" w:hAnsi="Verdana" w:cs="Times New Roman"/>
          <w:sz w:val="20"/>
          <w:szCs w:val="20"/>
        </w:rPr>
      </w:pPr>
      <w:r w:rsidRPr="0016726B">
        <w:rPr>
          <w:rFonts w:ascii="Verdana" w:eastAsia="Times New Roman" w:hAnsi="Verdana" w:cs="Times New Roman"/>
          <w:b/>
          <w:color w:val="008000"/>
          <w:sz w:val="20"/>
          <w:szCs w:val="20"/>
        </w:rPr>
        <w:t>Reading</w:t>
      </w:r>
      <w:r w:rsidRPr="0016726B">
        <w:rPr>
          <w:rFonts w:ascii="Verdana" w:eastAsia="Times New Roman" w:hAnsi="Verdana" w:cs="Times New Roman"/>
          <w:b/>
          <w:sz w:val="20"/>
          <w:szCs w:val="20"/>
        </w:rPr>
        <w:t xml:space="preserve"> - </w:t>
      </w:r>
      <w:r w:rsidR="00432076">
        <w:rPr>
          <w:rFonts w:ascii="Verdana" w:eastAsia="Times New Roman" w:hAnsi="Verdana" w:cs="Times New Roman"/>
          <w:i/>
          <w:sz w:val="20"/>
          <w:szCs w:val="20"/>
        </w:rPr>
        <w:t>Web Development and Design Foundations with HTML5</w:t>
      </w:r>
      <w:r w:rsidR="00432076">
        <w:rPr>
          <w:rStyle w:val="ANGELBodytext"/>
        </w:rPr>
        <w:t>, 8</w:t>
      </w:r>
      <w:r w:rsidR="00432076" w:rsidRPr="00040242">
        <w:rPr>
          <w:rStyle w:val="ANGELBodytext"/>
          <w:vertAlign w:val="superscript"/>
        </w:rPr>
        <w:t>th</w:t>
      </w:r>
      <w:r w:rsidR="00432076">
        <w:rPr>
          <w:rStyle w:val="ANGELBodytext"/>
        </w:rPr>
        <w:t xml:space="preserve"> ed., Chapters 4, 7, and 9</w:t>
      </w:r>
    </w:p>
    <w:p w14:paraId="4BBB4A52" w14:textId="5938D3EC"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Activity Time: </w:t>
      </w:r>
      <w:r w:rsidR="00432076">
        <w:rPr>
          <w:rFonts w:ascii="Verdana" w:eastAsia="Times New Roman" w:hAnsi="Verdana" w:cs="Times New Roman"/>
          <w:i/>
          <w:color w:val="808080"/>
          <w:sz w:val="16"/>
          <w:szCs w:val="16"/>
        </w:rPr>
        <w:t>6 hours</w:t>
      </w:r>
    </w:p>
    <w:p w14:paraId="6B1EF8F7" w14:textId="77777777" w:rsidR="0016726B" w:rsidRPr="0016726B" w:rsidRDefault="0016726B" w:rsidP="0016726B">
      <w:pPr>
        <w:spacing w:after="0" w:line="240" w:lineRule="auto"/>
        <w:rPr>
          <w:rFonts w:ascii="Verdana" w:eastAsia="Times New Roman" w:hAnsi="Verdana" w:cs="Times New Roman"/>
          <w:sz w:val="20"/>
          <w:szCs w:val="24"/>
        </w:rPr>
      </w:pPr>
    </w:p>
    <w:p w14:paraId="1E41F905" w14:textId="77777777" w:rsidR="0016726B" w:rsidRPr="0016726B" w:rsidRDefault="0016726B" w:rsidP="0016726B">
      <w:pPr>
        <w:spacing w:after="0" w:line="240" w:lineRule="auto"/>
        <w:rPr>
          <w:rFonts w:ascii="Verdana" w:eastAsia="Times New Roman" w:hAnsi="Verdana" w:cs="Times New Roman"/>
          <w:b/>
          <w:color w:val="0000FF"/>
          <w:sz w:val="20"/>
          <w:szCs w:val="20"/>
        </w:rPr>
      </w:pPr>
      <w:r w:rsidRPr="0016726B">
        <w:rPr>
          <w:rFonts w:ascii="Verdana" w:eastAsia="Times New Roman" w:hAnsi="Verdana" w:cs="Times New Roman"/>
          <w:b/>
          <w:color w:val="0000FF"/>
          <w:sz w:val="20"/>
          <w:szCs w:val="20"/>
        </w:rPr>
        <w:t>Course Content</w:t>
      </w:r>
    </w:p>
    <w:p w14:paraId="63FAEDD6"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Activity Time: </w:t>
      </w:r>
    </w:p>
    <w:p w14:paraId="2C830D59" w14:textId="77777777" w:rsidR="0016726B" w:rsidRPr="0016726B" w:rsidRDefault="0016726B" w:rsidP="0016726B">
      <w:pPr>
        <w:spacing w:after="0" w:line="240" w:lineRule="auto"/>
        <w:rPr>
          <w:rFonts w:ascii="Verdana" w:eastAsia="Times New Roman" w:hAnsi="Verdana" w:cs="Times New Roman"/>
          <w:sz w:val="20"/>
          <w:szCs w:val="24"/>
        </w:rPr>
      </w:pPr>
    </w:p>
    <w:p w14:paraId="3AA3EAAC" w14:textId="77777777" w:rsidR="0016726B" w:rsidRPr="0016726B" w:rsidRDefault="0016726B" w:rsidP="0016726B">
      <w:pPr>
        <w:spacing w:after="0" w:line="240" w:lineRule="auto"/>
        <w:rPr>
          <w:rFonts w:ascii="Verdana" w:eastAsia="Times New Roman" w:hAnsi="Verdana" w:cs="Times New Roman"/>
          <w:sz w:val="20"/>
          <w:szCs w:val="20"/>
        </w:rPr>
      </w:pPr>
      <w:r w:rsidRPr="0016726B">
        <w:rPr>
          <w:rFonts w:ascii="Verdana" w:eastAsia="Times New Roman" w:hAnsi="Verdana" w:cs="Times New Roman"/>
          <w:b/>
          <w:color w:val="0000FF"/>
          <w:sz w:val="20"/>
          <w:szCs w:val="20"/>
        </w:rPr>
        <w:t>Module 02 Written Assignment</w:t>
      </w:r>
      <w:r w:rsidRPr="0016726B">
        <w:rPr>
          <w:rFonts w:ascii="Verdana" w:eastAsia="Times New Roman" w:hAnsi="Verdana" w:cs="Times New Roman"/>
          <w:b/>
          <w:sz w:val="20"/>
          <w:szCs w:val="20"/>
        </w:rPr>
        <w:t xml:space="preserve"> </w:t>
      </w:r>
      <w:r w:rsidRPr="0016726B">
        <w:rPr>
          <w:rFonts w:ascii="Verdana" w:eastAsia="Times New Roman" w:hAnsi="Verdana" w:cs="Times New Roman"/>
          <w:sz w:val="20"/>
          <w:szCs w:val="24"/>
        </w:rPr>
        <w:t>- Title</w:t>
      </w:r>
    </w:p>
    <w:p w14:paraId="3D6E8C12"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Activity Time: </w:t>
      </w:r>
    </w:p>
    <w:p w14:paraId="5500623C"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Additional Time for Study, Research, and Reflection: </w:t>
      </w:r>
    </w:p>
    <w:p w14:paraId="0AC56D85" w14:textId="77777777" w:rsidR="0016726B" w:rsidRPr="0016726B" w:rsidRDefault="0016726B" w:rsidP="0016726B">
      <w:pPr>
        <w:spacing w:after="0" w:line="240" w:lineRule="auto"/>
        <w:rPr>
          <w:rFonts w:ascii="Verdana" w:eastAsia="Times New Roman" w:hAnsi="Verdana" w:cs="Times New Roman"/>
          <w:sz w:val="20"/>
          <w:szCs w:val="24"/>
        </w:rPr>
      </w:pPr>
    </w:p>
    <w:p w14:paraId="53073300" w14:textId="77777777" w:rsidR="0016726B" w:rsidRPr="0016726B" w:rsidRDefault="0016726B" w:rsidP="0016726B">
      <w:pPr>
        <w:spacing w:after="0" w:line="240" w:lineRule="auto"/>
        <w:rPr>
          <w:rFonts w:ascii="Verdana" w:eastAsia="Times New Roman" w:hAnsi="Verdana" w:cs="Times New Roman"/>
          <w:sz w:val="20"/>
          <w:szCs w:val="20"/>
        </w:rPr>
      </w:pPr>
      <w:r w:rsidRPr="0016726B">
        <w:rPr>
          <w:rFonts w:ascii="Verdana" w:eastAsia="Times New Roman" w:hAnsi="Verdana" w:cs="Times New Roman"/>
          <w:b/>
          <w:color w:val="0000FF"/>
          <w:sz w:val="20"/>
          <w:szCs w:val="20"/>
        </w:rPr>
        <w:t>Module 02 Discussion</w:t>
      </w:r>
      <w:r w:rsidRPr="0016726B">
        <w:rPr>
          <w:rFonts w:ascii="Verdana" w:eastAsia="Times New Roman" w:hAnsi="Verdana" w:cs="Times New Roman"/>
          <w:b/>
          <w:color w:val="008000"/>
          <w:sz w:val="20"/>
          <w:szCs w:val="20"/>
        </w:rPr>
        <w:t xml:space="preserve"> </w:t>
      </w:r>
      <w:r w:rsidRPr="0016726B">
        <w:rPr>
          <w:rFonts w:ascii="Verdana" w:eastAsia="Times New Roman" w:hAnsi="Verdana" w:cs="Times New Roman"/>
          <w:sz w:val="20"/>
          <w:szCs w:val="24"/>
        </w:rPr>
        <w:t>- Title</w:t>
      </w:r>
    </w:p>
    <w:p w14:paraId="563C5CDE"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Activity Time: </w:t>
      </w:r>
    </w:p>
    <w:p w14:paraId="64C390A1"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Additional Time for Study, Research, and Reflection: </w:t>
      </w:r>
    </w:p>
    <w:p w14:paraId="3D90647A" w14:textId="77777777" w:rsidR="0016726B" w:rsidRPr="0016726B" w:rsidRDefault="0016726B" w:rsidP="0016726B">
      <w:pPr>
        <w:spacing w:after="0" w:line="240" w:lineRule="auto"/>
        <w:rPr>
          <w:rFonts w:ascii="Verdana" w:eastAsia="Times New Roman" w:hAnsi="Verdana" w:cs="Times New Roman"/>
          <w:sz w:val="20"/>
          <w:szCs w:val="24"/>
        </w:rPr>
      </w:pPr>
    </w:p>
    <w:p w14:paraId="676B7D0D" w14:textId="77777777" w:rsidR="0016726B" w:rsidRPr="0016726B" w:rsidRDefault="0016726B" w:rsidP="0016726B">
      <w:pPr>
        <w:spacing w:after="0" w:line="240" w:lineRule="auto"/>
        <w:rPr>
          <w:rFonts w:ascii="Verdana" w:eastAsia="Times New Roman" w:hAnsi="Verdana" w:cs="Times New Roman"/>
          <w:b/>
          <w:color w:val="0000FF"/>
          <w:sz w:val="20"/>
          <w:szCs w:val="20"/>
        </w:rPr>
      </w:pPr>
      <w:r w:rsidRPr="0016726B">
        <w:rPr>
          <w:rFonts w:ascii="Verdana" w:eastAsia="Times New Roman" w:hAnsi="Verdana" w:cs="Times New Roman"/>
          <w:b/>
          <w:color w:val="0000FF"/>
          <w:sz w:val="20"/>
          <w:szCs w:val="20"/>
        </w:rPr>
        <w:t>Module 02 Quiz</w:t>
      </w:r>
    </w:p>
    <w:p w14:paraId="21A948AC"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Activity Time: </w:t>
      </w:r>
    </w:p>
    <w:p w14:paraId="7655A601"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Additional Time for Study, Research, and Reflection: </w:t>
      </w:r>
    </w:p>
    <w:p w14:paraId="4ECE650E" w14:textId="77777777" w:rsidR="0016726B" w:rsidRPr="0016726B" w:rsidRDefault="0016726B" w:rsidP="0016726B">
      <w:pPr>
        <w:spacing w:after="0" w:line="240" w:lineRule="auto"/>
        <w:rPr>
          <w:rFonts w:ascii="Verdana" w:eastAsia="Times New Roman" w:hAnsi="Verdana" w:cs="Times New Roman"/>
          <w:i/>
          <w:color w:val="808080"/>
          <w:sz w:val="16"/>
          <w:szCs w:val="16"/>
        </w:rPr>
      </w:pPr>
    </w:p>
    <w:p w14:paraId="5F07AB1E" w14:textId="77777777" w:rsidR="0016726B" w:rsidRPr="0016726B" w:rsidRDefault="0016726B" w:rsidP="0016726B">
      <w:pPr>
        <w:spacing w:after="0" w:line="240" w:lineRule="auto"/>
        <w:rPr>
          <w:rFonts w:ascii="Verdana" w:eastAsia="Times New Roman" w:hAnsi="Verdana" w:cs="Times New Roman"/>
          <w:b/>
          <w:color w:val="0000FF"/>
          <w:sz w:val="20"/>
          <w:szCs w:val="20"/>
        </w:rPr>
      </w:pPr>
      <w:r w:rsidRPr="0016726B">
        <w:rPr>
          <w:rFonts w:ascii="Verdana" w:eastAsia="Times New Roman" w:hAnsi="Verdana" w:cs="Times New Roman"/>
          <w:b/>
          <w:color w:val="0000FF"/>
          <w:sz w:val="20"/>
          <w:szCs w:val="20"/>
        </w:rPr>
        <w:t>Module 02 Live Classroom</w:t>
      </w:r>
    </w:p>
    <w:p w14:paraId="443C805B" w14:textId="77777777" w:rsidR="0016726B" w:rsidRPr="0016726B" w:rsidRDefault="0016726B" w:rsidP="0016726B">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Activity Time: 1 Hour</w:t>
      </w:r>
    </w:p>
    <w:p w14:paraId="6014F075" w14:textId="77777777" w:rsidR="0016726B" w:rsidRPr="0016726B" w:rsidRDefault="0016726B" w:rsidP="0016726B">
      <w:pPr>
        <w:spacing w:after="0" w:line="240" w:lineRule="auto"/>
        <w:rPr>
          <w:rFonts w:ascii="Verdana" w:eastAsia="Times New Roman" w:hAnsi="Verdana" w:cs="Times New Roman"/>
          <w:i/>
          <w:color w:val="808080"/>
          <w:sz w:val="16"/>
          <w:szCs w:val="16"/>
        </w:rPr>
      </w:pPr>
    </w:p>
    <w:p w14:paraId="1E59AAB2" w14:textId="77777777" w:rsidR="0016726B" w:rsidRPr="0016726B" w:rsidRDefault="0016726B" w:rsidP="0016726B">
      <w:pPr>
        <w:spacing w:after="0" w:line="240" w:lineRule="auto"/>
        <w:rPr>
          <w:rFonts w:ascii="Verdana" w:eastAsia="Times New Roman" w:hAnsi="Verdana" w:cs="Times New Roman"/>
          <w:b/>
          <w:sz w:val="16"/>
          <w:szCs w:val="16"/>
        </w:rPr>
      </w:pPr>
      <w:r w:rsidRPr="0016726B">
        <w:rPr>
          <w:rFonts w:ascii="Verdana" w:eastAsia="Times New Roman" w:hAnsi="Verdana" w:cs="Times New Roman"/>
          <w:b/>
          <w:sz w:val="16"/>
          <w:szCs w:val="16"/>
        </w:rPr>
        <w:t xml:space="preserve">Total Estimated Time: </w:t>
      </w:r>
    </w:p>
    <w:p w14:paraId="70F6419B" w14:textId="77777777" w:rsidR="00454F5A" w:rsidRDefault="00454F5A" w:rsidP="00454F5A">
      <w:pPr>
        <w:rPr>
          <w:rFonts w:ascii="Verdana" w:hAnsi="Verdana"/>
        </w:rPr>
      </w:pPr>
    </w:p>
    <w:p w14:paraId="3DAAD9D5" w14:textId="77777777" w:rsidR="00432967" w:rsidRDefault="00432967">
      <w:pPr>
        <w:rPr>
          <w:ins w:id="2158" w:author="Darice Corey-Gilbert" w:date="2016-10-06T21:47:00Z"/>
          <w:rFonts w:ascii="Verdana" w:hAnsi="Verdana"/>
          <w:color w:val="808080" w:themeColor="background1" w:themeShade="80"/>
        </w:rPr>
      </w:pPr>
      <w:ins w:id="2159" w:author="Darice Corey-Gilbert" w:date="2016-10-06T21:47:00Z">
        <w:r>
          <w:rPr>
            <w:rFonts w:ascii="Verdana" w:hAnsi="Verdana"/>
            <w:color w:val="808080" w:themeColor="background1" w:themeShade="80"/>
          </w:rPr>
          <w:br w:type="page"/>
        </w:r>
      </w:ins>
    </w:p>
    <w:p w14:paraId="323FDA6F" w14:textId="05984565"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56ABA95E" w14:textId="4661C584"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del w:id="2160" w:author="Darice Corey-Gilbert" w:date="2016-10-06T21:51:00Z">
        <w:r w:rsidR="0016726B" w:rsidDel="00432967">
          <w:rPr>
            <w:rFonts w:ascii="Verdana" w:hAnsi="Verdana"/>
            <w:color w:val="808080" w:themeColor="background1" w:themeShade="80"/>
          </w:rPr>
          <w:delText>Course Content</w:delText>
        </w:r>
      </w:del>
      <w:ins w:id="2161" w:author="Darice Corey-Gilbert" w:date="2016-10-06T21:51:00Z">
        <w:r w:rsidR="00432967">
          <w:rPr>
            <w:rFonts w:ascii="Verdana" w:hAnsi="Verdana"/>
            <w:color w:val="808080" w:themeColor="background1" w:themeShade="80"/>
          </w:rPr>
          <w:t>Simple HTML Page and jQuery Mobile</w:t>
        </w:r>
      </w:ins>
    </w:p>
    <w:p w14:paraId="128D5B36"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53F0D4D9"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59226571" w14:textId="24525888" w:rsidR="00454F5A" w:rsidRDefault="00454F5A" w:rsidP="00454F5A">
      <w:pPr>
        <w:rPr>
          <w:ins w:id="2162" w:author="Darice Corey-Gilbert" w:date="2016-10-06T21:49:00Z"/>
          <w:rFonts w:ascii="Verdana" w:hAnsi="Verdana"/>
        </w:rPr>
      </w:pPr>
    </w:p>
    <w:p w14:paraId="55A60629" w14:textId="5B20FE24" w:rsidR="00432967" w:rsidRPr="00432967" w:rsidRDefault="00432967" w:rsidP="00432967">
      <w:pPr>
        <w:rPr>
          <w:ins w:id="2163" w:author="Darice Corey-Gilbert" w:date="2016-10-06T21:53:00Z"/>
          <w:rStyle w:val="ANGELHeader"/>
          <w:rPrChange w:id="2164" w:author="Darice Corey-Gilbert" w:date="2016-10-06T21:54:00Z">
            <w:rPr>
              <w:ins w:id="2165" w:author="Darice Corey-Gilbert" w:date="2016-10-06T21:53:00Z"/>
              <w:rStyle w:val="ANGELSubheader"/>
            </w:rPr>
          </w:rPrChange>
        </w:rPr>
      </w:pPr>
      <w:ins w:id="2166" w:author="Darice Corey-Gilbert" w:date="2016-10-06T21:54:00Z">
        <w:r w:rsidRPr="00432967">
          <w:rPr>
            <w:rStyle w:val="ANGELHeader"/>
            <w:rPrChange w:id="2167" w:author="Darice Corey-Gilbert" w:date="2016-10-06T21:54:00Z">
              <w:rPr>
                <w:rStyle w:val="ANGELSubheader"/>
              </w:rPr>
            </w:rPrChange>
          </w:rPr>
          <w:t>Simple HTML Page and jQuery Mobile</w:t>
        </w:r>
      </w:ins>
    </w:p>
    <w:p w14:paraId="4BA3CC57" w14:textId="213133A2" w:rsidR="00432967" w:rsidRDefault="00432967" w:rsidP="00432967">
      <w:pPr>
        <w:rPr>
          <w:ins w:id="2168" w:author="Darice Corey-Gilbert" w:date="2016-10-06T21:57:00Z"/>
          <w:rStyle w:val="ANGELBodytext"/>
        </w:rPr>
      </w:pPr>
      <w:ins w:id="2169" w:author="Darice Corey-Gilbert" w:date="2016-10-06T21:54:00Z">
        <w:r w:rsidRPr="00432967">
          <w:rPr>
            <w:rStyle w:val="ANGELBodytext"/>
            <w:rPrChange w:id="2170" w:author="Darice Corey-Gilbert" w:date="2016-10-06T21:55:00Z">
              <w:rPr>
                <w:rStyle w:val="ANGELSubheader"/>
              </w:rPr>
            </w:rPrChange>
          </w:rPr>
          <w:t>In this section, we will create a very simple HTML page and apply the jQuery Mobile styling.</w:t>
        </w:r>
      </w:ins>
      <w:ins w:id="2171" w:author="Darice Corey-Gilbert" w:date="2016-10-06T21:55:00Z">
        <w:r>
          <w:rPr>
            <w:rStyle w:val="ANGELBodytext"/>
          </w:rPr>
          <w:t xml:space="preserve"> </w:t>
        </w:r>
      </w:ins>
    </w:p>
    <w:p w14:paraId="67E2F789" w14:textId="3CFFC211" w:rsidR="00432967" w:rsidRPr="005847CE" w:rsidRDefault="00432967" w:rsidP="00432967">
      <w:pPr>
        <w:ind w:left="360"/>
        <w:rPr>
          <w:ins w:id="2172" w:author="Darice Corey-Gilbert" w:date="2016-10-06T21:57:00Z"/>
          <w:rFonts w:ascii="Verdana" w:hAnsi="Verdana"/>
          <w:sz w:val="20"/>
        </w:rPr>
      </w:pPr>
      <w:ins w:id="2173" w:author="Darice Corey-Gilbert" w:date="2016-10-06T21:57:00Z">
        <w:r>
          <w:rPr>
            <w:rFonts w:ascii="Verdana" w:hAnsi="Verdana"/>
            <w:noProof/>
            <w:sz w:val="20"/>
          </w:rPr>
          <w:drawing>
            <wp:anchor distT="0" distB="0" distL="114300" distR="114300" simplePos="0" relativeHeight="251699200" behindDoc="0" locked="0" layoutInCell="1" allowOverlap="1" wp14:anchorId="093F1F4F" wp14:editId="55A0D9B0">
              <wp:simplePos x="0" y="0"/>
              <wp:positionH relativeFrom="margin">
                <wp:align>left</wp:align>
              </wp:positionH>
              <wp:positionV relativeFrom="paragraph">
                <wp:posOffset>42116</wp:posOffset>
              </wp:positionV>
              <wp:extent cx="467360" cy="467360"/>
              <wp:effectExtent l="0" t="0" r="889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5847CE">
          <w:rPr>
            <w:rFonts w:ascii="Verdana" w:hAnsi="Verdana"/>
            <w:sz w:val="20"/>
          </w:rPr>
          <w:t xml:space="preserve">You'll use an </w:t>
        </w:r>
        <w:r w:rsidRPr="005847CE">
          <w:rPr>
            <w:rFonts w:ascii="Verdana" w:hAnsi="Verdana"/>
            <w:b/>
            <w:sz w:val="20"/>
          </w:rPr>
          <w:t>HTML editor</w:t>
        </w:r>
        <w:r w:rsidRPr="005847CE">
          <w:rPr>
            <w:rFonts w:ascii="Verdana" w:hAnsi="Verdana"/>
            <w:sz w:val="20"/>
          </w:rPr>
          <w:t xml:space="preserve"> to edit </w:t>
        </w:r>
        <w:r w:rsidRPr="005847CE">
          <w:rPr>
            <w:rFonts w:ascii="Verdana" w:hAnsi="Verdana"/>
            <w:b/>
            <w:sz w:val="20"/>
          </w:rPr>
          <w:t xml:space="preserve">HTML documents </w:t>
        </w:r>
        <w:r w:rsidRPr="005847CE">
          <w:rPr>
            <w:rFonts w:ascii="Verdana" w:hAnsi="Verdana"/>
            <w:sz w:val="20"/>
          </w:rPr>
          <w:t>called Atom, which i</w:t>
        </w:r>
        <w:r>
          <w:rPr>
            <w:rFonts w:ascii="Verdana" w:hAnsi="Verdana"/>
            <w:sz w:val="20"/>
          </w:rPr>
          <w:t>s Windows and Mac compatible. If you did not download Atom in Module 01, yo</w:t>
        </w:r>
        <w:r w:rsidRPr="005847CE">
          <w:rPr>
            <w:rFonts w:ascii="Verdana" w:hAnsi="Verdana"/>
            <w:sz w:val="20"/>
          </w:rPr>
          <w:t xml:space="preserve">u may download </w:t>
        </w:r>
        <w:r>
          <w:rPr>
            <w:rFonts w:ascii="Verdana" w:hAnsi="Verdana"/>
            <w:sz w:val="20"/>
          </w:rPr>
          <w:t>it</w:t>
        </w:r>
        <w:r w:rsidRPr="005847CE">
          <w:rPr>
            <w:rFonts w:ascii="Verdana" w:hAnsi="Verdana"/>
            <w:sz w:val="20"/>
          </w:rPr>
          <w:t xml:space="preserve"> </w:t>
        </w:r>
        <w:r w:rsidRPr="00D77E30">
          <w:rPr>
            <w:rStyle w:val="ANGELLinks"/>
          </w:rPr>
          <w:t>here</w:t>
        </w:r>
        <w:r>
          <w:rPr>
            <w:rStyle w:val="ANGELBodytext"/>
          </w:rPr>
          <w:t>.</w:t>
        </w:r>
        <w:r w:rsidRPr="005847CE">
          <w:rPr>
            <w:rFonts w:ascii="Verdana" w:hAnsi="Verdana"/>
            <w:sz w:val="20"/>
          </w:rPr>
          <w:t xml:space="preserve"> </w:t>
        </w:r>
        <w:r>
          <w:rPr>
            <w:rStyle w:val="ANGELProductionNote"/>
          </w:rPr>
          <w:t xml:space="preserve">&lt;link to </w:t>
        </w:r>
        <w:r>
          <w:fldChar w:fldCharType="begin"/>
        </w:r>
        <w:r>
          <w:instrText xml:space="preserve"> HYPERLINK "https://atom.io/" </w:instrText>
        </w:r>
        <w:r>
          <w:fldChar w:fldCharType="separate"/>
        </w:r>
        <w:r w:rsidRPr="00D77E30">
          <w:rPr>
            <w:rStyle w:val="ANGELProductionNote"/>
          </w:rPr>
          <w:t>https://atom.io/</w:t>
        </w:r>
        <w:r>
          <w:rPr>
            <w:rStyle w:val="ANGELProductionNote"/>
          </w:rPr>
          <w:fldChar w:fldCharType="end"/>
        </w:r>
        <w:r w:rsidRPr="00D77E30">
          <w:rPr>
            <w:rStyle w:val="ANGELProductionNote"/>
          </w:rPr>
          <w:t xml:space="preserve">&gt; </w:t>
        </w:r>
      </w:ins>
    </w:p>
    <w:p w14:paraId="1F3BF6CD" w14:textId="16BC29FF" w:rsidR="00432967" w:rsidRPr="004643EE" w:rsidRDefault="00432967" w:rsidP="00432967">
      <w:pPr>
        <w:rPr>
          <w:ins w:id="2174" w:author="Darice Corey-Gilbert" w:date="2016-10-06T21:53:00Z"/>
          <w:rStyle w:val="ANGELSubheader"/>
        </w:rPr>
      </w:pPr>
      <w:ins w:id="2175" w:author="Darice Corey-Gilbert" w:date="2016-10-06T21:53:00Z">
        <w:r w:rsidRPr="004643EE">
          <w:rPr>
            <w:rStyle w:val="ANGELSubheader"/>
          </w:rPr>
          <w:t>Setting up a jQuery Mobile Page</w:t>
        </w:r>
      </w:ins>
    </w:p>
    <w:p w14:paraId="5A77D017" w14:textId="77777777" w:rsidR="00432967" w:rsidRDefault="00432967" w:rsidP="00432967">
      <w:pPr>
        <w:rPr>
          <w:ins w:id="2176" w:author="Darice Corey-Gilbert" w:date="2016-10-06T21:53:00Z"/>
          <w:rFonts w:ascii="Verdana" w:hAnsi="Verdana"/>
          <w:sz w:val="20"/>
        </w:rPr>
      </w:pPr>
      <w:ins w:id="2177" w:author="Darice Corey-Gilbert" w:date="2016-10-06T21:53:00Z">
        <w:r>
          <w:rPr>
            <w:rFonts w:ascii="Verdana" w:hAnsi="Verdana"/>
            <w:sz w:val="20"/>
          </w:rPr>
          <w:t xml:space="preserve">To setup a jQuery Mobile page, you don’t need to download anything to your computer. You just need to reference the jQuery stylesheets (*.css) and JavaScript libraries (*.js) in the head section of an HTML page in order to use the framework using the </w:t>
        </w:r>
        <w:r w:rsidRPr="004643EE">
          <w:rPr>
            <w:rFonts w:ascii="Courier New" w:hAnsi="Courier New" w:cs="Courier New"/>
            <w:sz w:val="20"/>
          </w:rPr>
          <w:t>‘</w:t>
        </w:r>
        <w:r>
          <w:rPr>
            <w:rFonts w:ascii="Courier New" w:hAnsi="Courier New" w:cs="Courier New"/>
            <w:sz w:val="20"/>
          </w:rPr>
          <w:t>&lt;</w:t>
        </w:r>
        <w:r w:rsidRPr="004643EE">
          <w:rPr>
            <w:rFonts w:ascii="Courier New" w:hAnsi="Courier New" w:cs="Courier New"/>
            <w:sz w:val="20"/>
          </w:rPr>
          <w:t>script</w:t>
        </w:r>
        <w:r>
          <w:rPr>
            <w:rFonts w:ascii="Courier New" w:hAnsi="Courier New" w:cs="Courier New"/>
            <w:sz w:val="20"/>
          </w:rPr>
          <w:t>&gt;</w:t>
        </w:r>
        <w:r w:rsidRPr="004643EE">
          <w:rPr>
            <w:rFonts w:ascii="Courier New" w:hAnsi="Courier New" w:cs="Courier New"/>
            <w:sz w:val="20"/>
          </w:rPr>
          <w:t xml:space="preserve"> src’ </w:t>
        </w:r>
        <w:r>
          <w:rPr>
            <w:rFonts w:ascii="Verdana" w:hAnsi="Verdana"/>
            <w:sz w:val="20"/>
          </w:rPr>
          <w:t>attribute. Here’s an example:</w:t>
        </w:r>
      </w:ins>
    </w:p>
    <w:p w14:paraId="4176F658" w14:textId="77777777" w:rsidR="00432967" w:rsidRDefault="00432967" w:rsidP="00432967">
      <w:pPr>
        <w:rPr>
          <w:ins w:id="2178" w:author="Darice Corey-Gilbert" w:date="2016-10-06T21:53:00Z"/>
          <w:rFonts w:ascii="Verdana" w:hAnsi="Verdana"/>
          <w:sz w:val="20"/>
        </w:rPr>
      </w:pPr>
      <w:ins w:id="2179" w:author="Darice Corey-Gilbert" w:date="2016-10-06T21:53:00Z">
        <w:r>
          <w:rPr>
            <w:noProof/>
          </w:rPr>
          <w:drawing>
            <wp:inline distT="0" distB="0" distL="0" distR="0" wp14:anchorId="7FE09776" wp14:editId="661F98FA">
              <wp:extent cx="5943600" cy="2249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9805"/>
                      </a:xfrm>
                      <a:prstGeom prst="rect">
                        <a:avLst/>
                      </a:prstGeom>
                    </pic:spPr>
                  </pic:pic>
                </a:graphicData>
              </a:graphic>
            </wp:inline>
          </w:drawing>
        </w:r>
      </w:ins>
    </w:p>
    <w:p w14:paraId="0BD56EB4" w14:textId="77777777" w:rsidR="00432967" w:rsidRDefault="00432967" w:rsidP="00432967">
      <w:pPr>
        <w:rPr>
          <w:ins w:id="2180" w:author="Darice Corey-Gilbert" w:date="2016-10-06T21:53:00Z"/>
          <w:rStyle w:val="ANGELBodytext"/>
          <w:rFonts w:eastAsia="Times New Roman" w:cs="Times New Roman"/>
          <w:b/>
          <w:bCs/>
          <w:color w:val="FF0000"/>
          <w:szCs w:val="24"/>
        </w:rPr>
      </w:pPr>
      <w:ins w:id="2181" w:author="Darice Corey-Gilbert" w:date="2016-10-06T21:53:00Z">
        <w:r w:rsidRPr="004643EE">
          <w:rPr>
            <w:rStyle w:val="ANGELSubheader"/>
          </w:rPr>
          <w:t>Setting up Page Divs</w:t>
        </w:r>
      </w:ins>
    </w:p>
    <w:p w14:paraId="1604B5FA" w14:textId="0989821B" w:rsidR="00432967" w:rsidRPr="00432967" w:rsidRDefault="00432967" w:rsidP="00432967">
      <w:pPr>
        <w:rPr>
          <w:ins w:id="2182" w:author="Darice Corey-Gilbert" w:date="2016-10-06T21:53:00Z"/>
          <w:rStyle w:val="ANGELBodytext"/>
          <w:rPrChange w:id="2183" w:author="Darice Corey-Gilbert" w:date="2016-10-06T21:58:00Z">
            <w:rPr>
              <w:ins w:id="2184" w:author="Darice Corey-Gilbert" w:date="2016-10-06T21:53:00Z"/>
            </w:rPr>
          </w:rPrChange>
        </w:rPr>
      </w:pPr>
      <w:ins w:id="2185" w:author="Darice Corey-Gilbert" w:date="2016-10-06T21:53:00Z">
        <w:r w:rsidRPr="00432967">
          <w:rPr>
            <w:rStyle w:val="ANGELBodytext"/>
            <w:rPrChange w:id="2186" w:author="Darice Corey-Gilbert" w:date="2016-10-06T21:58:00Z">
              <w:rPr>
                <w:rFonts w:ascii="Verdana" w:hAnsi="Verdana"/>
                <w:noProof/>
                <w:sz w:val="20"/>
              </w:rPr>
            </w:rPrChange>
          </w:rPr>
          <w:drawing>
            <wp:anchor distT="0" distB="0" distL="114300" distR="114300" simplePos="0" relativeHeight="251697152" behindDoc="0" locked="0" layoutInCell="1" allowOverlap="1" wp14:anchorId="653CAC9F" wp14:editId="63B74EFD">
              <wp:simplePos x="0" y="0"/>
              <wp:positionH relativeFrom="margin">
                <wp:align>left</wp:align>
              </wp:positionH>
              <wp:positionV relativeFrom="paragraph">
                <wp:posOffset>9525</wp:posOffset>
              </wp:positionV>
              <wp:extent cx="467360" cy="467360"/>
              <wp:effectExtent l="0" t="0" r="889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432967">
          <w:rPr>
            <w:rStyle w:val="ANGELBodytext"/>
            <w:rPrChange w:id="2187" w:author="Darice Corey-Gilbert" w:date="2016-10-06T21:58:00Z">
              <w:rPr/>
            </w:rPrChange>
          </w:rPr>
          <w:t xml:space="preserve">Click </w:t>
        </w:r>
      </w:ins>
      <w:ins w:id="2188" w:author="Darice Corey-Gilbert" w:date="2016-10-06T22:23:00Z">
        <w:r w:rsidR="00D11A87">
          <w:rPr>
            <w:rStyle w:val="ANGELBodytext"/>
          </w:rPr>
          <w:fldChar w:fldCharType="begin"/>
        </w:r>
        <w:r w:rsidR="00D11A87">
          <w:rPr>
            <w:rStyle w:val="ANGELBodytext"/>
          </w:rPr>
          <w:instrText xml:space="preserve"> HYPERLINK "../Module%202/Sample_App.zip" </w:instrText>
        </w:r>
        <w:r w:rsidR="00D11A87">
          <w:rPr>
            <w:rStyle w:val="ANGELBodytext"/>
          </w:rPr>
        </w:r>
        <w:r w:rsidR="00D11A87">
          <w:rPr>
            <w:rStyle w:val="ANGELBodytext"/>
          </w:rPr>
          <w:fldChar w:fldCharType="separate"/>
        </w:r>
        <w:r w:rsidRPr="00D11A87">
          <w:rPr>
            <w:rStyle w:val="Hyperlink"/>
            <w:rFonts w:ascii="Verdana" w:hAnsi="Verdana"/>
            <w:sz w:val="20"/>
            <w:rPrChange w:id="2189" w:author="Darice Corey-Gilbert" w:date="2016-10-06T21:58:00Z">
              <w:rPr>
                <w:rStyle w:val="Hyperlink"/>
              </w:rPr>
            </w:rPrChange>
          </w:rPr>
          <w:t>here</w:t>
        </w:r>
        <w:r w:rsidR="00D11A87">
          <w:rPr>
            <w:rStyle w:val="ANGELBodytext"/>
          </w:rPr>
          <w:fldChar w:fldCharType="end"/>
        </w:r>
      </w:ins>
      <w:ins w:id="2190" w:author="Darice Corey-Gilbert" w:date="2016-10-06T21:53:00Z">
        <w:r w:rsidRPr="00432967">
          <w:rPr>
            <w:rStyle w:val="ANGELBodytext"/>
            <w:rPrChange w:id="2191" w:author="Darice Corey-Gilbert" w:date="2016-10-06T21:58:00Z">
              <w:rPr/>
            </w:rPrChange>
          </w:rPr>
          <w:t xml:space="preserve"> to download the </w:t>
        </w:r>
        <w:r w:rsidRPr="00432967">
          <w:rPr>
            <w:rStyle w:val="ANGELBodytext"/>
            <w:rPrChange w:id="2192" w:author="Darice Corey-Gilbert" w:date="2016-10-06T21:58:00Z">
              <w:rPr/>
            </w:rPrChange>
          </w:rPr>
          <w:fldChar w:fldCharType="begin"/>
        </w:r>
      </w:ins>
      <w:ins w:id="2193" w:author="Darice Corey-Gilbert" w:date="2016-10-06T22:23:00Z">
        <w:r w:rsidR="00D11A87">
          <w:rPr>
            <w:rStyle w:val="ANGELBodytext"/>
          </w:rPr>
          <w:instrText>HYPERLINK "../Module%202/Sample_App.zip"</w:instrText>
        </w:r>
        <w:r w:rsidR="00D11A87" w:rsidRPr="00432967">
          <w:rPr>
            <w:rStyle w:val="ANGELBodytext"/>
            <w:rPrChange w:id="2194" w:author="Darice Corey-Gilbert" w:date="2016-10-06T21:58:00Z">
              <w:rPr>
                <w:rStyle w:val="ANGELBodytext"/>
              </w:rPr>
            </w:rPrChange>
          </w:rPr>
        </w:r>
      </w:ins>
      <w:ins w:id="2195" w:author="Darice Corey-Gilbert" w:date="2016-10-06T21:53:00Z">
        <w:r w:rsidRPr="00432967">
          <w:rPr>
            <w:rStyle w:val="ANGELBodytext"/>
            <w:rPrChange w:id="2196" w:author="Darice Corey-Gilbert" w:date="2016-10-06T21:58:00Z">
              <w:rPr/>
            </w:rPrChange>
          </w:rPr>
          <w:fldChar w:fldCharType="separate"/>
        </w:r>
        <w:r w:rsidRPr="00432967">
          <w:rPr>
            <w:rStyle w:val="ANGELBodytext"/>
            <w:rPrChange w:id="2197" w:author="Darice Corey-Gilbert" w:date="2016-10-06T21:58:00Z">
              <w:rPr>
                <w:rStyle w:val="Hyperlink"/>
              </w:rPr>
            </w:rPrChange>
          </w:rPr>
          <w:t>Sample App</w:t>
        </w:r>
        <w:r w:rsidRPr="00432967">
          <w:rPr>
            <w:rStyle w:val="ANGELBodytext"/>
            <w:rPrChange w:id="2198" w:author="Darice Corey-Gilbert" w:date="2016-10-06T21:58:00Z">
              <w:rPr/>
            </w:rPrChange>
          </w:rPr>
          <w:fldChar w:fldCharType="end"/>
        </w:r>
        <w:r w:rsidRPr="00432967">
          <w:rPr>
            <w:rStyle w:val="ANGELBodytext"/>
            <w:rPrChange w:id="2199" w:author="Darice Corey-Gilbert" w:date="2016-10-06T21:58:00Z">
              <w:rPr/>
            </w:rPrChange>
          </w:rPr>
          <w:t>. After downloading, extract the file and open ‘index.html’ to see how this page will appear in your browser or device.</w:t>
        </w:r>
      </w:ins>
    </w:p>
    <w:p w14:paraId="4DC5EF57" w14:textId="77777777" w:rsidR="00432967" w:rsidRDefault="00432967" w:rsidP="00432967">
      <w:pPr>
        <w:spacing w:after="0" w:line="240" w:lineRule="auto"/>
        <w:rPr>
          <w:ins w:id="2200" w:author="Darice Corey-Gilbert" w:date="2016-10-06T21:53:00Z"/>
          <w:rFonts w:ascii="Verdana" w:eastAsia="Times New Roman" w:hAnsi="Verdana" w:cs="Times New Roman"/>
          <w:sz w:val="20"/>
          <w:szCs w:val="24"/>
        </w:rPr>
      </w:pPr>
      <w:ins w:id="2201" w:author="Darice Corey-Gilbert" w:date="2016-10-06T21:53:00Z">
        <w:r w:rsidRPr="000E3A3A">
          <w:rPr>
            <w:rFonts w:ascii="Verdana" w:eastAsia="Times New Roman" w:hAnsi="Verdana" w:cs="Times New Roman"/>
            <w:sz w:val="20"/>
            <w:szCs w:val="24"/>
          </w:rPr>
          <w:t>jQuery mobile objects</w:t>
        </w:r>
        <w:r>
          <w:rPr>
            <w:rFonts w:ascii="Verdana" w:eastAsia="Times New Roman" w:hAnsi="Verdana" w:cs="Times New Roman"/>
            <w:sz w:val="20"/>
            <w:szCs w:val="24"/>
          </w:rPr>
          <w:t xml:space="preserve"> are used to</w:t>
        </w:r>
        <w:r w:rsidRPr="000E3A3A">
          <w:rPr>
            <w:rFonts w:ascii="Verdana" w:eastAsia="Times New Roman" w:hAnsi="Verdana" w:cs="Times New Roman"/>
            <w:sz w:val="20"/>
            <w:szCs w:val="24"/>
          </w:rPr>
          <w:t xml:space="preserve"> building app pages JQuery mobile pages are comprised of divs with the data roll attribute set to page.</w:t>
        </w:r>
        <w:r>
          <w:rPr>
            <w:rFonts w:ascii="Verdana" w:eastAsia="Times New Roman" w:hAnsi="Verdana" w:cs="Times New Roman"/>
            <w:sz w:val="20"/>
            <w:szCs w:val="24"/>
          </w:rPr>
          <w:t xml:space="preserve"> Let’s try to create a new page using jQuery Mobile. Open Atom.io and type in the HTML below. </w:t>
        </w:r>
      </w:ins>
    </w:p>
    <w:p w14:paraId="3D7BCD4C" w14:textId="77777777" w:rsidR="00432967" w:rsidRDefault="00432967" w:rsidP="00432967">
      <w:pPr>
        <w:spacing w:after="0" w:line="240" w:lineRule="auto"/>
        <w:rPr>
          <w:ins w:id="2202" w:author="Darice Corey-Gilbert" w:date="2016-10-06T21:53:00Z"/>
          <w:rFonts w:ascii="Verdana" w:eastAsia="Times New Roman" w:hAnsi="Verdana" w:cs="Times New Roman"/>
          <w:sz w:val="20"/>
          <w:szCs w:val="24"/>
        </w:rPr>
      </w:pPr>
    </w:p>
    <w:p w14:paraId="517FBDA4" w14:textId="77777777" w:rsidR="00432967" w:rsidRPr="006C1357" w:rsidRDefault="00432967" w:rsidP="00432967">
      <w:pPr>
        <w:spacing w:after="0" w:line="240" w:lineRule="auto"/>
        <w:rPr>
          <w:ins w:id="2203" w:author="Darice Corey-Gilbert" w:date="2016-10-06T21:53:00Z"/>
          <w:rFonts w:ascii="Courier New" w:eastAsia="Times New Roman" w:hAnsi="Courier New" w:cs="Courier New"/>
          <w:sz w:val="20"/>
          <w:szCs w:val="24"/>
        </w:rPr>
      </w:pPr>
      <w:ins w:id="2204" w:author="Darice Corey-Gilbert" w:date="2016-10-06T21:53:00Z">
        <w:r w:rsidRPr="006C1357">
          <w:rPr>
            <w:rFonts w:ascii="Courier New" w:eastAsia="Times New Roman" w:hAnsi="Courier New" w:cs="Courier New"/>
            <w:sz w:val="20"/>
            <w:szCs w:val="24"/>
          </w:rPr>
          <w:t>&lt;html&gt;</w:t>
        </w:r>
      </w:ins>
    </w:p>
    <w:p w14:paraId="2C9B1F09" w14:textId="77777777" w:rsidR="00432967" w:rsidRPr="006C1357" w:rsidRDefault="00432967" w:rsidP="00432967">
      <w:pPr>
        <w:spacing w:after="0" w:line="240" w:lineRule="auto"/>
        <w:rPr>
          <w:ins w:id="2205" w:author="Darice Corey-Gilbert" w:date="2016-10-06T21:53:00Z"/>
          <w:rFonts w:ascii="Courier New" w:eastAsia="Times New Roman" w:hAnsi="Courier New" w:cs="Courier New"/>
          <w:sz w:val="20"/>
          <w:szCs w:val="24"/>
        </w:rPr>
      </w:pPr>
      <w:ins w:id="2206" w:author="Darice Corey-Gilbert" w:date="2016-10-06T21:53:00Z">
        <w:r w:rsidRPr="006C1357">
          <w:rPr>
            <w:rFonts w:ascii="Courier New" w:eastAsia="Times New Roman" w:hAnsi="Courier New" w:cs="Courier New"/>
            <w:sz w:val="20"/>
            <w:szCs w:val="24"/>
          </w:rPr>
          <w:t>&lt;head&gt;</w:t>
        </w:r>
      </w:ins>
    </w:p>
    <w:p w14:paraId="560269AB" w14:textId="77777777" w:rsidR="00432967" w:rsidRPr="006C1357" w:rsidRDefault="00432967" w:rsidP="00432967">
      <w:pPr>
        <w:spacing w:after="0" w:line="240" w:lineRule="auto"/>
        <w:rPr>
          <w:ins w:id="2207" w:author="Darice Corey-Gilbert" w:date="2016-10-06T21:53:00Z"/>
          <w:rFonts w:ascii="Courier New" w:eastAsia="Times New Roman" w:hAnsi="Courier New" w:cs="Courier New"/>
          <w:sz w:val="20"/>
          <w:szCs w:val="24"/>
        </w:rPr>
      </w:pPr>
      <w:ins w:id="2208" w:author="Darice Corey-Gilbert" w:date="2016-10-06T21:53:00Z">
        <w:r w:rsidRPr="006C1357">
          <w:rPr>
            <w:rFonts w:ascii="Courier New" w:eastAsia="Times New Roman" w:hAnsi="Courier New" w:cs="Courier New"/>
            <w:sz w:val="20"/>
            <w:szCs w:val="24"/>
          </w:rPr>
          <w:t>&lt;meta charset="UTF-8"&gt;</w:t>
        </w:r>
      </w:ins>
    </w:p>
    <w:p w14:paraId="359CB750" w14:textId="77777777" w:rsidR="00432967" w:rsidRPr="006C1357" w:rsidRDefault="00432967" w:rsidP="00432967">
      <w:pPr>
        <w:spacing w:after="0" w:line="240" w:lineRule="auto"/>
        <w:rPr>
          <w:ins w:id="2209" w:author="Darice Corey-Gilbert" w:date="2016-10-06T21:53:00Z"/>
          <w:rFonts w:ascii="Courier New" w:eastAsia="Times New Roman" w:hAnsi="Courier New" w:cs="Courier New"/>
          <w:sz w:val="20"/>
          <w:szCs w:val="24"/>
        </w:rPr>
      </w:pPr>
      <w:ins w:id="2210" w:author="Darice Corey-Gilbert" w:date="2016-10-06T21:53:00Z">
        <w:r w:rsidRPr="006C1357">
          <w:rPr>
            <w:rFonts w:ascii="Courier New" w:eastAsia="Times New Roman" w:hAnsi="Courier New" w:cs="Courier New"/>
            <w:sz w:val="20"/>
            <w:szCs w:val="24"/>
          </w:rPr>
          <w:t>&lt;title&gt;jQuery Mobile Web App&lt;/title&gt;</w:t>
        </w:r>
      </w:ins>
    </w:p>
    <w:p w14:paraId="58314B02" w14:textId="77777777" w:rsidR="00432967" w:rsidRPr="006C1357" w:rsidRDefault="00432967" w:rsidP="00432967">
      <w:pPr>
        <w:spacing w:after="0" w:line="240" w:lineRule="auto"/>
        <w:rPr>
          <w:ins w:id="2211" w:author="Darice Corey-Gilbert" w:date="2016-10-06T21:53:00Z"/>
          <w:rFonts w:ascii="Courier New" w:eastAsia="Times New Roman" w:hAnsi="Courier New" w:cs="Courier New"/>
          <w:sz w:val="20"/>
          <w:szCs w:val="24"/>
        </w:rPr>
      </w:pPr>
      <w:ins w:id="2212" w:author="Darice Corey-Gilbert" w:date="2016-10-06T21:53:00Z">
        <w:r w:rsidRPr="006C1357">
          <w:rPr>
            <w:rFonts w:ascii="Courier New" w:eastAsia="Times New Roman" w:hAnsi="Courier New" w:cs="Courier New"/>
            <w:sz w:val="20"/>
            <w:szCs w:val="24"/>
          </w:rPr>
          <w:t>&lt;meta name="viewport" content="width=device-width,initial-scale=1" /&gt;</w:t>
        </w:r>
      </w:ins>
    </w:p>
    <w:p w14:paraId="7617687C" w14:textId="77777777" w:rsidR="00432967" w:rsidRPr="006C1357" w:rsidRDefault="00432967" w:rsidP="00432967">
      <w:pPr>
        <w:spacing w:after="0" w:line="240" w:lineRule="auto"/>
        <w:rPr>
          <w:ins w:id="2213" w:author="Darice Corey-Gilbert" w:date="2016-10-06T21:53:00Z"/>
          <w:rFonts w:ascii="Courier New" w:eastAsia="Times New Roman" w:hAnsi="Courier New" w:cs="Courier New"/>
          <w:sz w:val="20"/>
          <w:szCs w:val="24"/>
        </w:rPr>
      </w:pPr>
      <w:ins w:id="2214" w:author="Darice Corey-Gilbert" w:date="2016-10-06T21:53:00Z">
        <w:r w:rsidRPr="006C1357">
          <w:rPr>
            <w:rFonts w:ascii="Courier New" w:eastAsia="Times New Roman" w:hAnsi="Courier New" w:cs="Courier New"/>
            <w:sz w:val="20"/>
            <w:szCs w:val="24"/>
          </w:rPr>
          <w:t>&lt;link href="styles/custom.css" rel="stylesheet" type="text/css"&gt;</w:t>
        </w:r>
      </w:ins>
    </w:p>
    <w:p w14:paraId="7B10584D" w14:textId="77777777" w:rsidR="00432967" w:rsidRPr="006C1357" w:rsidRDefault="00432967" w:rsidP="00432967">
      <w:pPr>
        <w:spacing w:after="0" w:line="240" w:lineRule="auto"/>
        <w:rPr>
          <w:ins w:id="2215" w:author="Darice Corey-Gilbert" w:date="2016-10-06T21:53:00Z"/>
          <w:rFonts w:ascii="Courier New" w:eastAsia="Times New Roman" w:hAnsi="Courier New" w:cs="Courier New"/>
          <w:sz w:val="20"/>
          <w:szCs w:val="24"/>
        </w:rPr>
      </w:pPr>
    </w:p>
    <w:p w14:paraId="3D187A88" w14:textId="77777777" w:rsidR="00432967" w:rsidRPr="006C1357" w:rsidRDefault="00432967" w:rsidP="00432967">
      <w:pPr>
        <w:spacing w:after="0" w:line="240" w:lineRule="auto"/>
        <w:rPr>
          <w:ins w:id="2216" w:author="Darice Corey-Gilbert" w:date="2016-10-06T21:53:00Z"/>
          <w:rFonts w:ascii="Courier New" w:eastAsia="Times New Roman" w:hAnsi="Courier New" w:cs="Courier New"/>
          <w:sz w:val="20"/>
          <w:szCs w:val="24"/>
        </w:rPr>
      </w:pPr>
      <w:ins w:id="2217" w:author="Darice Corey-Gilbert" w:date="2016-10-06T21:53:00Z">
        <w:r w:rsidRPr="006C1357">
          <w:rPr>
            <w:rFonts w:ascii="Courier New" w:eastAsia="Times New Roman" w:hAnsi="Courier New" w:cs="Courier New"/>
            <w:sz w:val="20"/>
            <w:szCs w:val="24"/>
          </w:rPr>
          <w:t>&lt;link rel="stylesheet" href="http://code.jquery.com/mobile/1.4.5/jquery.mobile-1.4.5.min.css"&gt;</w:t>
        </w:r>
      </w:ins>
    </w:p>
    <w:p w14:paraId="6F219748" w14:textId="77777777" w:rsidR="00432967" w:rsidRPr="006C1357" w:rsidRDefault="00432967" w:rsidP="00432967">
      <w:pPr>
        <w:spacing w:after="0" w:line="240" w:lineRule="auto"/>
        <w:rPr>
          <w:ins w:id="2218" w:author="Darice Corey-Gilbert" w:date="2016-10-06T21:53:00Z"/>
          <w:rFonts w:ascii="Courier New" w:eastAsia="Times New Roman" w:hAnsi="Courier New" w:cs="Courier New"/>
          <w:sz w:val="20"/>
          <w:szCs w:val="24"/>
        </w:rPr>
      </w:pPr>
      <w:ins w:id="2219" w:author="Darice Corey-Gilbert" w:date="2016-10-06T21:53:00Z">
        <w:r w:rsidRPr="006C1357">
          <w:rPr>
            <w:rFonts w:ascii="Courier New" w:eastAsia="Times New Roman" w:hAnsi="Courier New" w:cs="Courier New"/>
            <w:sz w:val="20"/>
            <w:szCs w:val="24"/>
          </w:rPr>
          <w:t>&lt;script src="http://code.jquery.com/jquery-1.11.2.min.js"&gt;&lt;/script&gt;</w:t>
        </w:r>
      </w:ins>
    </w:p>
    <w:p w14:paraId="76B5AA3A" w14:textId="77777777" w:rsidR="00432967" w:rsidRPr="006C1357" w:rsidRDefault="00432967" w:rsidP="00432967">
      <w:pPr>
        <w:spacing w:after="0" w:line="240" w:lineRule="auto"/>
        <w:rPr>
          <w:ins w:id="2220" w:author="Darice Corey-Gilbert" w:date="2016-10-06T21:53:00Z"/>
          <w:rFonts w:ascii="Courier New" w:eastAsia="Times New Roman" w:hAnsi="Courier New" w:cs="Courier New"/>
          <w:sz w:val="20"/>
          <w:szCs w:val="24"/>
        </w:rPr>
      </w:pPr>
      <w:ins w:id="2221" w:author="Darice Corey-Gilbert" w:date="2016-10-06T21:53:00Z">
        <w:r w:rsidRPr="006C1357">
          <w:rPr>
            <w:rFonts w:ascii="Courier New" w:eastAsia="Times New Roman" w:hAnsi="Courier New" w:cs="Courier New"/>
            <w:sz w:val="20"/>
            <w:szCs w:val="24"/>
          </w:rPr>
          <w:t>&lt;script src="http://code.jquery.com/mobile/1.4.5/jquery.mobile-1.4.5.min.js"&gt;&lt;/script&gt;</w:t>
        </w:r>
      </w:ins>
    </w:p>
    <w:p w14:paraId="325063B0" w14:textId="77777777" w:rsidR="00432967" w:rsidRPr="006C1357" w:rsidRDefault="00432967" w:rsidP="00432967">
      <w:pPr>
        <w:spacing w:after="0" w:line="240" w:lineRule="auto"/>
        <w:rPr>
          <w:ins w:id="2222" w:author="Darice Corey-Gilbert" w:date="2016-10-06T21:53:00Z"/>
          <w:rFonts w:ascii="Courier New" w:eastAsia="Times New Roman" w:hAnsi="Courier New" w:cs="Courier New"/>
          <w:sz w:val="20"/>
          <w:szCs w:val="24"/>
        </w:rPr>
      </w:pPr>
      <w:ins w:id="2223" w:author="Darice Corey-Gilbert" w:date="2016-10-06T21:53:00Z">
        <w:r w:rsidRPr="006C1357">
          <w:rPr>
            <w:rFonts w:ascii="Courier New" w:eastAsia="Times New Roman" w:hAnsi="Courier New" w:cs="Courier New"/>
            <w:sz w:val="20"/>
            <w:szCs w:val="24"/>
          </w:rPr>
          <w:t>&lt;script src="http://ajax.aspnetcdn.com/ajax/mobileservices/MobileServices.Web-1.2.5.min.js"&gt;&lt;/script&gt;</w:t>
        </w:r>
      </w:ins>
    </w:p>
    <w:p w14:paraId="510D3113" w14:textId="77777777" w:rsidR="00432967" w:rsidRPr="006C1357" w:rsidRDefault="00432967" w:rsidP="00432967">
      <w:pPr>
        <w:spacing w:after="0" w:line="240" w:lineRule="auto"/>
        <w:rPr>
          <w:ins w:id="2224" w:author="Darice Corey-Gilbert" w:date="2016-10-06T21:53:00Z"/>
          <w:rFonts w:ascii="Courier New" w:eastAsia="Times New Roman" w:hAnsi="Courier New" w:cs="Courier New"/>
          <w:sz w:val="20"/>
          <w:szCs w:val="24"/>
        </w:rPr>
      </w:pPr>
    </w:p>
    <w:p w14:paraId="02209374" w14:textId="77777777" w:rsidR="00432967" w:rsidRPr="006C1357" w:rsidRDefault="00432967" w:rsidP="00432967">
      <w:pPr>
        <w:spacing w:after="0" w:line="240" w:lineRule="auto"/>
        <w:rPr>
          <w:ins w:id="2225" w:author="Darice Corey-Gilbert" w:date="2016-10-06T21:53:00Z"/>
          <w:rFonts w:ascii="Courier New" w:eastAsia="Times New Roman" w:hAnsi="Courier New" w:cs="Courier New"/>
          <w:sz w:val="20"/>
          <w:szCs w:val="24"/>
        </w:rPr>
      </w:pPr>
    </w:p>
    <w:p w14:paraId="36C56BAF" w14:textId="77777777" w:rsidR="00432967" w:rsidRPr="006C1357" w:rsidRDefault="00432967" w:rsidP="00432967">
      <w:pPr>
        <w:spacing w:after="0" w:line="240" w:lineRule="auto"/>
        <w:rPr>
          <w:ins w:id="2226" w:author="Darice Corey-Gilbert" w:date="2016-10-06T21:53:00Z"/>
          <w:rFonts w:ascii="Courier New" w:eastAsia="Times New Roman" w:hAnsi="Courier New" w:cs="Courier New"/>
          <w:sz w:val="20"/>
          <w:szCs w:val="24"/>
        </w:rPr>
      </w:pPr>
      <w:ins w:id="2227" w:author="Darice Corey-Gilbert" w:date="2016-10-06T21:53:00Z">
        <w:r w:rsidRPr="006C1357">
          <w:rPr>
            <w:rFonts w:ascii="Courier New" w:eastAsia="Times New Roman" w:hAnsi="Courier New" w:cs="Courier New"/>
            <w:sz w:val="20"/>
            <w:szCs w:val="24"/>
          </w:rPr>
          <w:t>&lt;/head&gt;</w:t>
        </w:r>
      </w:ins>
    </w:p>
    <w:p w14:paraId="4EC0E84D" w14:textId="77777777" w:rsidR="00432967" w:rsidRPr="006C1357" w:rsidRDefault="00432967" w:rsidP="00432967">
      <w:pPr>
        <w:spacing w:after="0" w:line="240" w:lineRule="auto"/>
        <w:rPr>
          <w:ins w:id="2228" w:author="Darice Corey-Gilbert" w:date="2016-10-06T21:53:00Z"/>
          <w:rFonts w:ascii="Courier New" w:eastAsia="Times New Roman" w:hAnsi="Courier New" w:cs="Courier New"/>
          <w:sz w:val="20"/>
          <w:szCs w:val="24"/>
        </w:rPr>
      </w:pPr>
      <w:ins w:id="2229" w:author="Darice Corey-Gilbert" w:date="2016-10-06T21:53:00Z">
        <w:r w:rsidRPr="006C1357">
          <w:rPr>
            <w:rFonts w:ascii="Courier New" w:eastAsia="Times New Roman" w:hAnsi="Courier New" w:cs="Courier New"/>
            <w:sz w:val="20"/>
            <w:szCs w:val="24"/>
          </w:rPr>
          <w:t>&lt;body&gt;</w:t>
        </w:r>
      </w:ins>
    </w:p>
    <w:p w14:paraId="599CA6A4" w14:textId="77777777" w:rsidR="00432967" w:rsidRPr="006C1357" w:rsidRDefault="00432967" w:rsidP="00432967">
      <w:pPr>
        <w:spacing w:after="0" w:line="240" w:lineRule="auto"/>
        <w:rPr>
          <w:ins w:id="2230" w:author="Darice Corey-Gilbert" w:date="2016-10-06T21:53:00Z"/>
          <w:rFonts w:ascii="Courier New" w:eastAsia="Times New Roman" w:hAnsi="Courier New" w:cs="Courier New"/>
          <w:sz w:val="20"/>
          <w:szCs w:val="24"/>
        </w:rPr>
      </w:pPr>
      <w:ins w:id="2231" w:author="Darice Corey-Gilbert" w:date="2016-10-06T21:53:00Z">
        <w:r w:rsidRPr="006C1357">
          <w:rPr>
            <w:rFonts w:ascii="Courier New" w:eastAsia="Times New Roman" w:hAnsi="Courier New" w:cs="Courier New"/>
            <w:sz w:val="20"/>
            <w:szCs w:val="24"/>
          </w:rPr>
          <w:t>&lt;div data-role="page"&gt;</w:t>
        </w:r>
      </w:ins>
    </w:p>
    <w:p w14:paraId="69B1C528" w14:textId="77777777" w:rsidR="00432967" w:rsidRPr="006C1357" w:rsidRDefault="00432967" w:rsidP="00432967">
      <w:pPr>
        <w:spacing w:after="0" w:line="240" w:lineRule="auto"/>
        <w:rPr>
          <w:ins w:id="2232" w:author="Darice Corey-Gilbert" w:date="2016-10-06T21:53:00Z"/>
          <w:rFonts w:ascii="Courier New" w:eastAsia="Times New Roman" w:hAnsi="Courier New" w:cs="Courier New"/>
          <w:sz w:val="20"/>
          <w:szCs w:val="24"/>
        </w:rPr>
      </w:pPr>
    </w:p>
    <w:p w14:paraId="63E578BB" w14:textId="77777777" w:rsidR="00432967" w:rsidRPr="006C1357" w:rsidRDefault="00432967" w:rsidP="00432967">
      <w:pPr>
        <w:spacing w:after="0" w:line="240" w:lineRule="auto"/>
        <w:rPr>
          <w:ins w:id="2233" w:author="Darice Corey-Gilbert" w:date="2016-10-06T21:53:00Z"/>
          <w:rFonts w:ascii="Courier New" w:eastAsia="Times New Roman" w:hAnsi="Courier New" w:cs="Courier New"/>
          <w:sz w:val="20"/>
          <w:szCs w:val="24"/>
        </w:rPr>
      </w:pPr>
      <w:ins w:id="2234" w:author="Darice Corey-Gilbert" w:date="2016-10-06T21:53:00Z">
        <w:r w:rsidRPr="006C1357">
          <w:rPr>
            <w:rFonts w:ascii="Courier New" w:eastAsia="Times New Roman" w:hAnsi="Courier New" w:cs="Courier New"/>
            <w:sz w:val="20"/>
            <w:szCs w:val="24"/>
          </w:rPr>
          <w:t xml:space="preserve">  &lt;div data-role="header"&gt;</w:t>
        </w:r>
      </w:ins>
    </w:p>
    <w:p w14:paraId="755578AB" w14:textId="77777777" w:rsidR="00432967" w:rsidRPr="006C1357" w:rsidRDefault="00432967" w:rsidP="00432967">
      <w:pPr>
        <w:spacing w:after="0" w:line="240" w:lineRule="auto"/>
        <w:rPr>
          <w:ins w:id="2235" w:author="Darice Corey-Gilbert" w:date="2016-10-06T21:53:00Z"/>
          <w:rFonts w:ascii="Courier New" w:eastAsia="Times New Roman" w:hAnsi="Courier New" w:cs="Courier New"/>
          <w:sz w:val="20"/>
          <w:szCs w:val="24"/>
        </w:rPr>
      </w:pPr>
      <w:ins w:id="2236" w:author="Darice Corey-Gilbert" w:date="2016-10-06T21:53:00Z">
        <w:r w:rsidRPr="006C1357">
          <w:rPr>
            <w:rFonts w:ascii="Courier New" w:eastAsia="Times New Roman" w:hAnsi="Courier New" w:cs="Courier New"/>
            <w:sz w:val="20"/>
            <w:szCs w:val="24"/>
          </w:rPr>
          <w:t xml:space="preserve">    &lt;h1&gt;My First jQuery Mobile Page&lt;/h1&gt;</w:t>
        </w:r>
      </w:ins>
    </w:p>
    <w:p w14:paraId="6B03370C" w14:textId="77777777" w:rsidR="00432967" w:rsidRPr="006C1357" w:rsidRDefault="00432967" w:rsidP="00432967">
      <w:pPr>
        <w:spacing w:after="0" w:line="240" w:lineRule="auto"/>
        <w:rPr>
          <w:ins w:id="2237" w:author="Darice Corey-Gilbert" w:date="2016-10-06T21:53:00Z"/>
          <w:rFonts w:ascii="Courier New" w:eastAsia="Times New Roman" w:hAnsi="Courier New" w:cs="Courier New"/>
          <w:sz w:val="20"/>
          <w:szCs w:val="24"/>
        </w:rPr>
      </w:pPr>
      <w:ins w:id="2238" w:author="Darice Corey-Gilbert" w:date="2016-10-06T21:53:00Z">
        <w:r w:rsidRPr="006C1357">
          <w:rPr>
            <w:rFonts w:ascii="Courier New" w:eastAsia="Times New Roman" w:hAnsi="Courier New" w:cs="Courier New"/>
            <w:sz w:val="20"/>
            <w:szCs w:val="24"/>
          </w:rPr>
          <w:t xml:space="preserve">  &lt;/div&gt;</w:t>
        </w:r>
      </w:ins>
    </w:p>
    <w:p w14:paraId="7563BC2B" w14:textId="77777777" w:rsidR="00432967" w:rsidRPr="006C1357" w:rsidRDefault="00432967" w:rsidP="00432967">
      <w:pPr>
        <w:spacing w:after="0" w:line="240" w:lineRule="auto"/>
        <w:rPr>
          <w:ins w:id="2239" w:author="Darice Corey-Gilbert" w:date="2016-10-06T21:53:00Z"/>
          <w:rFonts w:ascii="Courier New" w:eastAsia="Times New Roman" w:hAnsi="Courier New" w:cs="Courier New"/>
          <w:sz w:val="20"/>
          <w:szCs w:val="24"/>
        </w:rPr>
      </w:pPr>
    </w:p>
    <w:p w14:paraId="0E36C4B8" w14:textId="77777777" w:rsidR="00432967" w:rsidRPr="006C1357" w:rsidRDefault="00432967" w:rsidP="00432967">
      <w:pPr>
        <w:spacing w:after="0" w:line="240" w:lineRule="auto"/>
        <w:rPr>
          <w:ins w:id="2240" w:author="Darice Corey-Gilbert" w:date="2016-10-06T21:53:00Z"/>
          <w:rFonts w:ascii="Courier New" w:eastAsia="Times New Roman" w:hAnsi="Courier New" w:cs="Courier New"/>
          <w:sz w:val="20"/>
          <w:szCs w:val="24"/>
        </w:rPr>
      </w:pPr>
      <w:ins w:id="2241" w:author="Darice Corey-Gilbert" w:date="2016-10-06T21:53:00Z">
        <w:r w:rsidRPr="006C1357">
          <w:rPr>
            <w:rFonts w:ascii="Courier New" w:eastAsia="Times New Roman" w:hAnsi="Courier New" w:cs="Courier New"/>
            <w:sz w:val="20"/>
            <w:szCs w:val="24"/>
          </w:rPr>
          <w:t xml:space="preserve">  &lt;div data-role="main" class="ui-content"&gt;</w:t>
        </w:r>
      </w:ins>
    </w:p>
    <w:p w14:paraId="66258D80" w14:textId="77777777" w:rsidR="00432967" w:rsidRPr="006C1357" w:rsidRDefault="00432967" w:rsidP="00432967">
      <w:pPr>
        <w:spacing w:after="0" w:line="240" w:lineRule="auto"/>
        <w:rPr>
          <w:ins w:id="2242" w:author="Darice Corey-Gilbert" w:date="2016-10-06T21:53:00Z"/>
          <w:rFonts w:ascii="Courier New" w:eastAsia="Times New Roman" w:hAnsi="Courier New" w:cs="Courier New"/>
          <w:sz w:val="20"/>
          <w:szCs w:val="24"/>
        </w:rPr>
      </w:pPr>
      <w:ins w:id="2243" w:author="Darice Corey-Gilbert" w:date="2016-10-06T21:53:00Z">
        <w:r w:rsidRPr="006C1357">
          <w:rPr>
            <w:rFonts w:ascii="Courier New" w:eastAsia="Times New Roman" w:hAnsi="Courier New" w:cs="Courier New"/>
            <w:sz w:val="20"/>
            <w:szCs w:val="24"/>
          </w:rPr>
          <w:t xml:space="preserve">    &lt;p&gt;Welcome to my first new jQuery Mobile page!&lt;/p&gt;</w:t>
        </w:r>
      </w:ins>
    </w:p>
    <w:p w14:paraId="49B24C5A" w14:textId="77777777" w:rsidR="00432967" w:rsidRPr="006C1357" w:rsidRDefault="00432967" w:rsidP="00432967">
      <w:pPr>
        <w:spacing w:after="0" w:line="240" w:lineRule="auto"/>
        <w:rPr>
          <w:ins w:id="2244" w:author="Darice Corey-Gilbert" w:date="2016-10-06T21:53:00Z"/>
          <w:rFonts w:ascii="Courier New" w:eastAsia="Times New Roman" w:hAnsi="Courier New" w:cs="Courier New"/>
          <w:sz w:val="20"/>
          <w:szCs w:val="24"/>
        </w:rPr>
      </w:pPr>
      <w:ins w:id="2245" w:author="Darice Corey-Gilbert" w:date="2016-10-06T21:53:00Z">
        <w:r w:rsidRPr="006C1357">
          <w:rPr>
            <w:rFonts w:ascii="Courier New" w:eastAsia="Times New Roman" w:hAnsi="Courier New" w:cs="Courier New"/>
            <w:sz w:val="20"/>
            <w:szCs w:val="24"/>
          </w:rPr>
          <w:t xml:space="preserve">  &lt;/div&gt;</w:t>
        </w:r>
      </w:ins>
    </w:p>
    <w:p w14:paraId="58280544" w14:textId="77777777" w:rsidR="00432967" w:rsidRPr="006C1357" w:rsidRDefault="00432967" w:rsidP="00432967">
      <w:pPr>
        <w:spacing w:after="0" w:line="240" w:lineRule="auto"/>
        <w:rPr>
          <w:ins w:id="2246" w:author="Darice Corey-Gilbert" w:date="2016-10-06T21:53:00Z"/>
          <w:rFonts w:ascii="Courier New" w:eastAsia="Times New Roman" w:hAnsi="Courier New" w:cs="Courier New"/>
          <w:sz w:val="20"/>
          <w:szCs w:val="24"/>
        </w:rPr>
      </w:pPr>
    </w:p>
    <w:p w14:paraId="125EE31D" w14:textId="77777777" w:rsidR="00432967" w:rsidRPr="006C1357" w:rsidRDefault="00432967" w:rsidP="00432967">
      <w:pPr>
        <w:spacing w:after="0" w:line="240" w:lineRule="auto"/>
        <w:rPr>
          <w:ins w:id="2247" w:author="Darice Corey-Gilbert" w:date="2016-10-06T21:53:00Z"/>
          <w:rFonts w:ascii="Courier New" w:eastAsia="Times New Roman" w:hAnsi="Courier New" w:cs="Courier New"/>
          <w:sz w:val="20"/>
          <w:szCs w:val="24"/>
        </w:rPr>
      </w:pPr>
      <w:ins w:id="2248" w:author="Darice Corey-Gilbert" w:date="2016-10-06T21:53:00Z">
        <w:r w:rsidRPr="006C1357">
          <w:rPr>
            <w:rFonts w:ascii="Courier New" w:eastAsia="Times New Roman" w:hAnsi="Courier New" w:cs="Courier New"/>
            <w:sz w:val="20"/>
            <w:szCs w:val="24"/>
          </w:rPr>
          <w:t xml:space="preserve">  &lt;div data-role="footer"&gt;</w:t>
        </w:r>
      </w:ins>
    </w:p>
    <w:p w14:paraId="5D3B881B" w14:textId="77777777" w:rsidR="00432967" w:rsidRPr="006C1357" w:rsidRDefault="00432967" w:rsidP="00432967">
      <w:pPr>
        <w:spacing w:after="0" w:line="240" w:lineRule="auto"/>
        <w:rPr>
          <w:ins w:id="2249" w:author="Darice Corey-Gilbert" w:date="2016-10-06T21:53:00Z"/>
          <w:rFonts w:ascii="Courier New" w:eastAsia="Times New Roman" w:hAnsi="Courier New" w:cs="Courier New"/>
          <w:sz w:val="20"/>
          <w:szCs w:val="24"/>
        </w:rPr>
      </w:pPr>
      <w:ins w:id="2250" w:author="Darice Corey-Gilbert" w:date="2016-10-06T21:53:00Z">
        <w:r w:rsidRPr="006C1357">
          <w:rPr>
            <w:rFonts w:ascii="Courier New" w:eastAsia="Times New Roman" w:hAnsi="Courier New" w:cs="Courier New"/>
            <w:sz w:val="20"/>
            <w:szCs w:val="24"/>
          </w:rPr>
          <w:t xml:space="preserve">    &lt;h1&gt;Footer Text&lt;/h1&gt;</w:t>
        </w:r>
      </w:ins>
    </w:p>
    <w:p w14:paraId="4FE152F8" w14:textId="77777777" w:rsidR="00432967" w:rsidRPr="006C1357" w:rsidRDefault="00432967" w:rsidP="00432967">
      <w:pPr>
        <w:spacing w:after="0" w:line="240" w:lineRule="auto"/>
        <w:rPr>
          <w:ins w:id="2251" w:author="Darice Corey-Gilbert" w:date="2016-10-06T21:53:00Z"/>
          <w:rFonts w:ascii="Courier New" w:eastAsia="Times New Roman" w:hAnsi="Courier New" w:cs="Courier New"/>
          <w:sz w:val="20"/>
          <w:szCs w:val="24"/>
        </w:rPr>
      </w:pPr>
      <w:ins w:id="2252" w:author="Darice Corey-Gilbert" w:date="2016-10-06T21:53:00Z">
        <w:r w:rsidRPr="006C1357">
          <w:rPr>
            <w:rFonts w:ascii="Courier New" w:eastAsia="Times New Roman" w:hAnsi="Courier New" w:cs="Courier New"/>
            <w:sz w:val="20"/>
            <w:szCs w:val="24"/>
          </w:rPr>
          <w:t xml:space="preserve">  &lt;/div&gt;</w:t>
        </w:r>
      </w:ins>
    </w:p>
    <w:p w14:paraId="1238C1CC" w14:textId="77777777" w:rsidR="00432967" w:rsidRPr="006C1357" w:rsidRDefault="00432967" w:rsidP="00432967">
      <w:pPr>
        <w:spacing w:after="0" w:line="240" w:lineRule="auto"/>
        <w:rPr>
          <w:ins w:id="2253" w:author="Darice Corey-Gilbert" w:date="2016-10-06T21:53:00Z"/>
          <w:rFonts w:ascii="Courier New" w:eastAsia="Times New Roman" w:hAnsi="Courier New" w:cs="Courier New"/>
          <w:sz w:val="20"/>
          <w:szCs w:val="24"/>
        </w:rPr>
      </w:pPr>
    </w:p>
    <w:p w14:paraId="266F7073" w14:textId="77777777" w:rsidR="00432967" w:rsidRPr="006C1357" w:rsidRDefault="00432967" w:rsidP="00432967">
      <w:pPr>
        <w:spacing w:after="0" w:line="240" w:lineRule="auto"/>
        <w:rPr>
          <w:ins w:id="2254" w:author="Darice Corey-Gilbert" w:date="2016-10-06T21:53:00Z"/>
          <w:rFonts w:ascii="Courier New" w:eastAsia="Times New Roman" w:hAnsi="Courier New" w:cs="Courier New"/>
          <w:sz w:val="20"/>
          <w:szCs w:val="24"/>
        </w:rPr>
      </w:pPr>
      <w:ins w:id="2255" w:author="Darice Corey-Gilbert" w:date="2016-10-06T21:53:00Z">
        <w:r w:rsidRPr="006C1357">
          <w:rPr>
            <w:rFonts w:ascii="Courier New" w:eastAsia="Times New Roman" w:hAnsi="Courier New" w:cs="Courier New"/>
            <w:sz w:val="20"/>
            <w:szCs w:val="24"/>
          </w:rPr>
          <w:t>&lt;/div&gt;</w:t>
        </w:r>
      </w:ins>
    </w:p>
    <w:p w14:paraId="1C39AE3E" w14:textId="77777777" w:rsidR="00432967" w:rsidRPr="006C1357" w:rsidRDefault="00432967" w:rsidP="00432967">
      <w:pPr>
        <w:spacing w:after="0" w:line="240" w:lineRule="auto"/>
        <w:rPr>
          <w:ins w:id="2256" w:author="Darice Corey-Gilbert" w:date="2016-10-06T21:53:00Z"/>
          <w:rFonts w:ascii="Courier New" w:eastAsia="Times New Roman" w:hAnsi="Courier New" w:cs="Courier New"/>
          <w:sz w:val="20"/>
          <w:szCs w:val="24"/>
        </w:rPr>
      </w:pPr>
      <w:ins w:id="2257" w:author="Darice Corey-Gilbert" w:date="2016-10-06T21:53:00Z">
        <w:r w:rsidRPr="006C1357">
          <w:rPr>
            <w:rFonts w:ascii="Courier New" w:eastAsia="Times New Roman" w:hAnsi="Courier New" w:cs="Courier New"/>
            <w:sz w:val="20"/>
            <w:szCs w:val="24"/>
          </w:rPr>
          <w:t>&lt;/body&gt;</w:t>
        </w:r>
      </w:ins>
    </w:p>
    <w:p w14:paraId="6BDE386B" w14:textId="77777777" w:rsidR="00432967" w:rsidRDefault="00432967" w:rsidP="00432967">
      <w:pPr>
        <w:spacing w:after="0" w:line="240" w:lineRule="auto"/>
        <w:rPr>
          <w:ins w:id="2258" w:author="Darice Corey-Gilbert" w:date="2016-10-06T21:53:00Z"/>
          <w:rFonts w:ascii="Courier New" w:eastAsia="Times New Roman" w:hAnsi="Courier New" w:cs="Courier New"/>
          <w:sz w:val="20"/>
          <w:szCs w:val="24"/>
        </w:rPr>
      </w:pPr>
      <w:ins w:id="2259" w:author="Darice Corey-Gilbert" w:date="2016-10-06T21:53:00Z">
        <w:r w:rsidRPr="006C1357">
          <w:rPr>
            <w:rFonts w:ascii="Courier New" w:eastAsia="Times New Roman" w:hAnsi="Courier New" w:cs="Courier New"/>
            <w:sz w:val="20"/>
            <w:szCs w:val="24"/>
          </w:rPr>
          <w:t>&lt;/html&gt;</w:t>
        </w:r>
      </w:ins>
    </w:p>
    <w:p w14:paraId="47274E0B" w14:textId="77777777" w:rsidR="00432967" w:rsidRDefault="00432967" w:rsidP="00432967">
      <w:pPr>
        <w:spacing w:after="0" w:line="240" w:lineRule="auto"/>
        <w:rPr>
          <w:ins w:id="2260" w:author="Darice Corey-Gilbert" w:date="2016-10-06T21:53:00Z"/>
          <w:rFonts w:ascii="Verdana" w:eastAsia="Times New Roman" w:hAnsi="Verdana" w:cs="Times New Roman"/>
          <w:sz w:val="20"/>
          <w:szCs w:val="24"/>
        </w:rPr>
      </w:pPr>
    </w:p>
    <w:p w14:paraId="49E9C87F" w14:textId="77777777" w:rsidR="00432967" w:rsidRDefault="00432967" w:rsidP="00432967">
      <w:pPr>
        <w:spacing w:after="0" w:line="240" w:lineRule="auto"/>
        <w:rPr>
          <w:ins w:id="2261" w:author="Darice Corey-Gilbert" w:date="2016-10-06T21:53:00Z"/>
          <w:rFonts w:ascii="Verdana" w:eastAsia="Times New Roman" w:hAnsi="Verdana" w:cs="Times New Roman"/>
          <w:sz w:val="20"/>
          <w:szCs w:val="24"/>
        </w:rPr>
      </w:pPr>
      <w:ins w:id="2262" w:author="Darice Corey-Gilbert" w:date="2016-10-06T21:53:00Z">
        <w:r>
          <w:rPr>
            <w:rFonts w:ascii="Verdana" w:eastAsia="Times New Roman" w:hAnsi="Verdana" w:cs="Times New Roman"/>
            <w:sz w:val="20"/>
            <w:szCs w:val="24"/>
          </w:rPr>
          <w:t>Save the file as ‘</w:t>
        </w:r>
        <w:r w:rsidRPr="004643EE">
          <w:rPr>
            <w:rFonts w:ascii="Courier New" w:eastAsia="Times New Roman" w:hAnsi="Courier New" w:cs="Courier New"/>
            <w:sz w:val="20"/>
            <w:szCs w:val="24"/>
          </w:rPr>
          <w:t>my_first_jquery_mobile_page.html’</w:t>
        </w:r>
        <w:r>
          <w:rPr>
            <w:rFonts w:ascii="Verdana" w:eastAsia="Times New Roman" w:hAnsi="Verdana" w:cs="Times New Roman"/>
            <w:sz w:val="20"/>
            <w:szCs w:val="24"/>
          </w:rPr>
          <w:t>. Now, open the page in your browser.</w:t>
        </w:r>
      </w:ins>
    </w:p>
    <w:p w14:paraId="28BD9B70" w14:textId="77777777" w:rsidR="00432967" w:rsidRDefault="00432967" w:rsidP="00432967">
      <w:pPr>
        <w:spacing w:after="0" w:line="240" w:lineRule="auto"/>
        <w:rPr>
          <w:ins w:id="2263" w:author="Darice Corey-Gilbert" w:date="2016-10-06T21:53:00Z"/>
          <w:rFonts w:ascii="Verdana" w:eastAsia="Times New Roman" w:hAnsi="Verdana" w:cs="Times New Roman"/>
          <w:sz w:val="20"/>
          <w:szCs w:val="24"/>
        </w:rPr>
      </w:pPr>
    </w:p>
    <w:p w14:paraId="0D00CF5D" w14:textId="77777777" w:rsidR="00432967" w:rsidRDefault="00432967" w:rsidP="00432967">
      <w:pPr>
        <w:spacing w:after="0" w:line="240" w:lineRule="auto"/>
        <w:rPr>
          <w:ins w:id="2264" w:author="Darice Corey-Gilbert" w:date="2016-10-06T21:53:00Z"/>
          <w:rFonts w:ascii="Verdana" w:eastAsia="Times New Roman" w:hAnsi="Verdana" w:cs="Times New Roman"/>
          <w:sz w:val="20"/>
          <w:szCs w:val="24"/>
        </w:rPr>
      </w:pPr>
      <w:ins w:id="2265" w:author="Darice Corey-Gilbert" w:date="2016-10-06T21:53:00Z">
        <w:r>
          <w:rPr>
            <w:rFonts w:ascii="Verdana" w:eastAsia="Times New Roman" w:hAnsi="Verdana" w:cs="Times New Roman"/>
            <w:sz w:val="20"/>
            <w:szCs w:val="24"/>
          </w:rPr>
          <w:t>Here’s how it will appear:</w:t>
        </w:r>
      </w:ins>
    </w:p>
    <w:p w14:paraId="731FD4AF" w14:textId="77777777" w:rsidR="00432967" w:rsidRDefault="00432967" w:rsidP="00432967">
      <w:pPr>
        <w:spacing w:after="0" w:line="240" w:lineRule="auto"/>
        <w:rPr>
          <w:ins w:id="2266" w:author="Darice Corey-Gilbert" w:date="2016-10-06T21:53:00Z"/>
          <w:rFonts w:ascii="Verdana" w:eastAsia="Times New Roman" w:hAnsi="Verdana" w:cs="Times New Roman"/>
          <w:sz w:val="20"/>
          <w:szCs w:val="24"/>
        </w:rPr>
      </w:pPr>
    </w:p>
    <w:p w14:paraId="272F3CBB" w14:textId="77777777" w:rsidR="00432967" w:rsidRDefault="00432967" w:rsidP="00432967">
      <w:pPr>
        <w:spacing w:after="0" w:line="240" w:lineRule="auto"/>
        <w:rPr>
          <w:ins w:id="2267" w:author="Darice Corey-Gilbert" w:date="2016-10-06T21:53:00Z"/>
          <w:rFonts w:ascii="Verdana" w:eastAsia="Times New Roman" w:hAnsi="Verdana" w:cs="Times New Roman"/>
          <w:sz w:val="20"/>
          <w:szCs w:val="24"/>
        </w:rPr>
      </w:pPr>
      <w:ins w:id="2268" w:author="Darice Corey-Gilbert" w:date="2016-10-06T21:53:00Z">
        <w:r>
          <w:rPr>
            <w:noProof/>
          </w:rPr>
          <w:drawing>
            <wp:inline distT="0" distB="0" distL="0" distR="0" wp14:anchorId="0A5E2A16" wp14:editId="5981503A">
              <wp:extent cx="5943600" cy="3592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92830"/>
                      </a:xfrm>
                      <a:prstGeom prst="rect">
                        <a:avLst/>
                      </a:prstGeom>
                    </pic:spPr>
                  </pic:pic>
                </a:graphicData>
              </a:graphic>
            </wp:inline>
          </w:drawing>
        </w:r>
      </w:ins>
    </w:p>
    <w:p w14:paraId="5A398ED9" w14:textId="77777777" w:rsidR="00432967" w:rsidRDefault="00432967" w:rsidP="00432967">
      <w:pPr>
        <w:spacing w:after="0" w:line="240" w:lineRule="auto"/>
        <w:rPr>
          <w:ins w:id="2269" w:author="Darice Corey-Gilbert" w:date="2016-10-06T21:53:00Z"/>
          <w:rFonts w:ascii="Verdana" w:eastAsia="Times New Roman" w:hAnsi="Verdana" w:cs="Times New Roman"/>
          <w:sz w:val="20"/>
          <w:szCs w:val="24"/>
        </w:rPr>
      </w:pPr>
    </w:p>
    <w:p w14:paraId="6D2A0E85" w14:textId="77777777" w:rsidR="00432967" w:rsidRDefault="00432967" w:rsidP="00432967">
      <w:pPr>
        <w:spacing w:after="0" w:line="240" w:lineRule="auto"/>
        <w:rPr>
          <w:ins w:id="2270" w:author="Darice Corey-Gilbert" w:date="2016-10-06T21:53:00Z"/>
          <w:rFonts w:ascii="Verdana" w:eastAsia="Times New Roman" w:hAnsi="Verdana" w:cs="Times New Roman"/>
          <w:sz w:val="20"/>
          <w:szCs w:val="24"/>
        </w:rPr>
      </w:pPr>
      <w:ins w:id="2271" w:author="Darice Corey-Gilbert" w:date="2016-10-06T21:53:00Z">
        <w:r>
          <w:rPr>
            <w:rFonts w:ascii="Verdana" w:eastAsia="Times New Roman" w:hAnsi="Verdana" w:cs="Times New Roman"/>
            <w:sz w:val="20"/>
            <w:szCs w:val="24"/>
          </w:rPr>
          <w:t>Let’s back up a moment and explain the different components of the HTML you just typed.</w:t>
        </w:r>
      </w:ins>
    </w:p>
    <w:p w14:paraId="017BEF8B" w14:textId="77777777" w:rsidR="00432967" w:rsidRDefault="00432967" w:rsidP="00432967">
      <w:pPr>
        <w:spacing w:after="0" w:line="240" w:lineRule="auto"/>
        <w:rPr>
          <w:ins w:id="2272" w:author="Darice Corey-Gilbert" w:date="2016-10-06T21:53:00Z"/>
          <w:rFonts w:ascii="Verdana" w:eastAsia="Times New Roman" w:hAnsi="Verdana" w:cs="Times New Roman"/>
          <w:sz w:val="20"/>
          <w:szCs w:val="24"/>
        </w:rPr>
      </w:pPr>
    </w:p>
    <w:p w14:paraId="0AA15847" w14:textId="77777777" w:rsidR="00432967" w:rsidRPr="004643EE" w:rsidRDefault="00432967" w:rsidP="00432967">
      <w:pPr>
        <w:pStyle w:val="ListParagraph"/>
        <w:numPr>
          <w:ilvl w:val="0"/>
          <w:numId w:val="35"/>
        </w:numPr>
        <w:spacing w:after="0" w:line="240" w:lineRule="auto"/>
        <w:rPr>
          <w:ins w:id="2273" w:author="Darice Corey-Gilbert" w:date="2016-10-06T21:53:00Z"/>
          <w:rFonts w:ascii="Verdana" w:eastAsia="Times New Roman" w:hAnsi="Verdana" w:cs="Times New Roman"/>
          <w:sz w:val="20"/>
          <w:szCs w:val="24"/>
        </w:rPr>
      </w:pPr>
      <w:ins w:id="2274" w:author="Darice Corey-Gilbert" w:date="2016-10-06T21:53:00Z">
        <w:r w:rsidRPr="004643EE">
          <w:rPr>
            <w:rFonts w:ascii="Verdana" w:eastAsia="Times New Roman" w:hAnsi="Verdana" w:cs="Times New Roman"/>
            <w:sz w:val="20"/>
            <w:szCs w:val="24"/>
          </w:rPr>
          <w:t xml:space="preserve">The </w:t>
        </w:r>
        <w:r w:rsidRPr="004643EE">
          <w:rPr>
            <w:rFonts w:ascii="Courier New" w:eastAsia="Times New Roman" w:hAnsi="Courier New" w:cs="Courier New"/>
            <w:sz w:val="20"/>
            <w:szCs w:val="24"/>
          </w:rPr>
          <w:t>data-role="page"</w:t>
        </w:r>
        <w:r w:rsidRPr="004643EE">
          <w:rPr>
            <w:rFonts w:ascii="Verdana" w:eastAsia="Times New Roman" w:hAnsi="Verdana" w:cs="Times New Roman"/>
            <w:sz w:val="20"/>
            <w:szCs w:val="24"/>
          </w:rPr>
          <w:t xml:space="preserve"> is the page displayed in the browser</w:t>
        </w:r>
      </w:ins>
    </w:p>
    <w:p w14:paraId="6AC458C9" w14:textId="77777777" w:rsidR="00432967" w:rsidRPr="004643EE" w:rsidRDefault="00432967" w:rsidP="00432967">
      <w:pPr>
        <w:pStyle w:val="ListParagraph"/>
        <w:numPr>
          <w:ilvl w:val="0"/>
          <w:numId w:val="35"/>
        </w:numPr>
        <w:spacing w:after="0" w:line="240" w:lineRule="auto"/>
        <w:rPr>
          <w:ins w:id="2275" w:author="Darice Corey-Gilbert" w:date="2016-10-06T21:53:00Z"/>
          <w:rFonts w:ascii="Verdana" w:eastAsia="Times New Roman" w:hAnsi="Verdana" w:cs="Times New Roman"/>
          <w:sz w:val="20"/>
          <w:szCs w:val="24"/>
        </w:rPr>
      </w:pPr>
      <w:ins w:id="2276" w:author="Darice Corey-Gilbert" w:date="2016-10-06T21:53:00Z">
        <w:r w:rsidRPr="004643EE">
          <w:rPr>
            <w:rFonts w:ascii="Verdana" w:eastAsia="Times New Roman" w:hAnsi="Verdana" w:cs="Times New Roman"/>
            <w:sz w:val="20"/>
            <w:szCs w:val="24"/>
          </w:rPr>
          <w:t xml:space="preserve">The </w:t>
        </w:r>
        <w:r w:rsidRPr="004643EE">
          <w:rPr>
            <w:rFonts w:ascii="Courier New" w:eastAsia="Times New Roman" w:hAnsi="Courier New" w:cs="Courier New"/>
            <w:sz w:val="20"/>
            <w:szCs w:val="24"/>
          </w:rPr>
          <w:t xml:space="preserve">data-role="header" </w:t>
        </w:r>
        <w:r w:rsidRPr="004643EE">
          <w:rPr>
            <w:rFonts w:ascii="Verdana" w:eastAsia="Times New Roman" w:hAnsi="Verdana" w:cs="Times New Roman"/>
            <w:sz w:val="20"/>
            <w:szCs w:val="24"/>
          </w:rPr>
          <w:t>creates a toolbar at the top of the page (often used for title or search buttons)</w:t>
        </w:r>
      </w:ins>
    </w:p>
    <w:p w14:paraId="098EF6D2" w14:textId="77777777" w:rsidR="00432967" w:rsidRPr="004643EE" w:rsidRDefault="00432967" w:rsidP="00432967">
      <w:pPr>
        <w:pStyle w:val="ListParagraph"/>
        <w:numPr>
          <w:ilvl w:val="0"/>
          <w:numId w:val="35"/>
        </w:numPr>
        <w:spacing w:after="0" w:line="240" w:lineRule="auto"/>
        <w:rPr>
          <w:ins w:id="2277" w:author="Darice Corey-Gilbert" w:date="2016-10-06T21:53:00Z"/>
          <w:rFonts w:ascii="Verdana" w:eastAsia="Times New Roman" w:hAnsi="Verdana" w:cs="Times New Roman"/>
          <w:sz w:val="20"/>
          <w:szCs w:val="24"/>
        </w:rPr>
      </w:pPr>
      <w:ins w:id="2278" w:author="Darice Corey-Gilbert" w:date="2016-10-06T21:53:00Z">
        <w:r w:rsidRPr="004643EE">
          <w:rPr>
            <w:rFonts w:ascii="Verdana" w:eastAsia="Times New Roman" w:hAnsi="Verdana" w:cs="Times New Roman"/>
            <w:sz w:val="20"/>
            <w:szCs w:val="24"/>
          </w:rPr>
          <w:t xml:space="preserve">The </w:t>
        </w:r>
        <w:r w:rsidRPr="004643EE">
          <w:rPr>
            <w:rFonts w:ascii="Courier New" w:eastAsia="Times New Roman" w:hAnsi="Courier New" w:cs="Courier New"/>
            <w:sz w:val="20"/>
            <w:szCs w:val="24"/>
          </w:rPr>
          <w:t>data-role="main"</w:t>
        </w:r>
        <w:r w:rsidRPr="004643EE">
          <w:rPr>
            <w:rFonts w:ascii="Verdana" w:eastAsia="Times New Roman" w:hAnsi="Verdana" w:cs="Times New Roman"/>
            <w:sz w:val="20"/>
            <w:szCs w:val="24"/>
          </w:rPr>
          <w:t xml:space="preserve"> defines the content of the page, like text, images, buttons, forms, etc.</w:t>
        </w:r>
      </w:ins>
    </w:p>
    <w:p w14:paraId="4C9F7F6D" w14:textId="77777777" w:rsidR="00432967" w:rsidRPr="004643EE" w:rsidRDefault="00432967" w:rsidP="00432967">
      <w:pPr>
        <w:pStyle w:val="ListParagraph"/>
        <w:numPr>
          <w:ilvl w:val="0"/>
          <w:numId w:val="35"/>
        </w:numPr>
        <w:spacing w:after="0" w:line="240" w:lineRule="auto"/>
        <w:rPr>
          <w:ins w:id="2279" w:author="Darice Corey-Gilbert" w:date="2016-10-06T21:53:00Z"/>
          <w:rFonts w:ascii="Verdana" w:eastAsia="Times New Roman" w:hAnsi="Verdana" w:cs="Times New Roman"/>
          <w:sz w:val="20"/>
          <w:szCs w:val="24"/>
        </w:rPr>
      </w:pPr>
      <w:ins w:id="2280" w:author="Darice Corey-Gilbert" w:date="2016-10-06T21:53:00Z">
        <w:r w:rsidRPr="004643EE">
          <w:rPr>
            <w:rFonts w:ascii="Verdana" w:eastAsia="Times New Roman" w:hAnsi="Verdana" w:cs="Times New Roman"/>
            <w:sz w:val="20"/>
            <w:szCs w:val="24"/>
          </w:rPr>
          <w:t xml:space="preserve">The </w:t>
        </w:r>
        <w:r w:rsidRPr="004643EE">
          <w:rPr>
            <w:rFonts w:ascii="Courier New" w:eastAsia="Times New Roman" w:hAnsi="Courier New" w:cs="Courier New"/>
            <w:sz w:val="20"/>
            <w:szCs w:val="24"/>
          </w:rPr>
          <w:t xml:space="preserve">"ui-content" </w:t>
        </w:r>
        <w:r w:rsidRPr="004643EE">
          <w:rPr>
            <w:rFonts w:ascii="Verdana" w:eastAsia="Times New Roman" w:hAnsi="Verdana" w:cs="Times New Roman"/>
            <w:sz w:val="20"/>
            <w:szCs w:val="24"/>
          </w:rPr>
          <w:t>class adds extra padding and margin inside the page content</w:t>
        </w:r>
      </w:ins>
    </w:p>
    <w:p w14:paraId="1DE847B9" w14:textId="77777777" w:rsidR="00432967" w:rsidRPr="004643EE" w:rsidRDefault="00432967" w:rsidP="00432967">
      <w:pPr>
        <w:pStyle w:val="ListParagraph"/>
        <w:numPr>
          <w:ilvl w:val="0"/>
          <w:numId w:val="35"/>
        </w:numPr>
        <w:spacing w:after="0" w:line="240" w:lineRule="auto"/>
        <w:rPr>
          <w:ins w:id="2281" w:author="Darice Corey-Gilbert" w:date="2016-10-06T21:53:00Z"/>
          <w:rFonts w:ascii="Verdana" w:eastAsia="Times New Roman" w:hAnsi="Verdana" w:cs="Times New Roman"/>
          <w:sz w:val="20"/>
          <w:szCs w:val="24"/>
        </w:rPr>
      </w:pPr>
      <w:ins w:id="2282" w:author="Darice Corey-Gilbert" w:date="2016-10-06T21:53:00Z">
        <w:r w:rsidRPr="004643EE">
          <w:rPr>
            <w:rFonts w:ascii="Verdana" w:eastAsia="Times New Roman" w:hAnsi="Verdana" w:cs="Times New Roman"/>
            <w:sz w:val="20"/>
            <w:szCs w:val="24"/>
          </w:rPr>
          <w:t xml:space="preserve">The </w:t>
        </w:r>
        <w:r w:rsidRPr="004643EE">
          <w:rPr>
            <w:rFonts w:ascii="Courier New" w:eastAsia="Times New Roman" w:hAnsi="Courier New" w:cs="Courier New"/>
            <w:sz w:val="20"/>
            <w:szCs w:val="24"/>
          </w:rPr>
          <w:t>data-role="footer"</w:t>
        </w:r>
        <w:r w:rsidRPr="004643EE">
          <w:rPr>
            <w:rFonts w:ascii="Verdana" w:eastAsia="Times New Roman" w:hAnsi="Verdana" w:cs="Times New Roman"/>
            <w:sz w:val="20"/>
            <w:szCs w:val="24"/>
          </w:rPr>
          <w:t xml:space="preserve"> creates a toolbar at the bottom of the page</w:t>
        </w:r>
      </w:ins>
    </w:p>
    <w:p w14:paraId="731456DA" w14:textId="77777777" w:rsidR="00432967" w:rsidRDefault="00432967" w:rsidP="00432967">
      <w:pPr>
        <w:spacing w:after="0" w:line="240" w:lineRule="auto"/>
        <w:rPr>
          <w:ins w:id="2283" w:author="Darice Corey-Gilbert" w:date="2016-10-06T21:53:00Z"/>
          <w:rFonts w:ascii="Verdana" w:eastAsia="Times New Roman" w:hAnsi="Verdana" w:cs="Times New Roman"/>
          <w:sz w:val="20"/>
          <w:szCs w:val="24"/>
        </w:rPr>
      </w:pPr>
    </w:p>
    <w:p w14:paraId="6E54D072" w14:textId="77777777" w:rsidR="00432967" w:rsidRDefault="00432967" w:rsidP="00432967">
      <w:pPr>
        <w:spacing w:after="0" w:line="240" w:lineRule="auto"/>
        <w:rPr>
          <w:ins w:id="2284" w:author="Darice Corey-Gilbert" w:date="2016-10-06T21:53:00Z"/>
          <w:rFonts w:ascii="Verdana" w:eastAsia="Times New Roman" w:hAnsi="Verdana" w:cs="Times New Roman"/>
          <w:sz w:val="20"/>
          <w:szCs w:val="24"/>
        </w:rPr>
      </w:pPr>
      <w:ins w:id="2285" w:author="Darice Corey-Gilbert" w:date="2016-10-06T21:53:00Z">
        <w:r w:rsidRPr="004643EE">
          <w:rPr>
            <w:rFonts w:ascii="Verdana" w:eastAsia="Times New Roman" w:hAnsi="Verdana" w:cs="Times New Roman"/>
            <w:sz w:val="20"/>
            <w:szCs w:val="24"/>
          </w:rPr>
          <w:t>Inside these containers, you can add any HTML elements - paragraphs, images, headings, lists, and so on.</w:t>
        </w:r>
        <w:r>
          <w:rPr>
            <w:rFonts w:ascii="Verdana" w:eastAsia="Times New Roman" w:hAnsi="Verdana" w:cs="Times New Roman"/>
            <w:sz w:val="20"/>
            <w:szCs w:val="24"/>
          </w:rPr>
          <w:t xml:space="preserve"> You can also create multiple pages in a single HTML file. You’ve already seen this when you downloaded the </w:t>
        </w:r>
        <w:r>
          <w:rPr>
            <w:rFonts w:ascii="Verdana" w:eastAsia="Times New Roman" w:hAnsi="Verdana" w:cs="Times New Roman"/>
            <w:sz w:val="20"/>
            <w:szCs w:val="24"/>
          </w:rPr>
          <w:fldChar w:fldCharType="begin"/>
        </w:r>
        <w:r>
          <w:rPr>
            <w:rFonts w:ascii="Verdana" w:eastAsia="Times New Roman" w:hAnsi="Verdana" w:cs="Times New Roman"/>
            <w:sz w:val="20"/>
            <w:szCs w:val="24"/>
          </w:rPr>
          <w:instrText xml:space="preserve"> HYPERLINK "Sample_App.zip" </w:instrText>
        </w:r>
        <w:r>
          <w:rPr>
            <w:rFonts w:ascii="Verdana" w:eastAsia="Times New Roman" w:hAnsi="Verdana" w:cs="Times New Roman"/>
            <w:sz w:val="20"/>
            <w:szCs w:val="24"/>
          </w:rPr>
          <w:fldChar w:fldCharType="separate"/>
        </w:r>
        <w:r w:rsidRPr="0062436F">
          <w:rPr>
            <w:rStyle w:val="Hyperlink"/>
            <w:rFonts w:ascii="Verdana" w:eastAsia="Times New Roman" w:hAnsi="Verdana" w:cs="Times New Roman"/>
            <w:sz w:val="20"/>
            <w:szCs w:val="24"/>
          </w:rPr>
          <w:t>Sample App file</w:t>
        </w:r>
        <w:r>
          <w:rPr>
            <w:rFonts w:ascii="Verdana" w:eastAsia="Times New Roman" w:hAnsi="Verdana" w:cs="Times New Roman"/>
            <w:sz w:val="20"/>
            <w:szCs w:val="24"/>
          </w:rPr>
          <w:fldChar w:fldCharType="end"/>
        </w:r>
        <w:r>
          <w:rPr>
            <w:rFonts w:ascii="Verdana" w:eastAsia="Times New Roman" w:hAnsi="Verdana" w:cs="Times New Roman"/>
            <w:sz w:val="20"/>
            <w:szCs w:val="24"/>
          </w:rPr>
          <w:t xml:space="preserve">. Other examples of jQuery Mobile Data Attributes can be found here: </w:t>
        </w:r>
        <w:r>
          <w:rPr>
            <w:rFonts w:ascii="Verdana" w:hAnsi="Verdana"/>
            <w:sz w:val="20"/>
          </w:rPr>
          <w:fldChar w:fldCharType="begin"/>
        </w:r>
        <w:r>
          <w:rPr>
            <w:rFonts w:ascii="Verdana" w:hAnsi="Verdana"/>
            <w:sz w:val="20"/>
          </w:rPr>
          <w:instrText xml:space="preserve"> HYPERLINK "</w:instrText>
        </w:r>
        <w:r w:rsidRPr="009E1D90">
          <w:rPr>
            <w:rFonts w:ascii="Verdana" w:hAnsi="Verdana"/>
            <w:sz w:val="20"/>
          </w:rPr>
          <w:instrText>http://www.w3schools.com/jquerymobile/jquerymobile_ref_data.asp</w:instrText>
        </w:r>
        <w:r>
          <w:rPr>
            <w:rFonts w:ascii="Verdana" w:hAnsi="Verdana"/>
            <w:sz w:val="20"/>
          </w:rPr>
          <w:instrText xml:space="preserve">" </w:instrText>
        </w:r>
        <w:r>
          <w:rPr>
            <w:rFonts w:ascii="Verdana" w:hAnsi="Verdana"/>
            <w:sz w:val="20"/>
          </w:rPr>
          <w:fldChar w:fldCharType="separate"/>
        </w:r>
        <w:r w:rsidRPr="009E1D90">
          <w:rPr>
            <w:rStyle w:val="Hyperlink"/>
            <w:rFonts w:ascii="Verdana" w:hAnsi="Verdana"/>
            <w:sz w:val="20"/>
          </w:rPr>
          <w:t>http://www.w3schools.com/jquerymobile/jquerymobile_ref_data.asp</w:t>
        </w:r>
        <w:r>
          <w:rPr>
            <w:rFonts w:ascii="Verdana" w:hAnsi="Verdana"/>
            <w:sz w:val="20"/>
          </w:rPr>
          <w:fldChar w:fldCharType="end"/>
        </w:r>
        <w:r>
          <w:rPr>
            <w:rFonts w:ascii="Verdana" w:hAnsi="Verdana"/>
            <w:sz w:val="20"/>
          </w:rPr>
          <w:t>.</w:t>
        </w:r>
      </w:ins>
    </w:p>
    <w:p w14:paraId="46CD8AF1" w14:textId="77777777" w:rsidR="00432967" w:rsidRDefault="00432967" w:rsidP="00432967">
      <w:pPr>
        <w:spacing w:after="0" w:line="240" w:lineRule="auto"/>
        <w:rPr>
          <w:ins w:id="2286" w:author="Darice Corey-Gilbert" w:date="2016-10-06T21:53:00Z"/>
          <w:rFonts w:ascii="Verdana" w:eastAsia="Times New Roman" w:hAnsi="Verdana" w:cs="Times New Roman"/>
          <w:sz w:val="20"/>
          <w:szCs w:val="24"/>
        </w:rPr>
      </w:pPr>
    </w:p>
    <w:p w14:paraId="56581E2F" w14:textId="77777777" w:rsidR="00432967" w:rsidRDefault="00432967" w:rsidP="00432967">
      <w:pPr>
        <w:spacing w:after="0" w:line="240" w:lineRule="auto"/>
        <w:rPr>
          <w:ins w:id="2287" w:author="Darice Corey-Gilbert" w:date="2016-10-06T21:53:00Z"/>
          <w:rFonts w:ascii="Verdana" w:eastAsia="Times New Roman" w:hAnsi="Verdana" w:cs="Times New Roman"/>
          <w:sz w:val="20"/>
          <w:szCs w:val="24"/>
        </w:rPr>
      </w:pPr>
      <w:ins w:id="2288" w:author="Darice Corey-Gilbert" w:date="2016-10-06T21:53:00Z">
        <w:r>
          <w:rPr>
            <w:rFonts w:ascii="Verdana" w:eastAsia="Times New Roman" w:hAnsi="Verdana" w:cs="Times New Roman"/>
            <w:sz w:val="20"/>
            <w:szCs w:val="24"/>
          </w:rPr>
          <w:t>Let’s modify the file we just created and add multiple pages:</w:t>
        </w:r>
      </w:ins>
    </w:p>
    <w:p w14:paraId="0D8ADABA" w14:textId="77777777" w:rsidR="00432967" w:rsidRDefault="00432967" w:rsidP="00432967">
      <w:pPr>
        <w:spacing w:after="0" w:line="240" w:lineRule="auto"/>
        <w:rPr>
          <w:ins w:id="2289" w:author="Darice Corey-Gilbert" w:date="2016-10-06T21:53:00Z"/>
          <w:rFonts w:ascii="Verdana" w:eastAsia="Times New Roman" w:hAnsi="Verdana" w:cs="Times New Roman"/>
          <w:sz w:val="20"/>
          <w:szCs w:val="24"/>
        </w:rPr>
      </w:pPr>
    </w:p>
    <w:p w14:paraId="22F5C965" w14:textId="77777777" w:rsidR="00432967" w:rsidRPr="007B6254" w:rsidRDefault="00432967" w:rsidP="00432967">
      <w:pPr>
        <w:spacing w:after="0" w:line="240" w:lineRule="auto"/>
        <w:rPr>
          <w:ins w:id="2290" w:author="Darice Corey-Gilbert" w:date="2016-10-06T21:53:00Z"/>
          <w:rFonts w:ascii="Courier New" w:eastAsia="Times New Roman" w:hAnsi="Courier New" w:cs="Courier New"/>
          <w:sz w:val="20"/>
          <w:szCs w:val="20"/>
        </w:rPr>
      </w:pPr>
      <w:ins w:id="2291" w:author="Darice Corey-Gilbert" w:date="2016-10-06T21:53:00Z">
        <w:r w:rsidRPr="007B6254">
          <w:rPr>
            <w:rFonts w:ascii="Courier New" w:eastAsia="Times New Roman" w:hAnsi="Courier New" w:cs="Courier New"/>
            <w:sz w:val="20"/>
            <w:szCs w:val="20"/>
          </w:rPr>
          <w:t>&lt;html&gt;</w:t>
        </w:r>
      </w:ins>
    </w:p>
    <w:p w14:paraId="4A3BE788" w14:textId="77777777" w:rsidR="00432967" w:rsidRPr="007B6254" w:rsidRDefault="00432967" w:rsidP="00432967">
      <w:pPr>
        <w:spacing w:after="0" w:line="240" w:lineRule="auto"/>
        <w:rPr>
          <w:ins w:id="2292" w:author="Darice Corey-Gilbert" w:date="2016-10-06T21:53:00Z"/>
          <w:rFonts w:ascii="Courier New" w:eastAsia="Times New Roman" w:hAnsi="Courier New" w:cs="Courier New"/>
          <w:sz w:val="20"/>
          <w:szCs w:val="20"/>
        </w:rPr>
      </w:pPr>
      <w:ins w:id="2293" w:author="Darice Corey-Gilbert" w:date="2016-10-06T21:53:00Z">
        <w:r w:rsidRPr="007B6254">
          <w:rPr>
            <w:rFonts w:ascii="Courier New" w:eastAsia="Times New Roman" w:hAnsi="Courier New" w:cs="Courier New"/>
            <w:sz w:val="20"/>
            <w:szCs w:val="20"/>
          </w:rPr>
          <w:t>&lt;head&gt;</w:t>
        </w:r>
      </w:ins>
    </w:p>
    <w:p w14:paraId="772E1CF3" w14:textId="77777777" w:rsidR="00432967" w:rsidRPr="007B6254" w:rsidRDefault="00432967" w:rsidP="00432967">
      <w:pPr>
        <w:spacing w:after="0" w:line="240" w:lineRule="auto"/>
        <w:rPr>
          <w:ins w:id="2294" w:author="Darice Corey-Gilbert" w:date="2016-10-06T21:53:00Z"/>
          <w:rFonts w:ascii="Courier New" w:eastAsia="Times New Roman" w:hAnsi="Courier New" w:cs="Courier New"/>
          <w:sz w:val="20"/>
          <w:szCs w:val="20"/>
        </w:rPr>
      </w:pPr>
      <w:ins w:id="2295" w:author="Darice Corey-Gilbert" w:date="2016-10-06T21:53:00Z">
        <w:r w:rsidRPr="007B6254">
          <w:rPr>
            <w:rFonts w:ascii="Courier New" w:eastAsia="Times New Roman" w:hAnsi="Courier New" w:cs="Courier New"/>
            <w:sz w:val="20"/>
            <w:szCs w:val="20"/>
          </w:rPr>
          <w:t>&lt;meta charset="UTF-8"&gt;</w:t>
        </w:r>
      </w:ins>
    </w:p>
    <w:p w14:paraId="3F19A098" w14:textId="77777777" w:rsidR="00432967" w:rsidRPr="007B6254" w:rsidRDefault="00432967" w:rsidP="00432967">
      <w:pPr>
        <w:spacing w:after="0" w:line="240" w:lineRule="auto"/>
        <w:rPr>
          <w:ins w:id="2296" w:author="Darice Corey-Gilbert" w:date="2016-10-06T21:53:00Z"/>
          <w:rFonts w:ascii="Courier New" w:eastAsia="Times New Roman" w:hAnsi="Courier New" w:cs="Courier New"/>
          <w:sz w:val="20"/>
          <w:szCs w:val="20"/>
        </w:rPr>
      </w:pPr>
      <w:ins w:id="2297" w:author="Darice Corey-Gilbert" w:date="2016-10-06T21:53:00Z">
        <w:r w:rsidRPr="007B6254">
          <w:rPr>
            <w:rFonts w:ascii="Courier New" w:eastAsia="Times New Roman" w:hAnsi="Courier New" w:cs="Courier New"/>
            <w:sz w:val="20"/>
            <w:szCs w:val="20"/>
          </w:rPr>
          <w:t>&lt;title&gt;jQuery Mobile Web App&lt;/title&gt;</w:t>
        </w:r>
      </w:ins>
    </w:p>
    <w:p w14:paraId="5532CD0C" w14:textId="77777777" w:rsidR="00432967" w:rsidRPr="007B6254" w:rsidRDefault="00432967" w:rsidP="00432967">
      <w:pPr>
        <w:spacing w:after="0" w:line="240" w:lineRule="auto"/>
        <w:rPr>
          <w:ins w:id="2298" w:author="Darice Corey-Gilbert" w:date="2016-10-06T21:53:00Z"/>
          <w:rFonts w:ascii="Courier New" w:eastAsia="Times New Roman" w:hAnsi="Courier New" w:cs="Courier New"/>
          <w:sz w:val="20"/>
          <w:szCs w:val="20"/>
        </w:rPr>
      </w:pPr>
      <w:ins w:id="2299" w:author="Darice Corey-Gilbert" w:date="2016-10-06T21:53:00Z">
        <w:r w:rsidRPr="007B6254">
          <w:rPr>
            <w:rFonts w:ascii="Courier New" w:eastAsia="Times New Roman" w:hAnsi="Courier New" w:cs="Courier New"/>
            <w:sz w:val="20"/>
            <w:szCs w:val="20"/>
          </w:rPr>
          <w:t>&lt;meta name="viewport" content="width=device-width,initial-scale=1" /&gt;</w:t>
        </w:r>
      </w:ins>
    </w:p>
    <w:p w14:paraId="18F1196E" w14:textId="77777777" w:rsidR="00432967" w:rsidRPr="007B6254" w:rsidRDefault="00432967" w:rsidP="00432967">
      <w:pPr>
        <w:spacing w:after="0" w:line="240" w:lineRule="auto"/>
        <w:rPr>
          <w:ins w:id="2300" w:author="Darice Corey-Gilbert" w:date="2016-10-06T21:53:00Z"/>
          <w:rFonts w:ascii="Courier New" w:eastAsia="Times New Roman" w:hAnsi="Courier New" w:cs="Courier New"/>
          <w:sz w:val="20"/>
          <w:szCs w:val="20"/>
        </w:rPr>
      </w:pPr>
      <w:ins w:id="2301" w:author="Darice Corey-Gilbert" w:date="2016-10-06T21:53:00Z">
        <w:r w:rsidRPr="007B6254">
          <w:rPr>
            <w:rFonts w:ascii="Courier New" w:eastAsia="Times New Roman" w:hAnsi="Courier New" w:cs="Courier New"/>
            <w:sz w:val="20"/>
            <w:szCs w:val="20"/>
          </w:rPr>
          <w:t>&lt;link href="styles/custom.css" rel="stylesheet" type="text/css"&gt;</w:t>
        </w:r>
      </w:ins>
    </w:p>
    <w:p w14:paraId="74696328" w14:textId="77777777" w:rsidR="00432967" w:rsidRPr="007B6254" w:rsidRDefault="00432967" w:rsidP="00432967">
      <w:pPr>
        <w:spacing w:after="0" w:line="240" w:lineRule="auto"/>
        <w:rPr>
          <w:ins w:id="2302" w:author="Darice Corey-Gilbert" w:date="2016-10-06T21:53:00Z"/>
          <w:rFonts w:ascii="Courier New" w:eastAsia="Times New Roman" w:hAnsi="Courier New" w:cs="Courier New"/>
          <w:sz w:val="20"/>
          <w:szCs w:val="20"/>
        </w:rPr>
      </w:pPr>
    </w:p>
    <w:p w14:paraId="0A0DD957" w14:textId="77777777" w:rsidR="00432967" w:rsidRPr="007B6254" w:rsidRDefault="00432967" w:rsidP="00432967">
      <w:pPr>
        <w:spacing w:after="0" w:line="240" w:lineRule="auto"/>
        <w:rPr>
          <w:ins w:id="2303" w:author="Darice Corey-Gilbert" w:date="2016-10-06T21:53:00Z"/>
          <w:rFonts w:ascii="Courier New" w:eastAsia="Times New Roman" w:hAnsi="Courier New" w:cs="Courier New"/>
          <w:sz w:val="20"/>
          <w:szCs w:val="20"/>
        </w:rPr>
      </w:pPr>
      <w:ins w:id="2304" w:author="Darice Corey-Gilbert" w:date="2016-10-06T21:53:00Z">
        <w:r w:rsidRPr="007B6254">
          <w:rPr>
            <w:rFonts w:ascii="Courier New" w:eastAsia="Times New Roman" w:hAnsi="Courier New" w:cs="Courier New"/>
            <w:sz w:val="20"/>
            <w:szCs w:val="20"/>
          </w:rPr>
          <w:t>&lt;link rel="stylesheet" href="http://code.jquery.com/mobile/1.4.5/jquery.mobile-1.4.5.min.css"&gt;</w:t>
        </w:r>
      </w:ins>
    </w:p>
    <w:p w14:paraId="50578FFC" w14:textId="77777777" w:rsidR="00432967" w:rsidRPr="007B6254" w:rsidRDefault="00432967" w:rsidP="00432967">
      <w:pPr>
        <w:spacing w:after="0" w:line="240" w:lineRule="auto"/>
        <w:rPr>
          <w:ins w:id="2305" w:author="Darice Corey-Gilbert" w:date="2016-10-06T21:53:00Z"/>
          <w:rFonts w:ascii="Courier New" w:eastAsia="Times New Roman" w:hAnsi="Courier New" w:cs="Courier New"/>
          <w:sz w:val="20"/>
          <w:szCs w:val="20"/>
        </w:rPr>
      </w:pPr>
      <w:ins w:id="2306" w:author="Darice Corey-Gilbert" w:date="2016-10-06T21:53:00Z">
        <w:r w:rsidRPr="007B6254">
          <w:rPr>
            <w:rFonts w:ascii="Courier New" w:eastAsia="Times New Roman" w:hAnsi="Courier New" w:cs="Courier New"/>
            <w:sz w:val="20"/>
            <w:szCs w:val="20"/>
          </w:rPr>
          <w:t>&lt;script src="http://code.jquery.com/jquery-1.11.2.min.js"&gt;&lt;/script&gt;</w:t>
        </w:r>
      </w:ins>
    </w:p>
    <w:p w14:paraId="4A3B84EC" w14:textId="77777777" w:rsidR="00432967" w:rsidRPr="007B6254" w:rsidRDefault="00432967" w:rsidP="00432967">
      <w:pPr>
        <w:spacing w:after="0" w:line="240" w:lineRule="auto"/>
        <w:rPr>
          <w:ins w:id="2307" w:author="Darice Corey-Gilbert" w:date="2016-10-06T21:53:00Z"/>
          <w:rFonts w:ascii="Courier New" w:eastAsia="Times New Roman" w:hAnsi="Courier New" w:cs="Courier New"/>
          <w:sz w:val="20"/>
          <w:szCs w:val="20"/>
        </w:rPr>
      </w:pPr>
      <w:ins w:id="2308" w:author="Darice Corey-Gilbert" w:date="2016-10-06T21:53:00Z">
        <w:r w:rsidRPr="007B6254">
          <w:rPr>
            <w:rFonts w:ascii="Courier New" w:eastAsia="Times New Roman" w:hAnsi="Courier New" w:cs="Courier New"/>
            <w:sz w:val="20"/>
            <w:szCs w:val="20"/>
          </w:rPr>
          <w:t>&lt;script src="http://code.jquery.com/mobile/1.4.5/jquery.mobile-1.4.5.min.js"&gt;&lt;/script&gt;</w:t>
        </w:r>
      </w:ins>
    </w:p>
    <w:p w14:paraId="68672B6C" w14:textId="77777777" w:rsidR="00432967" w:rsidRPr="007B6254" w:rsidRDefault="00432967" w:rsidP="00432967">
      <w:pPr>
        <w:spacing w:after="0" w:line="240" w:lineRule="auto"/>
        <w:rPr>
          <w:ins w:id="2309" w:author="Darice Corey-Gilbert" w:date="2016-10-06T21:53:00Z"/>
          <w:rFonts w:ascii="Courier New" w:eastAsia="Times New Roman" w:hAnsi="Courier New" w:cs="Courier New"/>
          <w:sz w:val="20"/>
          <w:szCs w:val="20"/>
        </w:rPr>
      </w:pPr>
      <w:ins w:id="2310" w:author="Darice Corey-Gilbert" w:date="2016-10-06T21:53:00Z">
        <w:r w:rsidRPr="007B6254">
          <w:rPr>
            <w:rFonts w:ascii="Courier New" w:eastAsia="Times New Roman" w:hAnsi="Courier New" w:cs="Courier New"/>
            <w:sz w:val="20"/>
            <w:szCs w:val="20"/>
          </w:rPr>
          <w:t>&lt;script src="http://ajax.aspnetcdn.com/ajax/mobileservices/MobileServices.Web-1.2.5.min.js"&gt;&lt;/script&gt;</w:t>
        </w:r>
      </w:ins>
    </w:p>
    <w:p w14:paraId="58F9B855" w14:textId="77777777" w:rsidR="00432967" w:rsidRPr="007B6254" w:rsidRDefault="00432967" w:rsidP="00432967">
      <w:pPr>
        <w:spacing w:after="0" w:line="240" w:lineRule="auto"/>
        <w:rPr>
          <w:ins w:id="2311" w:author="Darice Corey-Gilbert" w:date="2016-10-06T21:53:00Z"/>
          <w:rFonts w:ascii="Courier New" w:eastAsia="Times New Roman" w:hAnsi="Courier New" w:cs="Courier New"/>
          <w:sz w:val="20"/>
          <w:szCs w:val="20"/>
        </w:rPr>
      </w:pPr>
    </w:p>
    <w:p w14:paraId="7F217682" w14:textId="77777777" w:rsidR="00432967" w:rsidRPr="007B6254" w:rsidRDefault="00432967" w:rsidP="00432967">
      <w:pPr>
        <w:spacing w:after="0" w:line="240" w:lineRule="auto"/>
        <w:rPr>
          <w:ins w:id="2312" w:author="Darice Corey-Gilbert" w:date="2016-10-06T21:53:00Z"/>
          <w:rFonts w:ascii="Courier New" w:eastAsia="Times New Roman" w:hAnsi="Courier New" w:cs="Courier New"/>
          <w:sz w:val="20"/>
          <w:szCs w:val="20"/>
        </w:rPr>
      </w:pPr>
    </w:p>
    <w:p w14:paraId="41CC4D11" w14:textId="77777777" w:rsidR="00432967" w:rsidRPr="007B6254" w:rsidRDefault="00432967" w:rsidP="00432967">
      <w:pPr>
        <w:spacing w:after="0" w:line="240" w:lineRule="auto"/>
        <w:rPr>
          <w:ins w:id="2313" w:author="Darice Corey-Gilbert" w:date="2016-10-06T21:53:00Z"/>
          <w:rFonts w:ascii="Courier New" w:eastAsia="Times New Roman" w:hAnsi="Courier New" w:cs="Courier New"/>
          <w:sz w:val="20"/>
          <w:szCs w:val="20"/>
        </w:rPr>
      </w:pPr>
      <w:ins w:id="2314" w:author="Darice Corey-Gilbert" w:date="2016-10-06T21:53:00Z">
        <w:r w:rsidRPr="007B6254">
          <w:rPr>
            <w:rFonts w:ascii="Courier New" w:eastAsia="Times New Roman" w:hAnsi="Courier New" w:cs="Courier New"/>
            <w:sz w:val="20"/>
            <w:szCs w:val="20"/>
          </w:rPr>
          <w:t>&lt;/head&gt;</w:t>
        </w:r>
      </w:ins>
    </w:p>
    <w:p w14:paraId="55B5581F" w14:textId="77777777" w:rsidR="00432967" w:rsidRPr="007B6254" w:rsidRDefault="00432967" w:rsidP="00432967">
      <w:pPr>
        <w:spacing w:after="0" w:line="240" w:lineRule="auto"/>
        <w:rPr>
          <w:ins w:id="2315" w:author="Darice Corey-Gilbert" w:date="2016-10-06T21:53:00Z"/>
          <w:rFonts w:ascii="Courier New" w:eastAsia="Times New Roman" w:hAnsi="Courier New" w:cs="Courier New"/>
          <w:sz w:val="20"/>
          <w:szCs w:val="20"/>
        </w:rPr>
      </w:pPr>
      <w:ins w:id="2316" w:author="Darice Corey-Gilbert" w:date="2016-10-06T21:53:00Z">
        <w:r w:rsidRPr="007B6254">
          <w:rPr>
            <w:rFonts w:ascii="Courier New" w:eastAsia="Times New Roman" w:hAnsi="Courier New" w:cs="Courier New"/>
            <w:sz w:val="20"/>
            <w:szCs w:val="20"/>
          </w:rPr>
          <w:t>&lt;body&gt;</w:t>
        </w:r>
      </w:ins>
    </w:p>
    <w:p w14:paraId="29027A06" w14:textId="77777777" w:rsidR="00432967" w:rsidRPr="007B6254" w:rsidRDefault="00432967" w:rsidP="00432967">
      <w:pPr>
        <w:spacing w:after="0" w:line="240" w:lineRule="auto"/>
        <w:rPr>
          <w:ins w:id="2317" w:author="Darice Corey-Gilbert" w:date="2016-10-06T21:53:00Z"/>
          <w:rFonts w:ascii="Courier New" w:eastAsia="Times New Roman" w:hAnsi="Courier New" w:cs="Courier New"/>
          <w:sz w:val="20"/>
          <w:szCs w:val="20"/>
        </w:rPr>
      </w:pPr>
    </w:p>
    <w:p w14:paraId="5F100D12" w14:textId="77777777" w:rsidR="00432967" w:rsidRPr="007B6254" w:rsidRDefault="00432967" w:rsidP="00432967">
      <w:pPr>
        <w:spacing w:after="0" w:line="240" w:lineRule="auto"/>
        <w:rPr>
          <w:ins w:id="2318" w:author="Darice Corey-Gilbert" w:date="2016-10-06T21:53:00Z"/>
          <w:rFonts w:ascii="Courier New" w:eastAsia="Times New Roman" w:hAnsi="Courier New" w:cs="Courier New"/>
          <w:sz w:val="20"/>
          <w:szCs w:val="20"/>
        </w:rPr>
      </w:pPr>
      <w:ins w:id="2319" w:author="Darice Corey-Gilbert" w:date="2016-10-06T21:53:00Z">
        <w:r w:rsidRPr="007B6254">
          <w:rPr>
            <w:rFonts w:ascii="Courier New" w:eastAsia="Times New Roman" w:hAnsi="Courier New" w:cs="Courier New"/>
            <w:sz w:val="20"/>
            <w:szCs w:val="20"/>
          </w:rPr>
          <w:t xml:space="preserve">  &lt;div data-role="header"&gt;</w:t>
        </w:r>
      </w:ins>
    </w:p>
    <w:p w14:paraId="05D26407" w14:textId="77777777" w:rsidR="00432967" w:rsidRPr="007B6254" w:rsidRDefault="00432967" w:rsidP="00432967">
      <w:pPr>
        <w:spacing w:after="0" w:line="240" w:lineRule="auto"/>
        <w:rPr>
          <w:ins w:id="2320" w:author="Darice Corey-Gilbert" w:date="2016-10-06T21:53:00Z"/>
          <w:rFonts w:ascii="Courier New" w:eastAsia="Times New Roman" w:hAnsi="Courier New" w:cs="Courier New"/>
          <w:sz w:val="20"/>
          <w:szCs w:val="20"/>
        </w:rPr>
      </w:pPr>
      <w:ins w:id="2321" w:author="Darice Corey-Gilbert" w:date="2016-10-06T21:53:00Z">
        <w:r w:rsidRPr="007B6254">
          <w:rPr>
            <w:rFonts w:ascii="Courier New" w:eastAsia="Times New Roman" w:hAnsi="Courier New" w:cs="Courier New"/>
            <w:sz w:val="20"/>
            <w:szCs w:val="20"/>
          </w:rPr>
          <w:t xml:space="preserve">    &lt;h1&gt;My First jQuery Mobile Page&lt;/h1&gt;</w:t>
        </w:r>
      </w:ins>
    </w:p>
    <w:p w14:paraId="73541703" w14:textId="77777777" w:rsidR="00432967" w:rsidRPr="007B6254" w:rsidRDefault="00432967" w:rsidP="00432967">
      <w:pPr>
        <w:spacing w:after="0" w:line="240" w:lineRule="auto"/>
        <w:rPr>
          <w:ins w:id="2322" w:author="Darice Corey-Gilbert" w:date="2016-10-06T21:53:00Z"/>
          <w:rFonts w:ascii="Courier New" w:eastAsia="Times New Roman" w:hAnsi="Courier New" w:cs="Courier New"/>
          <w:sz w:val="20"/>
          <w:szCs w:val="20"/>
        </w:rPr>
      </w:pPr>
      <w:ins w:id="2323" w:author="Darice Corey-Gilbert" w:date="2016-10-06T21:53:00Z">
        <w:r w:rsidRPr="007B6254">
          <w:rPr>
            <w:rFonts w:ascii="Courier New" w:eastAsia="Times New Roman" w:hAnsi="Courier New" w:cs="Courier New"/>
            <w:sz w:val="20"/>
            <w:szCs w:val="20"/>
          </w:rPr>
          <w:t xml:space="preserve">  &lt;/div&gt;</w:t>
        </w:r>
      </w:ins>
    </w:p>
    <w:p w14:paraId="7C03D050" w14:textId="77777777" w:rsidR="00432967" w:rsidRPr="007B6254" w:rsidRDefault="00432967" w:rsidP="00432967">
      <w:pPr>
        <w:spacing w:after="0" w:line="240" w:lineRule="auto"/>
        <w:rPr>
          <w:ins w:id="2324" w:author="Darice Corey-Gilbert" w:date="2016-10-06T21:53:00Z"/>
          <w:rFonts w:ascii="Courier New" w:eastAsia="Times New Roman" w:hAnsi="Courier New" w:cs="Courier New"/>
          <w:sz w:val="20"/>
          <w:szCs w:val="20"/>
        </w:rPr>
      </w:pPr>
      <w:ins w:id="2325" w:author="Darice Corey-Gilbert" w:date="2016-10-06T21:53:00Z">
        <w:r w:rsidRPr="007B6254">
          <w:rPr>
            <w:rFonts w:ascii="Courier New" w:eastAsia="Times New Roman" w:hAnsi="Courier New" w:cs="Courier New"/>
            <w:sz w:val="20"/>
            <w:szCs w:val="20"/>
          </w:rPr>
          <w:t>&lt;div data-role="page" id="pageone"&gt;</w:t>
        </w:r>
      </w:ins>
    </w:p>
    <w:p w14:paraId="395B8194" w14:textId="77777777" w:rsidR="00432967" w:rsidRPr="007B6254" w:rsidRDefault="00432967" w:rsidP="00432967">
      <w:pPr>
        <w:spacing w:after="0" w:line="240" w:lineRule="auto"/>
        <w:rPr>
          <w:ins w:id="2326" w:author="Darice Corey-Gilbert" w:date="2016-10-06T21:53:00Z"/>
          <w:rFonts w:ascii="Courier New" w:eastAsia="Times New Roman" w:hAnsi="Courier New" w:cs="Courier New"/>
          <w:sz w:val="20"/>
          <w:szCs w:val="20"/>
        </w:rPr>
      </w:pPr>
      <w:ins w:id="2327" w:author="Darice Corey-Gilbert" w:date="2016-10-06T21:53:00Z">
        <w:r w:rsidRPr="007B6254">
          <w:rPr>
            <w:rFonts w:ascii="Courier New" w:eastAsia="Times New Roman" w:hAnsi="Courier New" w:cs="Courier New"/>
            <w:sz w:val="20"/>
            <w:szCs w:val="20"/>
          </w:rPr>
          <w:t xml:space="preserve">  &lt;div data-role="main" class="ui-content"&gt;</w:t>
        </w:r>
      </w:ins>
    </w:p>
    <w:p w14:paraId="0686CFA1" w14:textId="77777777" w:rsidR="00432967" w:rsidRPr="007B6254" w:rsidRDefault="00432967" w:rsidP="00432967">
      <w:pPr>
        <w:spacing w:after="0" w:line="240" w:lineRule="auto"/>
        <w:rPr>
          <w:ins w:id="2328" w:author="Darice Corey-Gilbert" w:date="2016-10-06T21:53:00Z"/>
          <w:rFonts w:ascii="Courier New" w:eastAsia="Times New Roman" w:hAnsi="Courier New" w:cs="Courier New"/>
          <w:sz w:val="20"/>
          <w:szCs w:val="20"/>
        </w:rPr>
      </w:pPr>
      <w:ins w:id="2329" w:author="Darice Corey-Gilbert" w:date="2016-10-06T21:53:00Z">
        <w:r w:rsidRPr="007B6254">
          <w:rPr>
            <w:rFonts w:ascii="Courier New" w:eastAsia="Times New Roman" w:hAnsi="Courier New" w:cs="Courier New"/>
            <w:sz w:val="20"/>
            <w:szCs w:val="20"/>
          </w:rPr>
          <w:t xml:space="preserve">    &lt;a href="#pagetwo"&gt;Go to Page Two&lt;/a&gt;</w:t>
        </w:r>
      </w:ins>
    </w:p>
    <w:p w14:paraId="7CD80430" w14:textId="77777777" w:rsidR="00432967" w:rsidRPr="007B6254" w:rsidRDefault="00432967" w:rsidP="00432967">
      <w:pPr>
        <w:spacing w:after="0" w:line="240" w:lineRule="auto"/>
        <w:rPr>
          <w:ins w:id="2330" w:author="Darice Corey-Gilbert" w:date="2016-10-06T21:53:00Z"/>
          <w:rFonts w:ascii="Courier New" w:eastAsia="Times New Roman" w:hAnsi="Courier New" w:cs="Courier New"/>
          <w:sz w:val="20"/>
          <w:szCs w:val="20"/>
        </w:rPr>
      </w:pPr>
      <w:ins w:id="2331" w:author="Darice Corey-Gilbert" w:date="2016-10-06T21:53:00Z">
        <w:r w:rsidRPr="007B6254">
          <w:rPr>
            <w:rFonts w:ascii="Courier New" w:eastAsia="Times New Roman" w:hAnsi="Courier New" w:cs="Courier New"/>
            <w:sz w:val="20"/>
            <w:szCs w:val="20"/>
          </w:rPr>
          <w:t xml:space="preserve">  &lt;/div&gt;</w:t>
        </w:r>
      </w:ins>
    </w:p>
    <w:p w14:paraId="0625A831" w14:textId="77777777" w:rsidR="00432967" w:rsidRPr="007B6254" w:rsidRDefault="00432967" w:rsidP="00432967">
      <w:pPr>
        <w:spacing w:after="0" w:line="240" w:lineRule="auto"/>
        <w:rPr>
          <w:ins w:id="2332" w:author="Darice Corey-Gilbert" w:date="2016-10-06T21:53:00Z"/>
          <w:rFonts w:ascii="Courier New" w:eastAsia="Times New Roman" w:hAnsi="Courier New" w:cs="Courier New"/>
          <w:sz w:val="20"/>
          <w:szCs w:val="20"/>
        </w:rPr>
      </w:pPr>
      <w:ins w:id="2333" w:author="Darice Corey-Gilbert" w:date="2016-10-06T21:53:00Z">
        <w:r w:rsidRPr="007B6254">
          <w:rPr>
            <w:rFonts w:ascii="Courier New" w:eastAsia="Times New Roman" w:hAnsi="Courier New" w:cs="Courier New"/>
            <w:sz w:val="20"/>
            <w:szCs w:val="20"/>
          </w:rPr>
          <w:t>&lt;/div&gt;</w:t>
        </w:r>
      </w:ins>
    </w:p>
    <w:p w14:paraId="6DB211ED" w14:textId="77777777" w:rsidR="00432967" w:rsidRPr="007B6254" w:rsidRDefault="00432967" w:rsidP="00432967">
      <w:pPr>
        <w:spacing w:after="0" w:line="240" w:lineRule="auto"/>
        <w:rPr>
          <w:ins w:id="2334" w:author="Darice Corey-Gilbert" w:date="2016-10-06T21:53:00Z"/>
          <w:rFonts w:ascii="Courier New" w:eastAsia="Times New Roman" w:hAnsi="Courier New" w:cs="Courier New"/>
          <w:sz w:val="20"/>
          <w:szCs w:val="20"/>
        </w:rPr>
      </w:pPr>
    </w:p>
    <w:p w14:paraId="63669ECA" w14:textId="77777777" w:rsidR="00432967" w:rsidRPr="007B6254" w:rsidRDefault="00432967" w:rsidP="00432967">
      <w:pPr>
        <w:spacing w:after="0" w:line="240" w:lineRule="auto"/>
        <w:rPr>
          <w:ins w:id="2335" w:author="Darice Corey-Gilbert" w:date="2016-10-06T21:53:00Z"/>
          <w:rFonts w:ascii="Courier New" w:eastAsia="Times New Roman" w:hAnsi="Courier New" w:cs="Courier New"/>
          <w:sz w:val="20"/>
          <w:szCs w:val="20"/>
        </w:rPr>
      </w:pPr>
      <w:ins w:id="2336" w:author="Darice Corey-Gilbert" w:date="2016-10-06T21:53:00Z">
        <w:r w:rsidRPr="007B6254">
          <w:rPr>
            <w:rFonts w:ascii="Courier New" w:eastAsia="Times New Roman" w:hAnsi="Courier New" w:cs="Courier New"/>
            <w:sz w:val="20"/>
            <w:szCs w:val="20"/>
          </w:rPr>
          <w:t>&lt;div data-role="page" id="pagetwo"&gt;</w:t>
        </w:r>
      </w:ins>
    </w:p>
    <w:p w14:paraId="72E6A896" w14:textId="77777777" w:rsidR="00432967" w:rsidRPr="007B6254" w:rsidRDefault="00432967" w:rsidP="00432967">
      <w:pPr>
        <w:spacing w:after="0" w:line="240" w:lineRule="auto"/>
        <w:rPr>
          <w:ins w:id="2337" w:author="Darice Corey-Gilbert" w:date="2016-10-06T21:53:00Z"/>
          <w:rFonts w:ascii="Courier New" w:eastAsia="Times New Roman" w:hAnsi="Courier New" w:cs="Courier New"/>
          <w:sz w:val="20"/>
          <w:szCs w:val="20"/>
        </w:rPr>
      </w:pPr>
      <w:ins w:id="2338" w:author="Darice Corey-Gilbert" w:date="2016-10-06T21:53:00Z">
        <w:r w:rsidRPr="007B6254">
          <w:rPr>
            <w:rFonts w:ascii="Courier New" w:eastAsia="Times New Roman" w:hAnsi="Courier New" w:cs="Courier New"/>
            <w:sz w:val="20"/>
            <w:szCs w:val="20"/>
          </w:rPr>
          <w:t xml:space="preserve">  &lt;div data-role="main" class="ui-content"&gt;</w:t>
        </w:r>
      </w:ins>
    </w:p>
    <w:p w14:paraId="15DE7057" w14:textId="77777777" w:rsidR="00432967" w:rsidRPr="007B6254" w:rsidRDefault="00432967" w:rsidP="00432967">
      <w:pPr>
        <w:spacing w:after="0" w:line="240" w:lineRule="auto"/>
        <w:rPr>
          <w:ins w:id="2339" w:author="Darice Corey-Gilbert" w:date="2016-10-06T21:53:00Z"/>
          <w:rFonts w:ascii="Courier New" w:eastAsia="Times New Roman" w:hAnsi="Courier New" w:cs="Courier New"/>
          <w:sz w:val="20"/>
          <w:szCs w:val="20"/>
        </w:rPr>
      </w:pPr>
      <w:ins w:id="2340" w:author="Darice Corey-Gilbert" w:date="2016-10-06T21:53:00Z">
        <w:r w:rsidRPr="007B6254">
          <w:rPr>
            <w:rFonts w:ascii="Courier New" w:eastAsia="Times New Roman" w:hAnsi="Courier New" w:cs="Courier New"/>
            <w:sz w:val="20"/>
            <w:szCs w:val="20"/>
          </w:rPr>
          <w:t xml:space="preserve">    &lt;a href="#pageone"&gt;Go to Page One&lt;/a&gt;</w:t>
        </w:r>
      </w:ins>
    </w:p>
    <w:p w14:paraId="1188782C" w14:textId="77777777" w:rsidR="00432967" w:rsidRPr="007B6254" w:rsidRDefault="00432967" w:rsidP="00432967">
      <w:pPr>
        <w:spacing w:after="0" w:line="240" w:lineRule="auto"/>
        <w:rPr>
          <w:ins w:id="2341" w:author="Darice Corey-Gilbert" w:date="2016-10-06T21:53:00Z"/>
          <w:rFonts w:ascii="Courier New" w:eastAsia="Times New Roman" w:hAnsi="Courier New" w:cs="Courier New"/>
          <w:sz w:val="20"/>
          <w:szCs w:val="20"/>
        </w:rPr>
      </w:pPr>
      <w:ins w:id="2342" w:author="Darice Corey-Gilbert" w:date="2016-10-06T21:53:00Z">
        <w:r w:rsidRPr="007B6254">
          <w:rPr>
            <w:rFonts w:ascii="Courier New" w:eastAsia="Times New Roman" w:hAnsi="Courier New" w:cs="Courier New"/>
            <w:sz w:val="20"/>
            <w:szCs w:val="20"/>
          </w:rPr>
          <w:t xml:space="preserve">  &lt;/div&gt;</w:t>
        </w:r>
      </w:ins>
    </w:p>
    <w:p w14:paraId="3B76FD29" w14:textId="77777777" w:rsidR="00432967" w:rsidRPr="007B6254" w:rsidRDefault="00432967" w:rsidP="00432967">
      <w:pPr>
        <w:spacing w:after="0" w:line="240" w:lineRule="auto"/>
        <w:rPr>
          <w:ins w:id="2343" w:author="Darice Corey-Gilbert" w:date="2016-10-06T21:53:00Z"/>
          <w:rFonts w:ascii="Courier New" w:eastAsia="Times New Roman" w:hAnsi="Courier New" w:cs="Courier New"/>
          <w:sz w:val="20"/>
          <w:szCs w:val="20"/>
        </w:rPr>
      </w:pPr>
      <w:ins w:id="2344" w:author="Darice Corey-Gilbert" w:date="2016-10-06T21:53:00Z">
        <w:r w:rsidRPr="007B6254">
          <w:rPr>
            <w:rFonts w:ascii="Courier New" w:eastAsia="Times New Roman" w:hAnsi="Courier New" w:cs="Courier New"/>
            <w:sz w:val="20"/>
            <w:szCs w:val="20"/>
          </w:rPr>
          <w:t>&lt;/div&gt;</w:t>
        </w:r>
      </w:ins>
    </w:p>
    <w:p w14:paraId="5EDAEB2E" w14:textId="77777777" w:rsidR="00432967" w:rsidRPr="007B6254" w:rsidRDefault="00432967" w:rsidP="00432967">
      <w:pPr>
        <w:spacing w:after="0" w:line="240" w:lineRule="auto"/>
        <w:rPr>
          <w:ins w:id="2345" w:author="Darice Corey-Gilbert" w:date="2016-10-06T21:53:00Z"/>
          <w:rFonts w:ascii="Courier New" w:eastAsia="Times New Roman" w:hAnsi="Courier New" w:cs="Courier New"/>
          <w:sz w:val="20"/>
          <w:szCs w:val="20"/>
        </w:rPr>
      </w:pPr>
      <w:ins w:id="2346" w:author="Darice Corey-Gilbert" w:date="2016-10-06T21:53:00Z">
        <w:r w:rsidRPr="007B6254">
          <w:rPr>
            <w:rFonts w:ascii="Courier New" w:eastAsia="Times New Roman" w:hAnsi="Courier New" w:cs="Courier New"/>
            <w:sz w:val="20"/>
            <w:szCs w:val="20"/>
          </w:rPr>
          <w:t xml:space="preserve">  &lt;div data-role="footer"&gt;</w:t>
        </w:r>
      </w:ins>
    </w:p>
    <w:p w14:paraId="0F7D2306" w14:textId="77777777" w:rsidR="00432967" w:rsidRPr="007B6254" w:rsidRDefault="00432967" w:rsidP="00432967">
      <w:pPr>
        <w:spacing w:after="0" w:line="240" w:lineRule="auto"/>
        <w:rPr>
          <w:ins w:id="2347" w:author="Darice Corey-Gilbert" w:date="2016-10-06T21:53:00Z"/>
          <w:rFonts w:ascii="Courier New" w:eastAsia="Times New Roman" w:hAnsi="Courier New" w:cs="Courier New"/>
          <w:sz w:val="20"/>
          <w:szCs w:val="20"/>
        </w:rPr>
      </w:pPr>
      <w:ins w:id="2348" w:author="Darice Corey-Gilbert" w:date="2016-10-06T21:53:00Z">
        <w:r w:rsidRPr="007B6254">
          <w:rPr>
            <w:rFonts w:ascii="Courier New" w:eastAsia="Times New Roman" w:hAnsi="Courier New" w:cs="Courier New"/>
            <w:sz w:val="20"/>
            <w:szCs w:val="20"/>
          </w:rPr>
          <w:t xml:space="preserve">    &lt;h1&gt;Footer Text&lt;/h1&gt;</w:t>
        </w:r>
      </w:ins>
    </w:p>
    <w:p w14:paraId="4EB55274" w14:textId="77777777" w:rsidR="00432967" w:rsidRPr="007B6254" w:rsidRDefault="00432967" w:rsidP="00432967">
      <w:pPr>
        <w:spacing w:after="0" w:line="240" w:lineRule="auto"/>
        <w:rPr>
          <w:ins w:id="2349" w:author="Darice Corey-Gilbert" w:date="2016-10-06T21:53:00Z"/>
          <w:rFonts w:ascii="Courier New" w:eastAsia="Times New Roman" w:hAnsi="Courier New" w:cs="Courier New"/>
          <w:sz w:val="20"/>
          <w:szCs w:val="20"/>
        </w:rPr>
      </w:pPr>
      <w:ins w:id="2350" w:author="Darice Corey-Gilbert" w:date="2016-10-06T21:53:00Z">
        <w:r w:rsidRPr="007B6254">
          <w:rPr>
            <w:rFonts w:ascii="Courier New" w:eastAsia="Times New Roman" w:hAnsi="Courier New" w:cs="Courier New"/>
            <w:sz w:val="20"/>
            <w:szCs w:val="20"/>
          </w:rPr>
          <w:t xml:space="preserve">  &lt;/div&gt;</w:t>
        </w:r>
      </w:ins>
    </w:p>
    <w:p w14:paraId="1D290B9A" w14:textId="77777777" w:rsidR="00432967" w:rsidRPr="007B6254" w:rsidRDefault="00432967" w:rsidP="00432967">
      <w:pPr>
        <w:spacing w:after="0" w:line="240" w:lineRule="auto"/>
        <w:rPr>
          <w:ins w:id="2351" w:author="Darice Corey-Gilbert" w:date="2016-10-06T21:53:00Z"/>
          <w:rFonts w:ascii="Courier New" w:eastAsia="Times New Roman" w:hAnsi="Courier New" w:cs="Courier New"/>
          <w:sz w:val="20"/>
          <w:szCs w:val="20"/>
        </w:rPr>
      </w:pPr>
    </w:p>
    <w:p w14:paraId="4AAED628" w14:textId="77777777" w:rsidR="00432967" w:rsidRPr="007B6254" w:rsidRDefault="00432967" w:rsidP="00432967">
      <w:pPr>
        <w:spacing w:after="0" w:line="240" w:lineRule="auto"/>
        <w:rPr>
          <w:ins w:id="2352" w:author="Darice Corey-Gilbert" w:date="2016-10-06T21:53:00Z"/>
          <w:rFonts w:ascii="Courier New" w:eastAsia="Times New Roman" w:hAnsi="Courier New" w:cs="Courier New"/>
          <w:sz w:val="20"/>
          <w:szCs w:val="20"/>
        </w:rPr>
      </w:pPr>
      <w:ins w:id="2353" w:author="Darice Corey-Gilbert" w:date="2016-10-06T21:53:00Z">
        <w:r w:rsidRPr="007B6254">
          <w:rPr>
            <w:rFonts w:ascii="Courier New" w:eastAsia="Times New Roman" w:hAnsi="Courier New" w:cs="Courier New"/>
            <w:sz w:val="20"/>
            <w:szCs w:val="20"/>
          </w:rPr>
          <w:t>&lt;/div&gt;</w:t>
        </w:r>
      </w:ins>
    </w:p>
    <w:p w14:paraId="305A93C0" w14:textId="77777777" w:rsidR="00432967" w:rsidRPr="007B6254" w:rsidRDefault="00432967" w:rsidP="00432967">
      <w:pPr>
        <w:spacing w:after="0" w:line="240" w:lineRule="auto"/>
        <w:rPr>
          <w:ins w:id="2354" w:author="Darice Corey-Gilbert" w:date="2016-10-06T21:53:00Z"/>
          <w:rFonts w:ascii="Courier New" w:eastAsia="Times New Roman" w:hAnsi="Courier New" w:cs="Courier New"/>
          <w:sz w:val="20"/>
          <w:szCs w:val="20"/>
        </w:rPr>
      </w:pPr>
      <w:ins w:id="2355" w:author="Darice Corey-Gilbert" w:date="2016-10-06T21:53:00Z">
        <w:r w:rsidRPr="007B6254">
          <w:rPr>
            <w:rFonts w:ascii="Courier New" w:eastAsia="Times New Roman" w:hAnsi="Courier New" w:cs="Courier New"/>
            <w:sz w:val="20"/>
            <w:szCs w:val="20"/>
          </w:rPr>
          <w:t>&lt;/body&gt;</w:t>
        </w:r>
      </w:ins>
    </w:p>
    <w:p w14:paraId="1DE2F0B6" w14:textId="77777777" w:rsidR="00432967" w:rsidRDefault="00432967" w:rsidP="00432967">
      <w:pPr>
        <w:spacing w:after="0" w:line="240" w:lineRule="auto"/>
        <w:rPr>
          <w:ins w:id="2356" w:author="Darice Corey-Gilbert" w:date="2016-10-06T21:53:00Z"/>
          <w:rFonts w:ascii="Courier New" w:eastAsia="Times New Roman" w:hAnsi="Courier New" w:cs="Courier New"/>
          <w:sz w:val="20"/>
          <w:szCs w:val="20"/>
        </w:rPr>
      </w:pPr>
      <w:ins w:id="2357" w:author="Darice Corey-Gilbert" w:date="2016-10-06T21:53:00Z">
        <w:r w:rsidRPr="007B6254">
          <w:rPr>
            <w:rFonts w:ascii="Courier New" w:eastAsia="Times New Roman" w:hAnsi="Courier New" w:cs="Courier New"/>
            <w:sz w:val="20"/>
            <w:szCs w:val="20"/>
          </w:rPr>
          <w:t>&lt;/html&gt;</w:t>
        </w:r>
      </w:ins>
    </w:p>
    <w:p w14:paraId="2639464B" w14:textId="77777777" w:rsidR="00432967" w:rsidRDefault="00432967" w:rsidP="00432967">
      <w:pPr>
        <w:spacing w:after="0" w:line="240" w:lineRule="auto"/>
        <w:rPr>
          <w:ins w:id="2358" w:author="Darice Corey-Gilbert" w:date="2016-10-06T21:53:00Z"/>
          <w:rFonts w:ascii="Courier New" w:eastAsia="Times New Roman" w:hAnsi="Courier New" w:cs="Courier New"/>
          <w:sz w:val="20"/>
          <w:szCs w:val="20"/>
        </w:rPr>
      </w:pPr>
    </w:p>
    <w:p w14:paraId="7E4A6C5B" w14:textId="77777777" w:rsidR="00432967" w:rsidRDefault="00432967" w:rsidP="00432967">
      <w:pPr>
        <w:spacing w:after="0" w:line="240" w:lineRule="auto"/>
        <w:rPr>
          <w:ins w:id="2359" w:author="Darice Corey-Gilbert" w:date="2016-10-06T21:53:00Z"/>
          <w:rFonts w:ascii="Verdana" w:eastAsia="Times New Roman" w:hAnsi="Verdana" w:cs="Times New Roman"/>
          <w:sz w:val="20"/>
          <w:szCs w:val="24"/>
        </w:rPr>
      </w:pPr>
      <w:ins w:id="2360" w:author="Darice Corey-Gilbert" w:date="2016-10-06T21:53:00Z">
        <w:r w:rsidRPr="004643EE">
          <w:rPr>
            <w:rFonts w:ascii="Verdana" w:eastAsia="Times New Roman" w:hAnsi="Verdana" w:cs="Courier New"/>
            <w:sz w:val="20"/>
            <w:szCs w:val="20"/>
          </w:rPr>
          <w:t>Save the file and refresh it in your browser.</w:t>
        </w:r>
        <w:r>
          <w:rPr>
            <w:rFonts w:ascii="Verdana" w:eastAsia="Times New Roman" w:hAnsi="Verdana" w:cs="Courier New"/>
            <w:sz w:val="20"/>
            <w:szCs w:val="20"/>
          </w:rPr>
          <w:t xml:space="preserve"> </w:t>
        </w:r>
        <w:r>
          <w:rPr>
            <w:rFonts w:ascii="Verdana" w:eastAsia="Times New Roman" w:hAnsi="Verdana" w:cs="Times New Roman"/>
            <w:sz w:val="20"/>
            <w:szCs w:val="24"/>
          </w:rPr>
          <w:t>Here’s how the page will now appear:</w:t>
        </w:r>
      </w:ins>
    </w:p>
    <w:p w14:paraId="082BD958" w14:textId="77777777" w:rsidR="00432967" w:rsidRDefault="00432967" w:rsidP="00432967">
      <w:pPr>
        <w:spacing w:after="0" w:line="240" w:lineRule="auto"/>
        <w:rPr>
          <w:ins w:id="2361" w:author="Darice Corey-Gilbert" w:date="2016-10-06T21:53:00Z"/>
          <w:rFonts w:ascii="Verdana" w:eastAsia="Times New Roman" w:hAnsi="Verdana" w:cs="Times New Roman"/>
          <w:sz w:val="20"/>
          <w:szCs w:val="24"/>
        </w:rPr>
      </w:pPr>
      <w:ins w:id="2362" w:author="Darice Corey-Gilbert" w:date="2016-10-06T21:53:00Z">
        <w:r>
          <w:rPr>
            <w:noProof/>
          </w:rPr>
          <w:drawing>
            <wp:inline distT="0" distB="0" distL="0" distR="0" wp14:anchorId="50EFB0CA" wp14:editId="165E088E">
              <wp:extent cx="1676190" cy="647619"/>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190" cy="647619"/>
                      </a:xfrm>
                      <a:prstGeom prst="rect">
                        <a:avLst/>
                      </a:prstGeom>
                    </pic:spPr>
                  </pic:pic>
                </a:graphicData>
              </a:graphic>
            </wp:inline>
          </w:drawing>
        </w:r>
      </w:ins>
    </w:p>
    <w:p w14:paraId="153DC93B" w14:textId="77777777" w:rsidR="00432967" w:rsidRDefault="00432967" w:rsidP="00432967">
      <w:pPr>
        <w:spacing w:after="0" w:line="240" w:lineRule="auto"/>
        <w:rPr>
          <w:ins w:id="2363" w:author="Darice Corey-Gilbert" w:date="2016-10-06T21:53:00Z"/>
          <w:rFonts w:ascii="Verdana" w:eastAsia="Times New Roman" w:hAnsi="Verdana" w:cs="Times New Roman"/>
          <w:sz w:val="20"/>
          <w:szCs w:val="24"/>
        </w:rPr>
      </w:pPr>
    </w:p>
    <w:p w14:paraId="7E5DA21D" w14:textId="77777777" w:rsidR="00432967" w:rsidRDefault="00432967" w:rsidP="00432967">
      <w:pPr>
        <w:spacing w:after="0" w:line="240" w:lineRule="auto"/>
        <w:rPr>
          <w:ins w:id="2364" w:author="Darice Corey-Gilbert" w:date="2016-10-06T21:53:00Z"/>
          <w:rFonts w:ascii="Verdana" w:eastAsia="Times New Roman" w:hAnsi="Verdana" w:cs="Times New Roman"/>
          <w:sz w:val="20"/>
          <w:szCs w:val="24"/>
        </w:rPr>
      </w:pPr>
      <w:ins w:id="2365" w:author="Darice Corey-Gilbert" w:date="2016-10-06T21:53:00Z">
        <w:r>
          <w:rPr>
            <w:rFonts w:ascii="Verdana" w:eastAsia="Times New Roman" w:hAnsi="Verdana" w:cs="Times New Roman"/>
            <w:sz w:val="20"/>
            <w:szCs w:val="24"/>
          </w:rPr>
          <w:t>When you click the link ‘Go to Page Two’, here’s how the page appears:</w:t>
        </w:r>
      </w:ins>
    </w:p>
    <w:p w14:paraId="69212FE3" w14:textId="77777777" w:rsidR="00432967" w:rsidRDefault="00432967" w:rsidP="00432967">
      <w:pPr>
        <w:spacing w:after="0" w:line="240" w:lineRule="auto"/>
        <w:rPr>
          <w:ins w:id="2366" w:author="Darice Corey-Gilbert" w:date="2016-10-06T21:53:00Z"/>
          <w:rFonts w:ascii="Verdana" w:eastAsia="Times New Roman" w:hAnsi="Verdana" w:cs="Times New Roman"/>
          <w:sz w:val="20"/>
          <w:szCs w:val="24"/>
        </w:rPr>
      </w:pPr>
    </w:p>
    <w:p w14:paraId="39371352" w14:textId="77777777" w:rsidR="00432967" w:rsidRDefault="00432967" w:rsidP="00432967">
      <w:pPr>
        <w:spacing w:after="0" w:line="240" w:lineRule="auto"/>
        <w:rPr>
          <w:ins w:id="2367" w:author="Darice Corey-Gilbert" w:date="2016-10-06T21:53:00Z"/>
          <w:rFonts w:ascii="Verdana" w:eastAsia="Times New Roman" w:hAnsi="Verdana" w:cs="Times New Roman"/>
          <w:sz w:val="20"/>
          <w:szCs w:val="24"/>
        </w:rPr>
      </w:pPr>
      <w:ins w:id="2368" w:author="Darice Corey-Gilbert" w:date="2016-10-06T21:53:00Z">
        <w:r>
          <w:rPr>
            <w:noProof/>
          </w:rPr>
          <w:drawing>
            <wp:inline distT="0" distB="0" distL="0" distR="0" wp14:anchorId="307AFAE4" wp14:editId="78F7C55B">
              <wp:extent cx="1447619" cy="647619"/>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7619" cy="647619"/>
                      </a:xfrm>
                      <a:prstGeom prst="rect">
                        <a:avLst/>
                      </a:prstGeom>
                    </pic:spPr>
                  </pic:pic>
                </a:graphicData>
              </a:graphic>
            </wp:inline>
          </w:drawing>
        </w:r>
      </w:ins>
    </w:p>
    <w:p w14:paraId="10ED144C" w14:textId="77777777" w:rsidR="00432967" w:rsidRDefault="00432967" w:rsidP="00432967">
      <w:pPr>
        <w:spacing w:after="0" w:line="240" w:lineRule="auto"/>
        <w:rPr>
          <w:ins w:id="2369" w:author="Darice Corey-Gilbert" w:date="2016-10-06T21:53:00Z"/>
          <w:rFonts w:ascii="Verdana" w:eastAsia="Times New Roman" w:hAnsi="Verdana" w:cs="Times New Roman"/>
          <w:sz w:val="20"/>
          <w:szCs w:val="24"/>
        </w:rPr>
      </w:pPr>
    </w:p>
    <w:p w14:paraId="72306379" w14:textId="77777777" w:rsidR="00432967" w:rsidRDefault="00432967" w:rsidP="00432967">
      <w:pPr>
        <w:spacing w:after="0" w:line="240" w:lineRule="auto"/>
        <w:rPr>
          <w:ins w:id="2370" w:author="Darice Corey-Gilbert" w:date="2016-10-06T21:53:00Z"/>
          <w:rFonts w:ascii="Verdana" w:eastAsia="Times New Roman" w:hAnsi="Verdana" w:cs="Times New Roman"/>
          <w:sz w:val="20"/>
          <w:szCs w:val="24"/>
        </w:rPr>
      </w:pPr>
      <w:ins w:id="2371" w:author="Darice Corey-Gilbert" w:date="2016-10-06T21:53:00Z">
        <w:r>
          <w:rPr>
            <w:rFonts w:ascii="Verdana" w:eastAsia="Times New Roman" w:hAnsi="Verdana" w:cs="Times New Roman"/>
            <w:sz w:val="20"/>
            <w:szCs w:val="24"/>
          </w:rPr>
          <w:t>You can also add dialogue boxes to your page. Let’s modify the page so the HTML looks like below:</w:t>
        </w:r>
      </w:ins>
    </w:p>
    <w:p w14:paraId="45651E2E" w14:textId="77777777" w:rsidR="00432967" w:rsidRDefault="00432967" w:rsidP="00432967">
      <w:pPr>
        <w:spacing w:after="0" w:line="240" w:lineRule="auto"/>
        <w:rPr>
          <w:ins w:id="2372" w:author="Darice Corey-Gilbert" w:date="2016-10-06T21:53:00Z"/>
          <w:rFonts w:ascii="Verdana" w:eastAsia="Times New Roman" w:hAnsi="Verdana" w:cs="Times New Roman"/>
          <w:sz w:val="20"/>
          <w:szCs w:val="24"/>
        </w:rPr>
      </w:pPr>
    </w:p>
    <w:p w14:paraId="5343A30D" w14:textId="77777777" w:rsidR="00432967" w:rsidRPr="004643EE" w:rsidRDefault="00432967" w:rsidP="00432967">
      <w:pPr>
        <w:spacing w:after="0" w:line="240" w:lineRule="auto"/>
        <w:rPr>
          <w:ins w:id="2373" w:author="Darice Corey-Gilbert" w:date="2016-10-06T21:53:00Z"/>
          <w:rFonts w:ascii="Courier New" w:eastAsia="Times New Roman" w:hAnsi="Courier New" w:cs="Courier New"/>
          <w:sz w:val="20"/>
          <w:szCs w:val="24"/>
        </w:rPr>
      </w:pPr>
      <w:ins w:id="2374" w:author="Darice Corey-Gilbert" w:date="2016-10-06T21:53:00Z">
        <w:r w:rsidRPr="004643EE">
          <w:rPr>
            <w:rFonts w:ascii="Courier New" w:eastAsia="Times New Roman" w:hAnsi="Courier New" w:cs="Courier New"/>
            <w:sz w:val="20"/>
            <w:szCs w:val="24"/>
          </w:rPr>
          <w:t>&lt;html&gt;</w:t>
        </w:r>
      </w:ins>
    </w:p>
    <w:p w14:paraId="64D3097B" w14:textId="77777777" w:rsidR="00432967" w:rsidRPr="004643EE" w:rsidRDefault="00432967" w:rsidP="00432967">
      <w:pPr>
        <w:spacing w:after="0" w:line="240" w:lineRule="auto"/>
        <w:rPr>
          <w:ins w:id="2375" w:author="Darice Corey-Gilbert" w:date="2016-10-06T21:53:00Z"/>
          <w:rFonts w:ascii="Courier New" w:eastAsia="Times New Roman" w:hAnsi="Courier New" w:cs="Courier New"/>
          <w:sz w:val="20"/>
          <w:szCs w:val="24"/>
        </w:rPr>
      </w:pPr>
      <w:ins w:id="2376" w:author="Darice Corey-Gilbert" w:date="2016-10-06T21:53:00Z">
        <w:r w:rsidRPr="004643EE">
          <w:rPr>
            <w:rFonts w:ascii="Courier New" w:eastAsia="Times New Roman" w:hAnsi="Courier New" w:cs="Courier New"/>
            <w:sz w:val="20"/>
            <w:szCs w:val="24"/>
          </w:rPr>
          <w:t>&lt;head&gt;</w:t>
        </w:r>
      </w:ins>
    </w:p>
    <w:p w14:paraId="0F1F92C5" w14:textId="77777777" w:rsidR="00432967" w:rsidRPr="004643EE" w:rsidRDefault="00432967" w:rsidP="00432967">
      <w:pPr>
        <w:spacing w:after="0" w:line="240" w:lineRule="auto"/>
        <w:rPr>
          <w:ins w:id="2377" w:author="Darice Corey-Gilbert" w:date="2016-10-06T21:53:00Z"/>
          <w:rFonts w:ascii="Courier New" w:eastAsia="Times New Roman" w:hAnsi="Courier New" w:cs="Courier New"/>
          <w:sz w:val="20"/>
          <w:szCs w:val="24"/>
        </w:rPr>
      </w:pPr>
      <w:ins w:id="2378" w:author="Darice Corey-Gilbert" w:date="2016-10-06T21:53:00Z">
        <w:r w:rsidRPr="004643EE">
          <w:rPr>
            <w:rFonts w:ascii="Courier New" w:eastAsia="Times New Roman" w:hAnsi="Courier New" w:cs="Courier New"/>
            <w:sz w:val="20"/>
            <w:szCs w:val="24"/>
          </w:rPr>
          <w:t>&lt;meta charset="UTF-8"&gt;</w:t>
        </w:r>
      </w:ins>
    </w:p>
    <w:p w14:paraId="494E564C" w14:textId="77777777" w:rsidR="00432967" w:rsidRPr="004643EE" w:rsidRDefault="00432967" w:rsidP="00432967">
      <w:pPr>
        <w:spacing w:after="0" w:line="240" w:lineRule="auto"/>
        <w:rPr>
          <w:ins w:id="2379" w:author="Darice Corey-Gilbert" w:date="2016-10-06T21:53:00Z"/>
          <w:rFonts w:ascii="Courier New" w:eastAsia="Times New Roman" w:hAnsi="Courier New" w:cs="Courier New"/>
          <w:sz w:val="20"/>
          <w:szCs w:val="24"/>
        </w:rPr>
      </w:pPr>
      <w:ins w:id="2380" w:author="Darice Corey-Gilbert" w:date="2016-10-06T21:53:00Z">
        <w:r w:rsidRPr="004643EE">
          <w:rPr>
            <w:rFonts w:ascii="Courier New" w:eastAsia="Times New Roman" w:hAnsi="Courier New" w:cs="Courier New"/>
            <w:sz w:val="20"/>
            <w:szCs w:val="24"/>
          </w:rPr>
          <w:t>&lt;title&gt;jQuery Mobile Web App&lt;/title&gt;</w:t>
        </w:r>
      </w:ins>
    </w:p>
    <w:p w14:paraId="5D518D6E" w14:textId="77777777" w:rsidR="00432967" w:rsidRPr="004643EE" w:rsidRDefault="00432967" w:rsidP="00432967">
      <w:pPr>
        <w:spacing w:after="0" w:line="240" w:lineRule="auto"/>
        <w:rPr>
          <w:ins w:id="2381" w:author="Darice Corey-Gilbert" w:date="2016-10-06T21:53:00Z"/>
          <w:rFonts w:ascii="Courier New" w:eastAsia="Times New Roman" w:hAnsi="Courier New" w:cs="Courier New"/>
          <w:sz w:val="20"/>
          <w:szCs w:val="24"/>
        </w:rPr>
      </w:pPr>
      <w:ins w:id="2382" w:author="Darice Corey-Gilbert" w:date="2016-10-06T21:53:00Z">
        <w:r w:rsidRPr="004643EE">
          <w:rPr>
            <w:rFonts w:ascii="Courier New" w:eastAsia="Times New Roman" w:hAnsi="Courier New" w:cs="Courier New"/>
            <w:sz w:val="20"/>
            <w:szCs w:val="24"/>
          </w:rPr>
          <w:t>&lt;meta name="viewport" content="width=device-width,initial-scale=1" /&gt;</w:t>
        </w:r>
      </w:ins>
    </w:p>
    <w:p w14:paraId="1CAB9D6A" w14:textId="77777777" w:rsidR="00432967" w:rsidRPr="004643EE" w:rsidRDefault="00432967" w:rsidP="00432967">
      <w:pPr>
        <w:spacing w:after="0" w:line="240" w:lineRule="auto"/>
        <w:rPr>
          <w:ins w:id="2383" w:author="Darice Corey-Gilbert" w:date="2016-10-06T21:53:00Z"/>
          <w:rFonts w:ascii="Courier New" w:eastAsia="Times New Roman" w:hAnsi="Courier New" w:cs="Courier New"/>
          <w:sz w:val="20"/>
          <w:szCs w:val="24"/>
        </w:rPr>
      </w:pPr>
      <w:ins w:id="2384" w:author="Darice Corey-Gilbert" w:date="2016-10-06T21:53:00Z">
        <w:r w:rsidRPr="004643EE">
          <w:rPr>
            <w:rFonts w:ascii="Courier New" w:eastAsia="Times New Roman" w:hAnsi="Courier New" w:cs="Courier New"/>
            <w:sz w:val="20"/>
            <w:szCs w:val="24"/>
          </w:rPr>
          <w:t>&lt;link href="styles/custom.css" rel="stylesheet" type="text/css"&gt;</w:t>
        </w:r>
      </w:ins>
    </w:p>
    <w:p w14:paraId="7EC2A6EC" w14:textId="77777777" w:rsidR="00432967" w:rsidRPr="004643EE" w:rsidRDefault="00432967" w:rsidP="00432967">
      <w:pPr>
        <w:spacing w:after="0" w:line="240" w:lineRule="auto"/>
        <w:rPr>
          <w:ins w:id="2385" w:author="Darice Corey-Gilbert" w:date="2016-10-06T21:53:00Z"/>
          <w:rFonts w:ascii="Courier New" w:eastAsia="Times New Roman" w:hAnsi="Courier New" w:cs="Courier New"/>
          <w:sz w:val="20"/>
          <w:szCs w:val="24"/>
        </w:rPr>
      </w:pPr>
    </w:p>
    <w:p w14:paraId="0C8AAD83" w14:textId="77777777" w:rsidR="00432967" w:rsidRPr="004643EE" w:rsidRDefault="00432967" w:rsidP="00432967">
      <w:pPr>
        <w:spacing w:after="0" w:line="240" w:lineRule="auto"/>
        <w:rPr>
          <w:ins w:id="2386" w:author="Darice Corey-Gilbert" w:date="2016-10-06T21:53:00Z"/>
          <w:rFonts w:ascii="Courier New" w:eastAsia="Times New Roman" w:hAnsi="Courier New" w:cs="Courier New"/>
          <w:sz w:val="20"/>
          <w:szCs w:val="24"/>
        </w:rPr>
      </w:pPr>
      <w:ins w:id="2387" w:author="Darice Corey-Gilbert" w:date="2016-10-06T21:53:00Z">
        <w:r w:rsidRPr="004643EE">
          <w:rPr>
            <w:rFonts w:ascii="Courier New" w:eastAsia="Times New Roman" w:hAnsi="Courier New" w:cs="Courier New"/>
            <w:sz w:val="20"/>
            <w:szCs w:val="24"/>
          </w:rPr>
          <w:t>&lt;link rel="stylesheet" href="http://code.jquery.com/mobile/1.4.5/jquery.mobile-1.4.5.min.css"&gt;</w:t>
        </w:r>
      </w:ins>
    </w:p>
    <w:p w14:paraId="3F2F4525" w14:textId="77777777" w:rsidR="00432967" w:rsidRPr="004643EE" w:rsidRDefault="00432967" w:rsidP="00432967">
      <w:pPr>
        <w:spacing w:after="0" w:line="240" w:lineRule="auto"/>
        <w:rPr>
          <w:ins w:id="2388" w:author="Darice Corey-Gilbert" w:date="2016-10-06T21:53:00Z"/>
          <w:rFonts w:ascii="Courier New" w:eastAsia="Times New Roman" w:hAnsi="Courier New" w:cs="Courier New"/>
          <w:sz w:val="20"/>
          <w:szCs w:val="24"/>
        </w:rPr>
      </w:pPr>
      <w:ins w:id="2389" w:author="Darice Corey-Gilbert" w:date="2016-10-06T21:53:00Z">
        <w:r w:rsidRPr="004643EE">
          <w:rPr>
            <w:rFonts w:ascii="Courier New" w:eastAsia="Times New Roman" w:hAnsi="Courier New" w:cs="Courier New"/>
            <w:sz w:val="20"/>
            <w:szCs w:val="24"/>
          </w:rPr>
          <w:t>&lt;script src="http://code.jquery.com/jquery-1.11.2.min.js"&gt;&lt;/script&gt;</w:t>
        </w:r>
      </w:ins>
    </w:p>
    <w:p w14:paraId="137C6C05" w14:textId="77777777" w:rsidR="00432967" w:rsidRPr="004643EE" w:rsidRDefault="00432967" w:rsidP="00432967">
      <w:pPr>
        <w:spacing w:after="0" w:line="240" w:lineRule="auto"/>
        <w:rPr>
          <w:ins w:id="2390" w:author="Darice Corey-Gilbert" w:date="2016-10-06T21:53:00Z"/>
          <w:rFonts w:ascii="Courier New" w:eastAsia="Times New Roman" w:hAnsi="Courier New" w:cs="Courier New"/>
          <w:sz w:val="20"/>
          <w:szCs w:val="24"/>
        </w:rPr>
      </w:pPr>
      <w:ins w:id="2391" w:author="Darice Corey-Gilbert" w:date="2016-10-06T21:53:00Z">
        <w:r w:rsidRPr="004643EE">
          <w:rPr>
            <w:rFonts w:ascii="Courier New" w:eastAsia="Times New Roman" w:hAnsi="Courier New" w:cs="Courier New"/>
            <w:sz w:val="20"/>
            <w:szCs w:val="24"/>
          </w:rPr>
          <w:t>&lt;script src="http://code.jquery.com/mobile/1.4.5/jquery.mobile-1.4.5.min.js"&gt;&lt;/script&gt;</w:t>
        </w:r>
      </w:ins>
    </w:p>
    <w:p w14:paraId="2748AB8C" w14:textId="77777777" w:rsidR="00432967" w:rsidRPr="004643EE" w:rsidRDefault="00432967" w:rsidP="00432967">
      <w:pPr>
        <w:spacing w:after="0" w:line="240" w:lineRule="auto"/>
        <w:rPr>
          <w:ins w:id="2392" w:author="Darice Corey-Gilbert" w:date="2016-10-06T21:53:00Z"/>
          <w:rFonts w:ascii="Courier New" w:eastAsia="Times New Roman" w:hAnsi="Courier New" w:cs="Courier New"/>
          <w:sz w:val="20"/>
          <w:szCs w:val="24"/>
        </w:rPr>
      </w:pPr>
      <w:ins w:id="2393" w:author="Darice Corey-Gilbert" w:date="2016-10-06T21:53:00Z">
        <w:r w:rsidRPr="004643EE">
          <w:rPr>
            <w:rFonts w:ascii="Courier New" w:eastAsia="Times New Roman" w:hAnsi="Courier New" w:cs="Courier New"/>
            <w:sz w:val="20"/>
            <w:szCs w:val="24"/>
          </w:rPr>
          <w:t>&lt;script src="http://ajax.aspnetcdn.com/ajax/mobileservices/MobileServices.Web-1.2.5.min.js"&gt;&lt;/script&gt;</w:t>
        </w:r>
      </w:ins>
    </w:p>
    <w:p w14:paraId="29E9E863" w14:textId="77777777" w:rsidR="00432967" w:rsidRPr="004643EE" w:rsidRDefault="00432967" w:rsidP="00432967">
      <w:pPr>
        <w:spacing w:after="0" w:line="240" w:lineRule="auto"/>
        <w:rPr>
          <w:ins w:id="2394" w:author="Darice Corey-Gilbert" w:date="2016-10-06T21:53:00Z"/>
          <w:rFonts w:ascii="Courier New" w:eastAsia="Times New Roman" w:hAnsi="Courier New" w:cs="Courier New"/>
          <w:sz w:val="20"/>
          <w:szCs w:val="24"/>
        </w:rPr>
      </w:pPr>
    </w:p>
    <w:p w14:paraId="0D84DF3B" w14:textId="77777777" w:rsidR="00432967" w:rsidRPr="004643EE" w:rsidRDefault="00432967" w:rsidP="00432967">
      <w:pPr>
        <w:spacing w:after="0" w:line="240" w:lineRule="auto"/>
        <w:rPr>
          <w:ins w:id="2395" w:author="Darice Corey-Gilbert" w:date="2016-10-06T21:53:00Z"/>
          <w:rFonts w:ascii="Courier New" w:eastAsia="Times New Roman" w:hAnsi="Courier New" w:cs="Courier New"/>
          <w:sz w:val="20"/>
          <w:szCs w:val="24"/>
        </w:rPr>
      </w:pPr>
    </w:p>
    <w:p w14:paraId="3D7495ED" w14:textId="77777777" w:rsidR="00432967" w:rsidRPr="004643EE" w:rsidRDefault="00432967" w:rsidP="00432967">
      <w:pPr>
        <w:spacing w:after="0" w:line="240" w:lineRule="auto"/>
        <w:rPr>
          <w:ins w:id="2396" w:author="Darice Corey-Gilbert" w:date="2016-10-06T21:53:00Z"/>
          <w:rFonts w:ascii="Courier New" w:eastAsia="Times New Roman" w:hAnsi="Courier New" w:cs="Courier New"/>
          <w:sz w:val="20"/>
          <w:szCs w:val="24"/>
        </w:rPr>
      </w:pPr>
      <w:ins w:id="2397" w:author="Darice Corey-Gilbert" w:date="2016-10-06T21:53:00Z">
        <w:r w:rsidRPr="004643EE">
          <w:rPr>
            <w:rFonts w:ascii="Courier New" w:eastAsia="Times New Roman" w:hAnsi="Courier New" w:cs="Courier New"/>
            <w:sz w:val="20"/>
            <w:szCs w:val="24"/>
          </w:rPr>
          <w:t>&lt;/head&gt;</w:t>
        </w:r>
      </w:ins>
    </w:p>
    <w:p w14:paraId="3CA8877B" w14:textId="77777777" w:rsidR="00432967" w:rsidRPr="004643EE" w:rsidRDefault="00432967" w:rsidP="00432967">
      <w:pPr>
        <w:spacing w:after="0" w:line="240" w:lineRule="auto"/>
        <w:rPr>
          <w:ins w:id="2398" w:author="Darice Corey-Gilbert" w:date="2016-10-06T21:53:00Z"/>
          <w:rFonts w:ascii="Courier New" w:eastAsia="Times New Roman" w:hAnsi="Courier New" w:cs="Courier New"/>
          <w:sz w:val="20"/>
          <w:szCs w:val="24"/>
        </w:rPr>
      </w:pPr>
      <w:ins w:id="2399" w:author="Darice Corey-Gilbert" w:date="2016-10-06T21:53:00Z">
        <w:r w:rsidRPr="004643EE">
          <w:rPr>
            <w:rFonts w:ascii="Courier New" w:eastAsia="Times New Roman" w:hAnsi="Courier New" w:cs="Courier New"/>
            <w:sz w:val="20"/>
            <w:szCs w:val="24"/>
          </w:rPr>
          <w:t>&lt;body&gt;</w:t>
        </w:r>
      </w:ins>
    </w:p>
    <w:p w14:paraId="2862401E" w14:textId="77777777" w:rsidR="00432967" w:rsidRPr="004643EE" w:rsidRDefault="00432967" w:rsidP="00432967">
      <w:pPr>
        <w:spacing w:after="0" w:line="240" w:lineRule="auto"/>
        <w:rPr>
          <w:ins w:id="2400" w:author="Darice Corey-Gilbert" w:date="2016-10-06T21:53:00Z"/>
          <w:rFonts w:ascii="Courier New" w:eastAsia="Times New Roman" w:hAnsi="Courier New" w:cs="Courier New"/>
          <w:sz w:val="20"/>
          <w:szCs w:val="24"/>
        </w:rPr>
      </w:pPr>
    </w:p>
    <w:p w14:paraId="5C428ED8" w14:textId="77777777" w:rsidR="00432967" w:rsidRPr="004643EE" w:rsidRDefault="00432967" w:rsidP="00432967">
      <w:pPr>
        <w:spacing w:after="0" w:line="240" w:lineRule="auto"/>
        <w:rPr>
          <w:ins w:id="2401" w:author="Darice Corey-Gilbert" w:date="2016-10-06T21:53:00Z"/>
          <w:rFonts w:ascii="Courier New" w:eastAsia="Times New Roman" w:hAnsi="Courier New" w:cs="Courier New"/>
          <w:sz w:val="20"/>
          <w:szCs w:val="24"/>
        </w:rPr>
      </w:pPr>
      <w:ins w:id="2402" w:author="Darice Corey-Gilbert" w:date="2016-10-06T21:53:00Z">
        <w:r w:rsidRPr="004643EE">
          <w:rPr>
            <w:rFonts w:ascii="Courier New" w:eastAsia="Times New Roman" w:hAnsi="Courier New" w:cs="Courier New"/>
            <w:sz w:val="20"/>
            <w:szCs w:val="24"/>
          </w:rPr>
          <w:t xml:space="preserve">  &lt;div data-role="header"&gt;</w:t>
        </w:r>
      </w:ins>
    </w:p>
    <w:p w14:paraId="006EED68" w14:textId="77777777" w:rsidR="00432967" w:rsidRPr="004643EE" w:rsidRDefault="00432967" w:rsidP="00432967">
      <w:pPr>
        <w:spacing w:after="0" w:line="240" w:lineRule="auto"/>
        <w:rPr>
          <w:ins w:id="2403" w:author="Darice Corey-Gilbert" w:date="2016-10-06T21:53:00Z"/>
          <w:rFonts w:ascii="Courier New" w:eastAsia="Times New Roman" w:hAnsi="Courier New" w:cs="Courier New"/>
          <w:sz w:val="20"/>
          <w:szCs w:val="24"/>
        </w:rPr>
      </w:pPr>
      <w:ins w:id="2404" w:author="Darice Corey-Gilbert" w:date="2016-10-06T21:53:00Z">
        <w:r w:rsidRPr="004643EE">
          <w:rPr>
            <w:rFonts w:ascii="Courier New" w:eastAsia="Times New Roman" w:hAnsi="Courier New" w:cs="Courier New"/>
            <w:sz w:val="20"/>
            <w:szCs w:val="24"/>
          </w:rPr>
          <w:t xml:space="preserve">    &lt;h1&gt;My First jQuery Mobile Page&lt;/h1&gt;</w:t>
        </w:r>
      </w:ins>
    </w:p>
    <w:p w14:paraId="3A9668B4" w14:textId="77777777" w:rsidR="00432967" w:rsidRPr="004643EE" w:rsidRDefault="00432967" w:rsidP="00432967">
      <w:pPr>
        <w:spacing w:after="0" w:line="240" w:lineRule="auto"/>
        <w:rPr>
          <w:ins w:id="2405" w:author="Darice Corey-Gilbert" w:date="2016-10-06T21:53:00Z"/>
          <w:rFonts w:ascii="Courier New" w:eastAsia="Times New Roman" w:hAnsi="Courier New" w:cs="Courier New"/>
          <w:sz w:val="20"/>
          <w:szCs w:val="24"/>
        </w:rPr>
      </w:pPr>
      <w:ins w:id="2406" w:author="Darice Corey-Gilbert" w:date="2016-10-06T21:53:00Z">
        <w:r w:rsidRPr="004643EE">
          <w:rPr>
            <w:rFonts w:ascii="Courier New" w:eastAsia="Times New Roman" w:hAnsi="Courier New" w:cs="Courier New"/>
            <w:sz w:val="20"/>
            <w:szCs w:val="24"/>
          </w:rPr>
          <w:t xml:space="preserve">  &lt;/div&gt;</w:t>
        </w:r>
      </w:ins>
    </w:p>
    <w:p w14:paraId="373B8487" w14:textId="77777777" w:rsidR="00432967" w:rsidRPr="004643EE" w:rsidRDefault="00432967" w:rsidP="00432967">
      <w:pPr>
        <w:spacing w:after="0" w:line="240" w:lineRule="auto"/>
        <w:rPr>
          <w:ins w:id="2407" w:author="Darice Corey-Gilbert" w:date="2016-10-06T21:53:00Z"/>
          <w:rFonts w:ascii="Courier New" w:eastAsia="Times New Roman" w:hAnsi="Courier New" w:cs="Courier New"/>
          <w:sz w:val="20"/>
          <w:szCs w:val="24"/>
        </w:rPr>
      </w:pPr>
      <w:ins w:id="2408" w:author="Darice Corey-Gilbert" w:date="2016-10-06T21:53:00Z">
        <w:r w:rsidRPr="004643EE">
          <w:rPr>
            <w:rFonts w:ascii="Courier New" w:eastAsia="Times New Roman" w:hAnsi="Courier New" w:cs="Courier New"/>
            <w:sz w:val="20"/>
            <w:szCs w:val="24"/>
          </w:rPr>
          <w:t xml:space="preserve">  &lt;div data-role="page" id="pageone"&gt;</w:t>
        </w:r>
      </w:ins>
    </w:p>
    <w:p w14:paraId="01580AC2" w14:textId="77777777" w:rsidR="00432967" w:rsidRPr="004643EE" w:rsidRDefault="00432967" w:rsidP="00432967">
      <w:pPr>
        <w:spacing w:after="0" w:line="240" w:lineRule="auto"/>
        <w:rPr>
          <w:ins w:id="2409" w:author="Darice Corey-Gilbert" w:date="2016-10-06T21:53:00Z"/>
          <w:rFonts w:ascii="Courier New" w:eastAsia="Times New Roman" w:hAnsi="Courier New" w:cs="Courier New"/>
          <w:sz w:val="20"/>
          <w:szCs w:val="24"/>
        </w:rPr>
      </w:pPr>
      <w:ins w:id="2410" w:author="Darice Corey-Gilbert" w:date="2016-10-06T21:53:00Z">
        <w:r w:rsidRPr="004643EE">
          <w:rPr>
            <w:rFonts w:ascii="Courier New" w:eastAsia="Times New Roman" w:hAnsi="Courier New" w:cs="Courier New"/>
            <w:sz w:val="20"/>
            <w:szCs w:val="24"/>
          </w:rPr>
          <w:t xml:space="preserve">    &lt;div data-role="main" class="ui-content"&gt;</w:t>
        </w:r>
      </w:ins>
    </w:p>
    <w:p w14:paraId="29A1748B" w14:textId="77777777" w:rsidR="00432967" w:rsidRPr="004643EE" w:rsidRDefault="00432967" w:rsidP="00432967">
      <w:pPr>
        <w:spacing w:after="0" w:line="240" w:lineRule="auto"/>
        <w:rPr>
          <w:ins w:id="2411" w:author="Darice Corey-Gilbert" w:date="2016-10-06T21:53:00Z"/>
          <w:rFonts w:ascii="Courier New" w:eastAsia="Times New Roman" w:hAnsi="Courier New" w:cs="Courier New"/>
          <w:sz w:val="20"/>
          <w:szCs w:val="24"/>
        </w:rPr>
      </w:pPr>
      <w:ins w:id="2412" w:author="Darice Corey-Gilbert" w:date="2016-10-06T21:53:00Z">
        <w:r w:rsidRPr="004643EE">
          <w:rPr>
            <w:rFonts w:ascii="Courier New" w:eastAsia="Times New Roman" w:hAnsi="Courier New" w:cs="Courier New"/>
            <w:sz w:val="20"/>
            <w:szCs w:val="24"/>
          </w:rPr>
          <w:t xml:space="preserve">      &lt;a href="#pagetwo"&gt;Go to Page Two&lt;/a&gt;</w:t>
        </w:r>
      </w:ins>
    </w:p>
    <w:p w14:paraId="3200B797" w14:textId="77777777" w:rsidR="00432967" w:rsidRPr="004643EE" w:rsidRDefault="00432967" w:rsidP="00432967">
      <w:pPr>
        <w:spacing w:after="0" w:line="240" w:lineRule="auto"/>
        <w:rPr>
          <w:ins w:id="2413" w:author="Darice Corey-Gilbert" w:date="2016-10-06T21:53:00Z"/>
          <w:rFonts w:ascii="Courier New" w:eastAsia="Times New Roman" w:hAnsi="Courier New" w:cs="Courier New"/>
          <w:sz w:val="20"/>
          <w:szCs w:val="24"/>
        </w:rPr>
      </w:pPr>
      <w:ins w:id="2414" w:author="Darice Corey-Gilbert" w:date="2016-10-06T21:53:00Z">
        <w:r w:rsidRPr="004643EE">
          <w:rPr>
            <w:rFonts w:ascii="Courier New" w:eastAsia="Times New Roman" w:hAnsi="Courier New" w:cs="Courier New"/>
            <w:sz w:val="20"/>
            <w:szCs w:val="24"/>
          </w:rPr>
          <w:t xml:space="preserve">    &lt;/div&gt;</w:t>
        </w:r>
      </w:ins>
    </w:p>
    <w:p w14:paraId="608FD895" w14:textId="77777777" w:rsidR="00432967" w:rsidRPr="004643EE" w:rsidRDefault="00432967" w:rsidP="00432967">
      <w:pPr>
        <w:spacing w:after="0" w:line="240" w:lineRule="auto"/>
        <w:rPr>
          <w:ins w:id="2415" w:author="Darice Corey-Gilbert" w:date="2016-10-06T21:53:00Z"/>
          <w:rFonts w:ascii="Courier New" w:eastAsia="Times New Roman" w:hAnsi="Courier New" w:cs="Courier New"/>
          <w:sz w:val="20"/>
          <w:szCs w:val="24"/>
        </w:rPr>
      </w:pPr>
      <w:ins w:id="2416" w:author="Darice Corey-Gilbert" w:date="2016-10-06T21:53:00Z">
        <w:r w:rsidRPr="004643EE">
          <w:rPr>
            <w:rFonts w:ascii="Courier New" w:eastAsia="Times New Roman" w:hAnsi="Courier New" w:cs="Courier New"/>
            <w:sz w:val="20"/>
            <w:szCs w:val="24"/>
          </w:rPr>
          <w:t xml:space="preserve">  &lt;/div&gt;</w:t>
        </w:r>
      </w:ins>
    </w:p>
    <w:p w14:paraId="0974C195" w14:textId="77777777" w:rsidR="00432967" w:rsidRPr="004643EE" w:rsidRDefault="00432967" w:rsidP="00432967">
      <w:pPr>
        <w:spacing w:after="0" w:line="240" w:lineRule="auto"/>
        <w:rPr>
          <w:ins w:id="2417" w:author="Darice Corey-Gilbert" w:date="2016-10-06T21:53:00Z"/>
          <w:rFonts w:ascii="Courier New" w:eastAsia="Times New Roman" w:hAnsi="Courier New" w:cs="Courier New"/>
          <w:sz w:val="20"/>
          <w:szCs w:val="24"/>
        </w:rPr>
      </w:pPr>
    </w:p>
    <w:p w14:paraId="5F332D12" w14:textId="77777777" w:rsidR="00432967" w:rsidRPr="004643EE" w:rsidRDefault="00432967" w:rsidP="00432967">
      <w:pPr>
        <w:spacing w:after="0" w:line="240" w:lineRule="auto"/>
        <w:rPr>
          <w:ins w:id="2418" w:author="Darice Corey-Gilbert" w:date="2016-10-06T21:53:00Z"/>
          <w:rFonts w:ascii="Courier New" w:eastAsia="Times New Roman" w:hAnsi="Courier New" w:cs="Courier New"/>
          <w:sz w:val="20"/>
          <w:szCs w:val="24"/>
        </w:rPr>
      </w:pPr>
      <w:ins w:id="2419" w:author="Darice Corey-Gilbert" w:date="2016-10-06T21:53:00Z">
        <w:r w:rsidRPr="004643EE">
          <w:rPr>
            <w:rFonts w:ascii="Courier New" w:eastAsia="Times New Roman" w:hAnsi="Courier New" w:cs="Courier New"/>
            <w:sz w:val="20"/>
            <w:szCs w:val="24"/>
          </w:rPr>
          <w:t xml:space="preserve">  &lt;div data-role="page" data-dialog="true" id="pagetwo"&gt;</w:t>
        </w:r>
      </w:ins>
    </w:p>
    <w:p w14:paraId="4954F15E" w14:textId="77777777" w:rsidR="00432967" w:rsidRPr="004643EE" w:rsidRDefault="00432967" w:rsidP="00432967">
      <w:pPr>
        <w:spacing w:after="0" w:line="240" w:lineRule="auto"/>
        <w:rPr>
          <w:ins w:id="2420" w:author="Darice Corey-Gilbert" w:date="2016-10-06T21:53:00Z"/>
          <w:rFonts w:ascii="Courier New" w:eastAsia="Times New Roman" w:hAnsi="Courier New" w:cs="Courier New"/>
          <w:sz w:val="20"/>
          <w:szCs w:val="24"/>
        </w:rPr>
      </w:pPr>
      <w:ins w:id="2421" w:author="Darice Corey-Gilbert" w:date="2016-10-06T21:53:00Z">
        <w:r w:rsidRPr="004643EE">
          <w:rPr>
            <w:rFonts w:ascii="Courier New" w:eastAsia="Times New Roman" w:hAnsi="Courier New" w:cs="Courier New"/>
            <w:sz w:val="20"/>
            <w:szCs w:val="24"/>
          </w:rPr>
          <w:t xml:space="preserve">    &lt;div data-role="main" class="ui-content"&gt;</w:t>
        </w:r>
      </w:ins>
    </w:p>
    <w:p w14:paraId="5ABC7737" w14:textId="77777777" w:rsidR="00432967" w:rsidRPr="004643EE" w:rsidRDefault="00432967" w:rsidP="00432967">
      <w:pPr>
        <w:spacing w:after="0" w:line="240" w:lineRule="auto"/>
        <w:rPr>
          <w:ins w:id="2422" w:author="Darice Corey-Gilbert" w:date="2016-10-06T21:53:00Z"/>
          <w:rFonts w:ascii="Courier New" w:eastAsia="Times New Roman" w:hAnsi="Courier New" w:cs="Courier New"/>
          <w:sz w:val="20"/>
          <w:szCs w:val="24"/>
        </w:rPr>
      </w:pPr>
      <w:ins w:id="2423" w:author="Darice Corey-Gilbert" w:date="2016-10-06T21:53:00Z">
        <w:r w:rsidRPr="004643EE">
          <w:rPr>
            <w:rFonts w:ascii="Courier New" w:eastAsia="Times New Roman" w:hAnsi="Courier New" w:cs="Courier New"/>
            <w:sz w:val="20"/>
            <w:szCs w:val="24"/>
          </w:rPr>
          <w:t xml:space="preserve">      &lt;a href="#pageone"&gt;Go to Page One&lt;/a&gt;</w:t>
        </w:r>
      </w:ins>
    </w:p>
    <w:p w14:paraId="0B36718B" w14:textId="77777777" w:rsidR="00432967" w:rsidRPr="004643EE" w:rsidRDefault="00432967" w:rsidP="00432967">
      <w:pPr>
        <w:spacing w:after="0" w:line="240" w:lineRule="auto"/>
        <w:rPr>
          <w:ins w:id="2424" w:author="Darice Corey-Gilbert" w:date="2016-10-06T21:53:00Z"/>
          <w:rFonts w:ascii="Courier New" w:eastAsia="Times New Roman" w:hAnsi="Courier New" w:cs="Courier New"/>
          <w:sz w:val="20"/>
          <w:szCs w:val="24"/>
        </w:rPr>
      </w:pPr>
      <w:ins w:id="2425" w:author="Darice Corey-Gilbert" w:date="2016-10-06T21:53:00Z">
        <w:r w:rsidRPr="004643EE">
          <w:rPr>
            <w:rFonts w:ascii="Courier New" w:eastAsia="Times New Roman" w:hAnsi="Courier New" w:cs="Courier New"/>
            <w:sz w:val="20"/>
            <w:szCs w:val="24"/>
          </w:rPr>
          <w:t xml:space="preserve">    &lt;/div&gt;</w:t>
        </w:r>
      </w:ins>
    </w:p>
    <w:p w14:paraId="42AE9EF0" w14:textId="77777777" w:rsidR="00432967" w:rsidRPr="004643EE" w:rsidRDefault="00432967" w:rsidP="00432967">
      <w:pPr>
        <w:spacing w:after="0" w:line="240" w:lineRule="auto"/>
        <w:rPr>
          <w:ins w:id="2426" w:author="Darice Corey-Gilbert" w:date="2016-10-06T21:53:00Z"/>
          <w:rFonts w:ascii="Courier New" w:eastAsia="Times New Roman" w:hAnsi="Courier New" w:cs="Courier New"/>
          <w:sz w:val="20"/>
          <w:szCs w:val="24"/>
        </w:rPr>
      </w:pPr>
      <w:ins w:id="2427" w:author="Darice Corey-Gilbert" w:date="2016-10-06T21:53:00Z">
        <w:r w:rsidRPr="004643EE">
          <w:rPr>
            <w:rFonts w:ascii="Courier New" w:eastAsia="Times New Roman" w:hAnsi="Courier New" w:cs="Courier New"/>
            <w:sz w:val="20"/>
            <w:szCs w:val="24"/>
          </w:rPr>
          <w:t xml:space="preserve">  &lt;/div&gt;</w:t>
        </w:r>
      </w:ins>
    </w:p>
    <w:p w14:paraId="401434EE" w14:textId="77777777" w:rsidR="00432967" w:rsidRPr="004643EE" w:rsidRDefault="00432967" w:rsidP="00432967">
      <w:pPr>
        <w:spacing w:after="0" w:line="240" w:lineRule="auto"/>
        <w:rPr>
          <w:ins w:id="2428" w:author="Darice Corey-Gilbert" w:date="2016-10-06T21:53:00Z"/>
          <w:rFonts w:ascii="Courier New" w:eastAsia="Times New Roman" w:hAnsi="Courier New" w:cs="Courier New"/>
          <w:sz w:val="20"/>
          <w:szCs w:val="24"/>
        </w:rPr>
      </w:pPr>
      <w:ins w:id="2429" w:author="Darice Corey-Gilbert" w:date="2016-10-06T21:53:00Z">
        <w:r w:rsidRPr="004643EE">
          <w:rPr>
            <w:rFonts w:ascii="Courier New" w:eastAsia="Times New Roman" w:hAnsi="Courier New" w:cs="Courier New"/>
            <w:sz w:val="20"/>
            <w:szCs w:val="24"/>
          </w:rPr>
          <w:t xml:space="preserve">  &lt;div data-role="footer"&gt;</w:t>
        </w:r>
      </w:ins>
    </w:p>
    <w:p w14:paraId="623F5CD6" w14:textId="77777777" w:rsidR="00432967" w:rsidRPr="004643EE" w:rsidRDefault="00432967" w:rsidP="00432967">
      <w:pPr>
        <w:spacing w:after="0" w:line="240" w:lineRule="auto"/>
        <w:rPr>
          <w:ins w:id="2430" w:author="Darice Corey-Gilbert" w:date="2016-10-06T21:53:00Z"/>
          <w:rFonts w:ascii="Courier New" w:eastAsia="Times New Roman" w:hAnsi="Courier New" w:cs="Courier New"/>
          <w:sz w:val="20"/>
          <w:szCs w:val="24"/>
        </w:rPr>
      </w:pPr>
      <w:ins w:id="2431" w:author="Darice Corey-Gilbert" w:date="2016-10-06T21:53:00Z">
        <w:r w:rsidRPr="004643EE">
          <w:rPr>
            <w:rFonts w:ascii="Courier New" w:eastAsia="Times New Roman" w:hAnsi="Courier New" w:cs="Courier New"/>
            <w:sz w:val="20"/>
            <w:szCs w:val="24"/>
          </w:rPr>
          <w:t xml:space="preserve">    &lt;h1&gt;Footer Text&lt;/h1&gt;</w:t>
        </w:r>
      </w:ins>
    </w:p>
    <w:p w14:paraId="33D9576F" w14:textId="77777777" w:rsidR="00432967" w:rsidRPr="004643EE" w:rsidRDefault="00432967" w:rsidP="00432967">
      <w:pPr>
        <w:spacing w:after="0" w:line="240" w:lineRule="auto"/>
        <w:rPr>
          <w:ins w:id="2432" w:author="Darice Corey-Gilbert" w:date="2016-10-06T21:53:00Z"/>
          <w:rFonts w:ascii="Courier New" w:eastAsia="Times New Roman" w:hAnsi="Courier New" w:cs="Courier New"/>
          <w:sz w:val="20"/>
          <w:szCs w:val="24"/>
        </w:rPr>
      </w:pPr>
      <w:ins w:id="2433" w:author="Darice Corey-Gilbert" w:date="2016-10-06T21:53:00Z">
        <w:r w:rsidRPr="004643EE">
          <w:rPr>
            <w:rFonts w:ascii="Courier New" w:eastAsia="Times New Roman" w:hAnsi="Courier New" w:cs="Courier New"/>
            <w:sz w:val="20"/>
            <w:szCs w:val="24"/>
          </w:rPr>
          <w:t xml:space="preserve">  &lt;/div&gt;</w:t>
        </w:r>
      </w:ins>
    </w:p>
    <w:p w14:paraId="33FC010F" w14:textId="77777777" w:rsidR="00432967" w:rsidRPr="004643EE" w:rsidRDefault="00432967" w:rsidP="00432967">
      <w:pPr>
        <w:spacing w:after="0" w:line="240" w:lineRule="auto"/>
        <w:rPr>
          <w:ins w:id="2434" w:author="Darice Corey-Gilbert" w:date="2016-10-06T21:53:00Z"/>
          <w:rFonts w:ascii="Courier New" w:eastAsia="Times New Roman" w:hAnsi="Courier New" w:cs="Courier New"/>
          <w:sz w:val="20"/>
          <w:szCs w:val="24"/>
        </w:rPr>
      </w:pPr>
    </w:p>
    <w:p w14:paraId="65C17E14" w14:textId="77777777" w:rsidR="00432967" w:rsidRPr="004643EE" w:rsidRDefault="00432967" w:rsidP="00432967">
      <w:pPr>
        <w:spacing w:after="0" w:line="240" w:lineRule="auto"/>
        <w:rPr>
          <w:ins w:id="2435" w:author="Darice Corey-Gilbert" w:date="2016-10-06T21:53:00Z"/>
          <w:rFonts w:ascii="Courier New" w:eastAsia="Times New Roman" w:hAnsi="Courier New" w:cs="Courier New"/>
          <w:sz w:val="20"/>
          <w:szCs w:val="24"/>
        </w:rPr>
      </w:pPr>
      <w:ins w:id="2436" w:author="Darice Corey-Gilbert" w:date="2016-10-06T21:53:00Z">
        <w:r w:rsidRPr="004643EE">
          <w:rPr>
            <w:rFonts w:ascii="Courier New" w:eastAsia="Times New Roman" w:hAnsi="Courier New" w:cs="Courier New"/>
            <w:sz w:val="20"/>
            <w:szCs w:val="24"/>
          </w:rPr>
          <w:t>&lt;/div&gt;</w:t>
        </w:r>
      </w:ins>
    </w:p>
    <w:p w14:paraId="4B0EB91B" w14:textId="77777777" w:rsidR="00432967" w:rsidRPr="004643EE" w:rsidRDefault="00432967" w:rsidP="00432967">
      <w:pPr>
        <w:spacing w:after="0" w:line="240" w:lineRule="auto"/>
        <w:rPr>
          <w:ins w:id="2437" w:author="Darice Corey-Gilbert" w:date="2016-10-06T21:53:00Z"/>
          <w:rFonts w:ascii="Courier New" w:eastAsia="Times New Roman" w:hAnsi="Courier New" w:cs="Courier New"/>
          <w:sz w:val="20"/>
          <w:szCs w:val="24"/>
        </w:rPr>
      </w:pPr>
      <w:ins w:id="2438" w:author="Darice Corey-Gilbert" w:date="2016-10-06T21:53:00Z">
        <w:r w:rsidRPr="004643EE">
          <w:rPr>
            <w:rFonts w:ascii="Courier New" w:eastAsia="Times New Roman" w:hAnsi="Courier New" w:cs="Courier New"/>
            <w:sz w:val="20"/>
            <w:szCs w:val="24"/>
          </w:rPr>
          <w:t>&lt;/body&gt;</w:t>
        </w:r>
      </w:ins>
    </w:p>
    <w:p w14:paraId="0EE0139C" w14:textId="77777777" w:rsidR="00432967" w:rsidRDefault="00432967" w:rsidP="00432967">
      <w:pPr>
        <w:spacing w:after="0" w:line="240" w:lineRule="auto"/>
        <w:rPr>
          <w:ins w:id="2439" w:author="Darice Corey-Gilbert" w:date="2016-10-06T21:53:00Z"/>
          <w:rFonts w:ascii="Courier New" w:eastAsia="Times New Roman" w:hAnsi="Courier New" w:cs="Courier New"/>
          <w:sz w:val="20"/>
          <w:szCs w:val="24"/>
        </w:rPr>
      </w:pPr>
      <w:ins w:id="2440" w:author="Darice Corey-Gilbert" w:date="2016-10-06T21:53:00Z">
        <w:r w:rsidRPr="004643EE">
          <w:rPr>
            <w:rFonts w:ascii="Courier New" w:eastAsia="Times New Roman" w:hAnsi="Courier New" w:cs="Courier New"/>
            <w:sz w:val="20"/>
            <w:szCs w:val="24"/>
          </w:rPr>
          <w:t>&lt;</w:t>
        </w:r>
        <w:r>
          <w:rPr>
            <w:rFonts w:ascii="Courier New" w:eastAsia="Times New Roman" w:hAnsi="Courier New" w:cs="Courier New"/>
            <w:sz w:val="20"/>
            <w:szCs w:val="24"/>
          </w:rPr>
          <w:t>/</w:t>
        </w:r>
        <w:r w:rsidRPr="004643EE">
          <w:rPr>
            <w:rFonts w:ascii="Courier New" w:eastAsia="Times New Roman" w:hAnsi="Courier New" w:cs="Courier New"/>
            <w:sz w:val="20"/>
            <w:szCs w:val="24"/>
          </w:rPr>
          <w:t>html&gt;</w:t>
        </w:r>
      </w:ins>
    </w:p>
    <w:p w14:paraId="455CF022" w14:textId="77777777" w:rsidR="00432967" w:rsidRDefault="00432967" w:rsidP="00432967">
      <w:pPr>
        <w:spacing w:after="0" w:line="240" w:lineRule="auto"/>
        <w:rPr>
          <w:ins w:id="2441" w:author="Darice Corey-Gilbert" w:date="2016-10-06T21:53:00Z"/>
          <w:rFonts w:ascii="Courier New" w:eastAsia="Times New Roman" w:hAnsi="Courier New" w:cs="Courier New"/>
          <w:sz w:val="20"/>
          <w:szCs w:val="24"/>
        </w:rPr>
      </w:pPr>
    </w:p>
    <w:p w14:paraId="1975257D" w14:textId="77777777" w:rsidR="00432967" w:rsidRDefault="00432967" w:rsidP="00432967">
      <w:pPr>
        <w:spacing w:after="0" w:line="240" w:lineRule="auto"/>
        <w:rPr>
          <w:ins w:id="2442" w:author="Darice Corey-Gilbert" w:date="2016-10-06T21:53:00Z"/>
          <w:rFonts w:ascii="Verdana" w:eastAsia="Times New Roman" w:hAnsi="Verdana" w:cs="Courier New"/>
          <w:sz w:val="20"/>
          <w:szCs w:val="24"/>
        </w:rPr>
      </w:pPr>
      <w:ins w:id="2443" w:author="Darice Corey-Gilbert" w:date="2016-10-06T21:53:00Z">
        <w:r>
          <w:rPr>
            <w:rFonts w:ascii="Verdana" w:eastAsia="Times New Roman" w:hAnsi="Verdana" w:cs="Courier New"/>
            <w:sz w:val="20"/>
            <w:szCs w:val="24"/>
          </w:rPr>
          <w:t>This time when you click ‘Go to Page Two’ you’ll see a dialogue box appear like this:</w:t>
        </w:r>
      </w:ins>
    </w:p>
    <w:p w14:paraId="3E2BFDC8" w14:textId="77777777" w:rsidR="00432967" w:rsidRDefault="00432967" w:rsidP="00432967">
      <w:pPr>
        <w:spacing w:after="0" w:line="240" w:lineRule="auto"/>
        <w:rPr>
          <w:ins w:id="2444" w:author="Darice Corey-Gilbert" w:date="2016-10-06T21:53:00Z"/>
          <w:rFonts w:ascii="Verdana" w:eastAsia="Times New Roman" w:hAnsi="Verdana" w:cs="Courier New"/>
          <w:sz w:val="20"/>
          <w:szCs w:val="24"/>
        </w:rPr>
      </w:pPr>
    </w:p>
    <w:p w14:paraId="38B3C589" w14:textId="77777777" w:rsidR="00432967" w:rsidRPr="004643EE" w:rsidRDefault="00432967" w:rsidP="00432967">
      <w:pPr>
        <w:spacing w:after="0" w:line="240" w:lineRule="auto"/>
        <w:rPr>
          <w:ins w:id="2445" w:author="Darice Corey-Gilbert" w:date="2016-10-06T21:53:00Z"/>
          <w:rFonts w:ascii="Verdana" w:eastAsia="Times New Roman" w:hAnsi="Verdana" w:cs="Courier New"/>
          <w:sz w:val="20"/>
          <w:szCs w:val="24"/>
        </w:rPr>
      </w:pPr>
      <w:ins w:id="2446" w:author="Darice Corey-Gilbert" w:date="2016-10-06T21:53:00Z">
        <w:r>
          <w:rPr>
            <w:noProof/>
          </w:rPr>
          <w:drawing>
            <wp:inline distT="0" distB="0" distL="0" distR="0" wp14:anchorId="545B2DAB" wp14:editId="48F3CB78">
              <wp:extent cx="5943600" cy="12680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68095"/>
                      </a:xfrm>
                      <a:prstGeom prst="rect">
                        <a:avLst/>
                      </a:prstGeom>
                    </pic:spPr>
                  </pic:pic>
                </a:graphicData>
              </a:graphic>
            </wp:inline>
          </w:drawing>
        </w:r>
      </w:ins>
    </w:p>
    <w:p w14:paraId="63ADF77A" w14:textId="77777777" w:rsidR="00432967" w:rsidRPr="000E3A3A" w:rsidRDefault="00432967" w:rsidP="00432967">
      <w:pPr>
        <w:spacing w:after="0" w:line="240" w:lineRule="auto"/>
        <w:rPr>
          <w:ins w:id="2447" w:author="Darice Corey-Gilbert" w:date="2016-10-06T21:53:00Z"/>
          <w:rFonts w:ascii="Verdana" w:eastAsia="Times New Roman" w:hAnsi="Verdana" w:cs="Times New Roman"/>
          <w:sz w:val="20"/>
          <w:szCs w:val="24"/>
        </w:rPr>
      </w:pPr>
      <w:ins w:id="2448" w:author="Darice Corey-Gilbert" w:date="2016-10-06T21:53:00Z">
        <w:r>
          <w:rPr>
            <w:noProof/>
          </w:rPr>
          <w:drawing>
            <wp:inline distT="0" distB="0" distL="0" distR="0" wp14:anchorId="4BD185F9" wp14:editId="400D70F5">
              <wp:extent cx="5943600" cy="7691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91755"/>
                      </a:xfrm>
                      <a:prstGeom prst="rect">
                        <a:avLst/>
                      </a:prstGeom>
                    </pic:spPr>
                  </pic:pic>
                </a:graphicData>
              </a:graphic>
            </wp:inline>
          </w:drawing>
        </w:r>
      </w:ins>
    </w:p>
    <w:p w14:paraId="23FBF3F1" w14:textId="77777777" w:rsidR="00432967" w:rsidRPr="004643EE" w:rsidRDefault="00432967" w:rsidP="00432967">
      <w:pPr>
        <w:rPr>
          <w:ins w:id="2449" w:author="Darice Corey-Gilbert" w:date="2016-10-06T21:53:00Z"/>
        </w:rPr>
      </w:pPr>
    </w:p>
    <w:p w14:paraId="13CA1841" w14:textId="77777777" w:rsidR="00432967" w:rsidRDefault="00432967" w:rsidP="00432967">
      <w:pPr>
        <w:pStyle w:val="ANGELOutlineFormat"/>
        <w:numPr>
          <w:ilvl w:val="0"/>
          <w:numId w:val="0"/>
        </w:numPr>
        <w:rPr>
          <w:ins w:id="2450" w:author="Darice Corey-Gilbert" w:date="2016-10-06T21:53:00Z"/>
        </w:rPr>
      </w:pPr>
      <w:ins w:id="2451" w:author="Darice Corey-Gilbert" w:date="2016-10-06T21:53:00Z">
        <w:r>
          <w:t>Here’s how the page will look in your browser. Try resizing your browser window to experience the responsiveness of the layout.</w:t>
        </w:r>
      </w:ins>
    </w:p>
    <w:p w14:paraId="4B1135D4" w14:textId="77777777" w:rsidR="00432967" w:rsidRDefault="00432967" w:rsidP="00432967">
      <w:pPr>
        <w:pStyle w:val="ANGELOutlineFormat"/>
        <w:numPr>
          <w:ilvl w:val="0"/>
          <w:numId w:val="0"/>
        </w:numPr>
        <w:rPr>
          <w:ins w:id="2452" w:author="Darice Corey-Gilbert" w:date="2016-10-06T21:53:00Z"/>
        </w:rPr>
      </w:pPr>
    </w:p>
    <w:p w14:paraId="6E4AD30A" w14:textId="77777777" w:rsidR="00432967" w:rsidRDefault="00432967" w:rsidP="00432967">
      <w:pPr>
        <w:pStyle w:val="ANGELOutlineFormat"/>
        <w:numPr>
          <w:ilvl w:val="0"/>
          <w:numId w:val="0"/>
        </w:numPr>
        <w:rPr>
          <w:ins w:id="2453" w:author="Darice Corey-Gilbert" w:date="2016-10-06T21:53:00Z"/>
        </w:rPr>
      </w:pPr>
      <w:ins w:id="2454" w:author="Darice Corey-Gilbert" w:date="2016-10-06T21:53:00Z">
        <w:r>
          <w:rPr>
            <w:noProof/>
          </w:rPr>
          <w:drawing>
            <wp:inline distT="0" distB="0" distL="0" distR="0" wp14:anchorId="5EB33620" wp14:editId="1C3062A3">
              <wp:extent cx="4714286" cy="53047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5304762"/>
                      </a:xfrm>
                      <a:prstGeom prst="rect">
                        <a:avLst/>
                      </a:prstGeom>
                    </pic:spPr>
                  </pic:pic>
                </a:graphicData>
              </a:graphic>
            </wp:inline>
          </w:drawing>
        </w:r>
      </w:ins>
    </w:p>
    <w:p w14:paraId="478F1C58" w14:textId="77777777" w:rsidR="00432967" w:rsidRDefault="00432967" w:rsidP="00432967">
      <w:pPr>
        <w:pStyle w:val="ANGELOutlineFormat"/>
        <w:numPr>
          <w:ilvl w:val="0"/>
          <w:numId w:val="0"/>
        </w:numPr>
        <w:rPr>
          <w:ins w:id="2455" w:author="Darice Corey-Gilbert" w:date="2016-10-06T21:53:00Z"/>
        </w:rPr>
      </w:pPr>
    </w:p>
    <w:p w14:paraId="583F4398" w14:textId="77777777" w:rsidR="00432967" w:rsidRDefault="00432967" w:rsidP="00432967">
      <w:pPr>
        <w:pStyle w:val="ANGELOutlineFormat"/>
        <w:numPr>
          <w:ilvl w:val="0"/>
          <w:numId w:val="0"/>
        </w:numPr>
        <w:rPr>
          <w:ins w:id="2456" w:author="Darice Corey-Gilbert" w:date="2016-10-06T21:53:00Z"/>
        </w:rPr>
      </w:pPr>
      <w:ins w:id="2457" w:author="Darice Corey-Gilbert" w:date="2016-10-06T21:53:00Z">
        <w:r>
          <w:t>Notice that when you resize the page, the text will remain the same, but the styling and sizes of the divs will change depending on the window size.</w:t>
        </w:r>
      </w:ins>
    </w:p>
    <w:p w14:paraId="0E110014" w14:textId="77777777" w:rsidR="00432967" w:rsidRDefault="00432967" w:rsidP="00432967">
      <w:pPr>
        <w:pStyle w:val="ANGELOutlineFormat"/>
        <w:numPr>
          <w:ilvl w:val="0"/>
          <w:numId w:val="0"/>
        </w:numPr>
        <w:rPr>
          <w:ins w:id="2458" w:author="Darice Corey-Gilbert" w:date="2016-10-06T21:53:00Z"/>
        </w:rPr>
      </w:pPr>
    </w:p>
    <w:p w14:paraId="3D3CBB49" w14:textId="77777777" w:rsidR="00432967" w:rsidRDefault="00432967" w:rsidP="00432967">
      <w:pPr>
        <w:pStyle w:val="ANGELOutlineFormat"/>
        <w:numPr>
          <w:ilvl w:val="0"/>
          <w:numId w:val="0"/>
        </w:numPr>
        <w:rPr>
          <w:ins w:id="2459" w:author="Darice Corey-Gilbert" w:date="2016-10-06T21:53:00Z"/>
        </w:rPr>
      </w:pPr>
      <w:ins w:id="2460" w:author="Darice Corey-Gilbert" w:date="2016-10-06T21:53:00Z">
        <w:r>
          <w:t>Here’s a view of the page at 360x640:</w:t>
        </w:r>
      </w:ins>
    </w:p>
    <w:p w14:paraId="5DE9A5F3" w14:textId="77777777" w:rsidR="00432967" w:rsidRDefault="00432967" w:rsidP="00432967">
      <w:pPr>
        <w:pStyle w:val="ANGELOutlineFormat"/>
        <w:numPr>
          <w:ilvl w:val="0"/>
          <w:numId w:val="0"/>
        </w:numPr>
        <w:rPr>
          <w:ins w:id="2461" w:author="Darice Corey-Gilbert" w:date="2016-10-06T21:53:00Z"/>
        </w:rPr>
      </w:pPr>
      <w:ins w:id="2462" w:author="Darice Corey-Gilbert" w:date="2016-10-06T21:53:00Z">
        <w:r>
          <w:rPr>
            <w:noProof/>
          </w:rPr>
          <w:drawing>
            <wp:inline distT="0" distB="0" distL="0" distR="0" wp14:anchorId="0744C81B" wp14:editId="74BD72D2">
              <wp:extent cx="3476190" cy="617142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6190" cy="6171429"/>
                      </a:xfrm>
                      <a:prstGeom prst="rect">
                        <a:avLst/>
                      </a:prstGeom>
                    </pic:spPr>
                  </pic:pic>
                </a:graphicData>
              </a:graphic>
            </wp:inline>
          </w:drawing>
        </w:r>
      </w:ins>
    </w:p>
    <w:p w14:paraId="67905196" w14:textId="77777777" w:rsidR="00432967" w:rsidRDefault="00432967" w:rsidP="00432967">
      <w:pPr>
        <w:pStyle w:val="ANGELOutlineFormat"/>
        <w:numPr>
          <w:ilvl w:val="0"/>
          <w:numId w:val="0"/>
        </w:numPr>
        <w:rPr>
          <w:ins w:id="2463" w:author="Darice Corey-Gilbert" w:date="2016-10-06T21:53:00Z"/>
        </w:rPr>
      </w:pPr>
    </w:p>
    <w:p w14:paraId="2696E06E" w14:textId="77777777" w:rsidR="00432967" w:rsidRDefault="00432967" w:rsidP="00432967">
      <w:pPr>
        <w:pStyle w:val="ANGELOutlineFormat"/>
        <w:numPr>
          <w:ilvl w:val="0"/>
          <w:numId w:val="0"/>
        </w:numPr>
        <w:rPr>
          <w:ins w:id="2464" w:author="Darice Corey-Gilbert" w:date="2016-10-06T21:53:00Z"/>
        </w:rPr>
      </w:pPr>
      <w:ins w:id="2465" w:author="Darice Corey-Gilbert" w:date="2016-10-06T21:53:00Z">
        <w:r>
          <w:t>Here’s a view at 320x480:</w:t>
        </w:r>
      </w:ins>
    </w:p>
    <w:p w14:paraId="052C95E2" w14:textId="77777777" w:rsidR="00432967" w:rsidRDefault="00432967" w:rsidP="00432967">
      <w:pPr>
        <w:pStyle w:val="ANGELOutlineFormat"/>
        <w:numPr>
          <w:ilvl w:val="0"/>
          <w:numId w:val="0"/>
        </w:numPr>
        <w:rPr>
          <w:ins w:id="2466" w:author="Darice Corey-Gilbert" w:date="2016-10-06T21:53:00Z"/>
        </w:rPr>
      </w:pPr>
      <w:ins w:id="2467" w:author="Darice Corey-Gilbert" w:date="2016-10-06T21:53:00Z">
        <w:r>
          <w:rPr>
            <w:noProof/>
          </w:rPr>
          <w:drawing>
            <wp:inline distT="0" distB="0" distL="0" distR="0" wp14:anchorId="22EAD947" wp14:editId="269E3D5B">
              <wp:extent cx="3104762" cy="4628571"/>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4762" cy="4628571"/>
                      </a:xfrm>
                      <a:prstGeom prst="rect">
                        <a:avLst/>
                      </a:prstGeom>
                    </pic:spPr>
                  </pic:pic>
                </a:graphicData>
              </a:graphic>
            </wp:inline>
          </w:drawing>
        </w:r>
      </w:ins>
    </w:p>
    <w:p w14:paraId="1A7EC23D" w14:textId="77777777" w:rsidR="00432967" w:rsidRDefault="00432967" w:rsidP="00432967">
      <w:pPr>
        <w:pStyle w:val="ANGELOutlineFormat"/>
        <w:numPr>
          <w:ilvl w:val="0"/>
          <w:numId w:val="0"/>
        </w:numPr>
        <w:rPr>
          <w:ins w:id="2468" w:author="Darice Corey-Gilbert" w:date="2016-10-06T21:53:00Z"/>
        </w:rPr>
      </w:pPr>
    </w:p>
    <w:p w14:paraId="0BEE6E69" w14:textId="77777777" w:rsidR="00432967" w:rsidRDefault="00432967" w:rsidP="00432967">
      <w:pPr>
        <w:pStyle w:val="ANGELOutlineFormat"/>
        <w:numPr>
          <w:ilvl w:val="0"/>
          <w:numId w:val="0"/>
        </w:numPr>
        <w:rPr>
          <w:ins w:id="2469" w:author="Darice Corey-Gilbert" w:date="2016-10-06T21:53:00Z"/>
        </w:rPr>
      </w:pPr>
      <w:ins w:id="2470" w:author="Darice Corey-Gilbert" w:date="2016-10-06T21:53:00Z">
        <w:r>
          <w:t>And another view at 230x418:</w:t>
        </w:r>
      </w:ins>
    </w:p>
    <w:p w14:paraId="550E7A39" w14:textId="77777777" w:rsidR="00432967" w:rsidRDefault="00432967" w:rsidP="00432967">
      <w:pPr>
        <w:pStyle w:val="ANGELOutlineFormat"/>
        <w:numPr>
          <w:ilvl w:val="0"/>
          <w:numId w:val="0"/>
        </w:numPr>
        <w:rPr>
          <w:ins w:id="2471" w:author="Darice Corey-Gilbert" w:date="2016-10-06T21:53:00Z"/>
        </w:rPr>
      </w:pPr>
      <w:ins w:id="2472" w:author="Darice Corey-Gilbert" w:date="2016-10-06T21:53:00Z">
        <w:r>
          <w:rPr>
            <w:noProof/>
          </w:rPr>
          <w:drawing>
            <wp:inline distT="0" distB="0" distL="0" distR="0" wp14:anchorId="1FA48741" wp14:editId="05E58F20">
              <wp:extent cx="2266667" cy="4085714"/>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6667" cy="4085714"/>
                      </a:xfrm>
                      <a:prstGeom prst="rect">
                        <a:avLst/>
                      </a:prstGeom>
                    </pic:spPr>
                  </pic:pic>
                </a:graphicData>
              </a:graphic>
            </wp:inline>
          </w:drawing>
        </w:r>
      </w:ins>
    </w:p>
    <w:p w14:paraId="2773D2DF" w14:textId="77777777" w:rsidR="00432967" w:rsidRDefault="00432967" w:rsidP="00432967">
      <w:pPr>
        <w:pStyle w:val="ANGELOutlineFormat"/>
        <w:numPr>
          <w:ilvl w:val="0"/>
          <w:numId w:val="0"/>
        </w:numPr>
        <w:rPr>
          <w:ins w:id="2473" w:author="Darice Corey-Gilbert" w:date="2016-10-06T21:53:00Z"/>
        </w:rPr>
      </w:pPr>
    </w:p>
    <w:p w14:paraId="216D79A6" w14:textId="77777777" w:rsidR="00432967" w:rsidRDefault="00432967" w:rsidP="00432967">
      <w:pPr>
        <w:rPr>
          <w:ins w:id="2474" w:author="Darice Corey-Gilbert" w:date="2016-10-06T21:53:00Z"/>
          <w:rStyle w:val="ANGELBodytext"/>
          <w:rFonts w:eastAsia="Times New Roman" w:cs="Times New Roman"/>
          <w:b/>
          <w:bCs/>
          <w:color w:val="FF0000"/>
          <w:szCs w:val="24"/>
        </w:rPr>
      </w:pPr>
    </w:p>
    <w:p w14:paraId="65842A8F" w14:textId="77777777" w:rsidR="00432967" w:rsidRPr="004643EE" w:rsidRDefault="00432967" w:rsidP="00432967">
      <w:pPr>
        <w:rPr>
          <w:ins w:id="2475" w:author="Darice Corey-Gilbert" w:date="2016-10-06T22:01:00Z"/>
          <w:rFonts w:ascii="Verdana" w:hAnsi="Verdana"/>
          <w:sz w:val="20"/>
        </w:rPr>
      </w:pPr>
      <w:ins w:id="2476" w:author="Darice Corey-Gilbert" w:date="2016-10-06T22:01:00Z">
        <w:r w:rsidRPr="004643EE">
          <w:rPr>
            <w:rStyle w:val="ANGELHeader"/>
          </w:rPr>
          <w:t>Resources</w:t>
        </w:r>
        <w:r w:rsidRPr="004643EE">
          <w:rPr>
            <w:rFonts w:ascii="Verdana" w:hAnsi="Verdana"/>
            <w:sz w:val="20"/>
          </w:rPr>
          <w:t>:</w:t>
        </w:r>
      </w:ins>
    </w:p>
    <w:p w14:paraId="1A61ABA9" w14:textId="77777777" w:rsidR="00432967" w:rsidRDefault="00432967" w:rsidP="00432967">
      <w:pPr>
        <w:rPr>
          <w:ins w:id="2477" w:author="Darice Corey-Gilbert" w:date="2016-10-06T22:01:00Z"/>
          <w:rFonts w:ascii="Verdana" w:hAnsi="Verdana"/>
          <w:sz w:val="20"/>
        </w:rPr>
      </w:pPr>
      <w:ins w:id="2478" w:author="Darice Corey-Gilbert" w:date="2016-10-06T22:01:00Z">
        <w:r>
          <w:rPr>
            <w:rFonts w:ascii="Verdana" w:hAnsi="Verdana"/>
            <w:sz w:val="20"/>
          </w:rPr>
          <w:t xml:space="preserve">HTML Script Src: </w:t>
        </w:r>
        <w:r>
          <w:rPr>
            <w:rFonts w:ascii="Verdana" w:hAnsi="Verdana"/>
            <w:sz w:val="20"/>
          </w:rPr>
          <w:fldChar w:fldCharType="begin"/>
        </w:r>
        <w:r>
          <w:rPr>
            <w:rFonts w:ascii="Verdana" w:hAnsi="Verdana"/>
            <w:sz w:val="20"/>
          </w:rPr>
          <w:instrText xml:space="preserve"> HYPERLINK "</w:instrText>
        </w:r>
        <w:r w:rsidRPr="00896828">
          <w:rPr>
            <w:rFonts w:ascii="Verdana" w:hAnsi="Verdana"/>
            <w:sz w:val="20"/>
          </w:rPr>
          <w:instrText>http://www.w3schools.com/TAGS/att_script_src.asp</w:instrText>
        </w:r>
        <w:r>
          <w:rPr>
            <w:rFonts w:ascii="Verdana" w:hAnsi="Verdana"/>
            <w:sz w:val="20"/>
          </w:rPr>
          <w:instrText xml:space="preserve">" </w:instrText>
        </w:r>
        <w:r>
          <w:rPr>
            <w:rFonts w:ascii="Verdana" w:hAnsi="Verdana"/>
            <w:sz w:val="20"/>
          </w:rPr>
          <w:fldChar w:fldCharType="separate"/>
        </w:r>
        <w:r w:rsidRPr="004369D1">
          <w:rPr>
            <w:rStyle w:val="Hyperlink"/>
            <w:rFonts w:ascii="Verdana" w:hAnsi="Verdana"/>
            <w:sz w:val="20"/>
          </w:rPr>
          <w:t>http://www.w3schools.com/TAGS/att_script_src.asp</w:t>
        </w:r>
        <w:r>
          <w:rPr>
            <w:rFonts w:ascii="Verdana" w:hAnsi="Verdana"/>
            <w:sz w:val="20"/>
          </w:rPr>
          <w:fldChar w:fldCharType="end"/>
        </w:r>
      </w:ins>
    </w:p>
    <w:p w14:paraId="3003219A" w14:textId="77777777" w:rsidR="00432967" w:rsidRDefault="00432967" w:rsidP="00432967">
      <w:pPr>
        <w:rPr>
          <w:ins w:id="2479" w:author="Darice Corey-Gilbert" w:date="2016-10-06T22:01:00Z"/>
          <w:rFonts w:ascii="Verdana" w:hAnsi="Verdana"/>
          <w:sz w:val="20"/>
        </w:rPr>
      </w:pPr>
      <w:ins w:id="2480" w:author="Darice Corey-Gilbert" w:date="2016-10-06T22:01:00Z">
        <w:r>
          <w:rPr>
            <w:rFonts w:ascii="Verdana" w:hAnsi="Verdana"/>
            <w:sz w:val="20"/>
          </w:rPr>
          <w:t xml:space="preserve">jQuery Mobile Tutorial: </w:t>
        </w:r>
        <w:r>
          <w:rPr>
            <w:rFonts w:ascii="Verdana" w:hAnsi="Verdana"/>
            <w:sz w:val="20"/>
          </w:rPr>
          <w:fldChar w:fldCharType="begin"/>
        </w:r>
        <w:r>
          <w:rPr>
            <w:rFonts w:ascii="Verdana" w:hAnsi="Verdana"/>
            <w:sz w:val="20"/>
          </w:rPr>
          <w:instrText xml:space="preserve"> HYPERLINK "</w:instrText>
        </w:r>
        <w:r w:rsidRPr="00291C90">
          <w:rPr>
            <w:rFonts w:ascii="Verdana" w:hAnsi="Verdana"/>
            <w:sz w:val="20"/>
          </w:rPr>
          <w:instrText>http://www.w3schools.com/jquerymobile/</w:instrText>
        </w:r>
        <w:r>
          <w:rPr>
            <w:rFonts w:ascii="Verdana" w:hAnsi="Verdana"/>
            <w:sz w:val="20"/>
          </w:rPr>
          <w:instrText xml:space="preserve">" </w:instrText>
        </w:r>
        <w:r>
          <w:rPr>
            <w:rFonts w:ascii="Verdana" w:hAnsi="Verdana"/>
            <w:sz w:val="20"/>
          </w:rPr>
          <w:fldChar w:fldCharType="separate"/>
        </w:r>
        <w:r w:rsidRPr="004D311E">
          <w:rPr>
            <w:rStyle w:val="Hyperlink"/>
            <w:rFonts w:ascii="Verdana" w:hAnsi="Verdana"/>
            <w:sz w:val="20"/>
          </w:rPr>
          <w:t>http://www.w3schools.com/jquerymobile/</w:t>
        </w:r>
        <w:r>
          <w:rPr>
            <w:rFonts w:ascii="Verdana" w:hAnsi="Verdana"/>
            <w:sz w:val="20"/>
          </w:rPr>
          <w:fldChar w:fldCharType="end"/>
        </w:r>
        <w:r>
          <w:rPr>
            <w:rFonts w:ascii="Verdana" w:hAnsi="Verdana"/>
            <w:sz w:val="20"/>
          </w:rPr>
          <w:t xml:space="preserve">  </w:t>
        </w:r>
      </w:ins>
    </w:p>
    <w:p w14:paraId="032CD50F" w14:textId="77777777" w:rsidR="00432967" w:rsidRPr="004643EE" w:rsidRDefault="00432967" w:rsidP="00432967">
      <w:pPr>
        <w:rPr>
          <w:ins w:id="2481" w:author="Darice Corey-Gilbert" w:date="2016-10-06T22:01:00Z"/>
          <w:rFonts w:ascii="Verdana" w:hAnsi="Verdana"/>
          <w:sz w:val="20"/>
        </w:rPr>
      </w:pPr>
      <w:ins w:id="2482" w:author="Darice Corey-Gilbert" w:date="2016-10-06T22:01:00Z">
        <w:r w:rsidRPr="004643EE">
          <w:rPr>
            <w:rFonts w:ascii="Verdana" w:hAnsi="Verdana"/>
            <w:sz w:val="20"/>
          </w:rPr>
          <w:t xml:space="preserve">jQuery Mobile Data Attributes: </w:t>
        </w:r>
        <w:r w:rsidRPr="004643EE">
          <w:rPr>
            <w:rFonts w:ascii="Verdana" w:hAnsi="Verdana"/>
            <w:sz w:val="20"/>
          </w:rPr>
          <w:fldChar w:fldCharType="begin"/>
        </w:r>
        <w:r w:rsidRPr="004643EE">
          <w:rPr>
            <w:rFonts w:ascii="Verdana" w:hAnsi="Verdana"/>
            <w:sz w:val="20"/>
          </w:rPr>
          <w:instrText xml:space="preserve"> HYPERLINK "http://www.w3schools.com/jquerymobile/jquerymobile_ref_data.asp" </w:instrText>
        </w:r>
        <w:r w:rsidRPr="004643EE">
          <w:rPr>
            <w:rFonts w:ascii="Verdana" w:hAnsi="Verdana"/>
            <w:sz w:val="20"/>
          </w:rPr>
          <w:fldChar w:fldCharType="separate"/>
        </w:r>
        <w:r w:rsidRPr="004643EE">
          <w:rPr>
            <w:rStyle w:val="Hyperlink"/>
            <w:rFonts w:ascii="Verdana" w:hAnsi="Verdana"/>
            <w:sz w:val="20"/>
          </w:rPr>
          <w:t>http://www.w3schools.com/jquerymobile/jquerymobile_ref_data.asp</w:t>
        </w:r>
        <w:r w:rsidRPr="004643EE">
          <w:rPr>
            <w:rFonts w:ascii="Verdana" w:hAnsi="Verdana"/>
            <w:sz w:val="20"/>
          </w:rPr>
          <w:fldChar w:fldCharType="end"/>
        </w:r>
        <w:r w:rsidRPr="004643EE">
          <w:rPr>
            <w:rFonts w:ascii="Verdana" w:hAnsi="Verdana"/>
            <w:sz w:val="20"/>
          </w:rPr>
          <w:t xml:space="preserve"> </w:t>
        </w:r>
      </w:ins>
    </w:p>
    <w:p w14:paraId="061B17AD" w14:textId="5867F926" w:rsidR="00432967" w:rsidRDefault="00432967" w:rsidP="00454F5A">
      <w:pPr>
        <w:rPr>
          <w:ins w:id="2483" w:author="Darice Corey-Gilbert" w:date="2016-10-06T21:49:00Z"/>
          <w:rFonts w:ascii="Verdana" w:hAnsi="Verdana"/>
        </w:rPr>
      </w:pPr>
    </w:p>
    <w:p w14:paraId="27CE1494" w14:textId="27F82937" w:rsidR="00432967" w:rsidRDefault="00432967" w:rsidP="00454F5A">
      <w:pPr>
        <w:rPr>
          <w:ins w:id="2484" w:author="Darice Corey-Gilbert" w:date="2016-10-06T21:49:00Z"/>
          <w:rFonts w:ascii="Verdana" w:hAnsi="Verdana"/>
        </w:rPr>
      </w:pPr>
    </w:p>
    <w:p w14:paraId="2C267E65" w14:textId="77777777" w:rsidR="00432967" w:rsidRDefault="00432967">
      <w:pPr>
        <w:rPr>
          <w:ins w:id="2485" w:author="Darice Corey-Gilbert" w:date="2016-10-06T21:59:00Z"/>
          <w:rFonts w:ascii="Verdana" w:hAnsi="Verdana"/>
          <w:color w:val="808080" w:themeColor="background1" w:themeShade="80"/>
        </w:rPr>
      </w:pPr>
      <w:ins w:id="2486" w:author="Darice Corey-Gilbert" w:date="2016-10-06T21:59:00Z">
        <w:r>
          <w:rPr>
            <w:rFonts w:ascii="Verdana" w:hAnsi="Verdana"/>
            <w:color w:val="808080" w:themeColor="background1" w:themeShade="80"/>
          </w:rPr>
          <w:br w:type="page"/>
        </w:r>
      </w:ins>
    </w:p>
    <w:p w14:paraId="3EFE7CC2" w14:textId="3AC4D4DA" w:rsidR="00432967" w:rsidRPr="004B4370" w:rsidRDefault="00432967" w:rsidP="00432967">
      <w:pPr>
        <w:spacing w:after="0"/>
        <w:rPr>
          <w:ins w:id="2487" w:author="Darice Corey-Gilbert" w:date="2016-10-06T21:49:00Z"/>
          <w:rFonts w:ascii="Verdana" w:hAnsi="Verdana"/>
          <w:color w:val="808080" w:themeColor="background1" w:themeShade="80"/>
        </w:rPr>
      </w:pPr>
      <w:ins w:id="2488" w:author="Darice Corey-Gilbert" w:date="2016-10-06T21:49:00Z">
        <w:r w:rsidRPr="004B4370">
          <w:rPr>
            <w:rFonts w:ascii="Verdana" w:hAnsi="Verdana"/>
            <w:color w:val="808080" w:themeColor="background1" w:themeShade="80"/>
          </w:rPr>
          <w:t>##Begin Item##</w:t>
        </w:r>
      </w:ins>
    </w:p>
    <w:p w14:paraId="440500B5" w14:textId="79168486" w:rsidR="00432967" w:rsidRPr="004B4370" w:rsidRDefault="00432967" w:rsidP="00432967">
      <w:pPr>
        <w:spacing w:after="0"/>
        <w:rPr>
          <w:ins w:id="2489" w:author="Darice Corey-Gilbert" w:date="2016-10-06T21:49:00Z"/>
          <w:rFonts w:ascii="Verdana" w:hAnsi="Verdana"/>
          <w:color w:val="808080" w:themeColor="background1" w:themeShade="80"/>
        </w:rPr>
      </w:pPr>
      <w:ins w:id="2490" w:author="Darice Corey-Gilbert" w:date="2016-10-06T21:49:00Z">
        <w:r>
          <w:rPr>
            <w:rFonts w:ascii="Verdana" w:hAnsi="Verdana"/>
            <w:color w:val="808080" w:themeColor="background1" w:themeShade="80"/>
          </w:rPr>
          <w:t xml:space="preserve">Name: </w:t>
        </w:r>
      </w:ins>
      <w:ins w:id="2491" w:author="Darice Corey-Gilbert" w:date="2016-10-06T21:51:00Z">
        <w:r>
          <w:rPr>
            <w:rFonts w:ascii="Verdana" w:hAnsi="Verdana"/>
            <w:color w:val="808080" w:themeColor="background1" w:themeShade="80"/>
          </w:rPr>
          <w:t>jQuery Mobile Data Attributes</w:t>
        </w:r>
      </w:ins>
    </w:p>
    <w:p w14:paraId="0EF8FE9E" w14:textId="77777777" w:rsidR="00432967" w:rsidRPr="004B4370" w:rsidRDefault="00432967" w:rsidP="00432967">
      <w:pPr>
        <w:spacing w:after="0"/>
        <w:rPr>
          <w:ins w:id="2492" w:author="Darice Corey-Gilbert" w:date="2016-10-06T21:49:00Z"/>
          <w:rFonts w:ascii="Verdana" w:hAnsi="Verdana"/>
          <w:color w:val="808080" w:themeColor="background1" w:themeShade="80"/>
        </w:rPr>
      </w:pPr>
      <w:ins w:id="2493" w:author="Darice Corey-Gilbert" w:date="2016-10-06T21:49:00Z">
        <w:r w:rsidRPr="004B4370">
          <w:rPr>
            <w:rFonts w:ascii="Verdana" w:hAnsi="Verdana"/>
            <w:color w:val="808080" w:themeColor="background1" w:themeShade="80"/>
          </w:rPr>
          <w:t xml:space="preserve">Type: </w:t>
        </w:r>
        <w:r>
          <w:rPr>
            <w:rFonts w:ascii="Verdana" w:hAnsi="Verdana"/>
            <w:color w:val="808080" w:themeColor="background1" w:themeShade="80"/>
          </w:rPr>
          <w:t>page</w:t>
        </w:r>
      </w:ins>
    </w:p>
    <w:p w14:paraId="014CA53B" w14:textId="77777777" w:rsidR="00432967" w:rsidRPr="004B4370" w:rsidRDefault="00432967" w:rsidP="00432967">
      <w:pPr>
        <w:spacing w:after="0"/>
        <w:rPr>
          <w:ins w:id="2494" w:author="Darice Corey-Gilbert" w:date="2016-10-06T21:49:00Z"/>
          <w:rFonts w:ascii="Verdana" w:hAnsi="Verdana"/>
          <w:color w:val="808080" w:themeColor="background1" w:themeShade="80"/>
        </w:rPr>
      </w:pPr>
      <w:ins w:id="2495" w:author="Darice Corey-Gilbert" w:date="2016-10-06T21:49:00Z">
        <w:r w:rsidRPr="004B4370">
          <w:rPr>
            <w:rFonts w:ascii="Verdana" w:hAnsi="Verdana"/>
            <w:color w:val="808080" w:themeColor="background1" w:themeShade="80"/>
          </w:rPr>
          <w:t xml:space="preserve">##End Item## </w:t>
        </w:r>
      </w:ins>
    </w:p>
    <w:p w14:paraId="7651E657" w14:textId="7CDED043" w:rsidR="00432967" w:rsidRDefault="00432967" w:rsidP="00454F5A">
      <w:pPr>
        <w:rPr>
          <w:ins w:id="2496" w:author="Darice Corey-Gilbert" w:date="2016-10-06T22:04:00Z"/>
          <w:rFonts w:ascii="Verdana" w:hAnsi="Verdana"/>
        </w:rPr>
      </w:pPr>
    </w:p>
    <w:p w14:paraId="0AE89C32" w14:textId="335BD114" w:rsidR="00432967" w:rsidRPr="00432967" w:rsidRDefault="00432967" w:rsidP="00454F5A">
      <w:pPr>
        <w:rPr>
          <w:ins w:id="2497" w:author="Darice Corey-Gilbert" w:date="2016-10-06T22:04:00Z"/>
          <w:rStyle w:val="ANGELHeader"/>
          <w:rPrChange w:id="2498" w:author="Darice Corey-Gilbert" w:date="2016-10-06T22:04:00Z">
            <w:rPr>
              <w:ins w:id="2499" w:author="Darice Corey-Gilbert" w:date="2016-10-06T22:04:00Z"/>
              <w:rFonts w:ascii="Verdana" w:hAnsi="Verdana"/>
            </w:rPr>
          </w:rPrChange>
        </w:rPr>
      </w:pPr>
      <w:ins w:id="2500" w:author="Darice Corey-Gilbert" w:date="2016-10-06T22:04:00Z">
        <w:r w:rsidRPr="00432967">
          <w:rPr>
            <w:rStyle w:val="ANGELHeader"/>
            <w:rPrChange w:id="2501" w:author="Darice Corey-Gilbert" w:date="2016-10-06T22:04:00Z">
              <w:rPr>
                <w:rFonts w:ascii="Verdana" w:hAnsi="Verdana"/>
              </w:rPr>
            </w:rPrChange>
          </w:rPr>
          <w:t>jQuery Data Attributes</w:t>
        </w:r>
      </w:ins>
    </w:p>
    <w:p w14:paraId="4AF2E1EA" w14:textId="77777777" w:rsidR="00D11A87" w:rsidRPr="005847CE" w:rsidRDefault="00D11A87" w:rsidP="00D11A87">
      <w:pPr>
        <w:ind w:left="360"/>
        <w:rPr>
          <w:ins w:id="2502" w:author="Darice Corey-Gilbert" w:date="2016-10-06T22:21:00Z"/>
          <w:rFonts w:ascii="Verdana" w:hAnsi="Verdana"/>
          <w:sz w:val="20"/>
        </w:rPr>
      </w:pPr>
      <w:ins w:id="2503" w:author="Darice Corey-Gilbert" w:date="2016-10-06T22:21:00Z">
        <w:r>
          <w:rPr>
            <w:rFonts w:ascii="Verdana" w:hAnsi="Verdana"/>
            <w:noProof/>
            <w:sz w:val="20"/>
          </w:rPr>
          <w:drawing>
            <wp:anchor distT="0" distB="0" distL="114300" distR="114300" simplePos="0" relativeHeight="251701248" behindDoc="0" locked="0" layoutInCell="1" allowOverlap="1" wp14:anchorId="62D1AEE3" wp14:editId="212F3559">
              <wp:simplePos x="0" y="0"/>
              <wp:positionH relativeFrom="margin">
                <wp:align>left</wp:align>
              </wp:positionH>
              <wp:positionV relativeFrom="paragraph">
                <wp:posOffset>42116</wp:posOffset>
              </wp:positionV>
              <wp:extent cx="467360" cy="467360"/>
              <wp:effectExtent l="0" t="0" r="889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5847CE">
          <w:rPr>
            <w:rFonts w:ascii="Verdana" w:hAnsi="Verdana"/>
            <w:sz w:val="20"/>
          </w:rPr>
          <w:t xml:space="preserve">You'll use an </w:t>
        </w:r>
        <w:r w:rsidRPr="005847CE">
          <w:rPr>
            <w:rFonts w:ascii="Verdana" w:hAnsi="Verdana"/>
            <w:b/>
            <w:sz w:val="20"/>
          </w:rPr>
          <w:t>HTML editor</w:t>
        </w:r>
        <w:r w:rsidRPr="005847CE">
          <w:rPr>
            <w:rFonts w:ascii="Verdana" w:hAnsi="Verdana"/>
            <w:sz w:val="20"/>
          </w:rPr>
          <w:t xml:space="preserve"> to edit </w:t>
        </w:r>
        <w:r w:rsidRPr="005847CE">
          <w:rPr>
            <w:rFonts w:ascii="Verdana" w:hAnsi="Verdana"/>
            <w:b/>
            <w:sz w:val="20"/>
          </w:rPr>
          <w:t xml:space="preserve">HTML documents </w:t>
        </w:r>
        <w:r w:rsidRPr="005847CE">
          <w:rPr>
            <w:rFonts w:ascii="Verdana" w:hAnsi="Verdana"/>
            <w:sz w:val="20"/>
          </w:rPr>
          <w:t>called Atom, which i</w:t>
        </w:r>
        <w:r>
          <w:rPr>
            <w:rFonts w:ascii="Verdana" w:hAnsi="Verdana"/>
            <w:sz w:val="20"/>
          </w:rPr>
          <w:t>s Windows and Mac compatible. If you did not download Atom in Module 01, yo</w:t>
        </w:r>
        <w:r w:rsidRPr="005847CE">
          <w:rPr>
            <w:rFonts w:ascii="Verdana" w:hAnsi="Verdana"/>
            <w:sz w:val="20"/>
          </w:rPr>
          <w:t xml:space="preserve">u may download </w:t>
        </w:r>
        <w:r>
          <w:rPr>
            <w:rFonts w:ascii="Verdana" w:hAnsi="Verdana"/>
            <w:sz w:val="20"/>
          </w:rPr>
          <w:t>it</w:t>
        </w:r>
        <w:r w:rsidRPr="005847CE">
          <w:rPr>
            <w:rFonts w:ascii="Verdana" w:hAnsi="Verdana"/>
            <w:sz w:val="20"/>
          </w:rPr>
          <w:t xml:space="preserve"> </w:t>
        </w:r>
        <w:r w:rsidRPr="00D77E30">
          <w:rPr>
            <w:rStyle w:val="ANGELLinks"/>
          </w:rPr>
          <w:t>here</w:t>
        </w:r>
        <w:r>
          <w:rPr>
            <w:rStyle w:val="ANGELBodytext"/>
          </w:rPr>
          <w:t>.</w:t>
        </w:r>
        <w:r w:rsidRPr="005847CE">
          <w:rPr>
            <w:rFonts w:ascii="Verdana" w:hAnsi="Verdana"/>
            <w:sz w:val="20"/>
          </w:rPr>
          <w:t xml:space="preserve"> </w:t>
        </w:r>
        <w:r>
          <w:rPr>
            <w:rStyle w:val="ANGELProductionNote"/>
          </w:rPr>
          <w:t xml:space="preserve">&lt;link to </w:t>
        </w:r>
        <w:r>
          <w:fldChar w:fldCharType="begin"/>
        </w:r>
        <w:r>
          <w:instrText xml:space="preserve"> HYPERLINK "https://atom.io/" </w:instrText>
        </w:r>
        <w:r>
          <w:fldChar w:fldCharType="separate"/>
        </w:r>
        <w:r w:rsidRPr="00D77E30">
          <w:rPr>
            <w:rStyle w:val="ANGELProductionNote"/>
          </w:rPr>
          <w:t>https://atom.io/</w:t>
        </w:r>
        <w:r>
          <w:rPr>
            <w:rStyle w:val="ANGELProductionNote"/>
          </w:rPr>
          <w:fldChar w:fldCharType="end"/>
        </w:r>
        <w:r w:rsidRPr="00D77E30">
          <w:rPr>
            <w:rStyle w:val="ANGELProductionNote"/>
          </w:rPr>
          <w:t xml:space="preserve">&gt; </w:t>
        </w:r>
      </w:ins>
    </w:p>
    <w:p w14:paraId="14C2461C" w14:textId="40B0C0F2" w:rsidR="00D11A87" w:rsidRPr="004643EE" w:rsidRDefault="00D11A87" w:rsidP="00D11A87">
      <w:pPr>
        <w:rPr>
          <w:ins w:id="2504" w:author="Darice Corey-Gilbert" w:date="2016-10-06T22:22:00Z"/>
          <w:rStyle w:val="ANGELBodytext"/>
        </w:rPr>
      </w:pPr>
      <w:ins w:id="2505" w:author="Darice Corey-Gilbert" w:date="2016-10-06T22:22:00Z">
        <w:r w:rsidRPr="004643EE">
          <w:rPr>
            <w:rStyle w:val="ANGELBodytext"/>
          </w:rPr>
          <w:drawing>
            <wp:anchor distT="0" distB="0" distL="114300" distR="114300" simplePos="0" relativeHeight="251703296" behindDoc="0" locked="0" layoutInCell="1" allowOverlap="1" wp14:anchorId="7C084AF4" wp14:editId="653067FA">
              <wp:simplePos x="0" y="0"/>
              <wp:positionH relativeFrom="margin">
                <wp:align>left</wp:align>
              </wp:positionH>
              <wp:positionV relativeFrom="paragraph">
                <wp:posOffset>9525</wp:posOffset>
              </wp:positionV>
              <wp:extent cx="467360" cy="467360"/>
              <wp:effectExtent l="0" t="0" r="889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ownloadIco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r w:rsidRPr="004643EE">
          <w:rPr>
            <w:rStyle w:val="ANGELBodytext"/>
          </w:rPr>
          <w:t xml:space="preserve">Click </w:t>
        </w:r>
      </w:ins>
      <w:ins w:id="2506" w:author="Darice Corey-Gilbert" w:date="2016-10-06T22:25:00Z">
        <w:r w:rsidR="00EA5D39">
          <w:rPr>
            <w:rStyle w:val="ANGELBodytext"/>
          </w:rPr>
          <w:fldChar w:fldCharType="begin"/>
        </w:r>
        <w:r w:rsidR="00EA5D39">
          <w:rPr>
            <w:rStyle w:val="ANGELBodytext"/>
          </w:rPr>
          <w:instrText xml:space="preserve"> HYPERLINK "../Module%202/Sample_App.zip" </w:instrText>
        </w:r>
        <w:r w:rsidR="00EA5D39">
          <w:rPr>
            <w:rStyle w:val="ANGELBodytext"/>
          </w:rPr>
        </w:r>
        <w:r w:rsidR="00EA5D39">
          <w:rPr>
            <w:rStyle w:val="ANGELBodytext"/>
          </w:rPr>
          <w:fldChar w:fldCharType="separate"/>
        </w:r>
        <w:r w:rsidRPr="00EA5D39">
          <w:rPr>
            <w:rStyle w:val="Hyperlink"/>
            <w:rFonts w:ascii="Verdana" w:hAnsi="Verdana"/>
            <w:sz w:val="20"/>
          </w:rPr>
          <w:t>here</w:t>
        </w:r>
        <w:r w:rsidR="00EA5D39">
          <w:rPr>
            <w:rStyle w:val="ANGELBodytext"/>
          </w:rPr>
          <w:fldChar w:fldCharType="end"/>
        </w:r>
      </w:ins>
      <w:ins w:id="2507" w:author="Darice Corey-Gilbert" w:date="2016-10-06T22:22:00Z">
        <w:r w:rsidRPr="004643EE">
          <w:rPr>
            <w:rStyle w:val="ANGELBodytext"/>
          </w:rPr>
          <w:t xml:space="preserve"> to download the </w:t>
        </w:r>
        <w:r w:rsidRPr="004643EE">
          <w:rPr>
            <w:rStyle w:val="ANGELBodytext"/>
          </w:rPr>
          <w:fldChar w:fldCharType="begin"/>
        </w:r>
      </w:ins>
      <w:ins w:id="2508" w:author="Darice Corey-Gilbert" w:date="2016-10-06T22:26:00Z">
        <w:r w:rsidR="00EA5D39">
          <w:rPr>
            <w:rStyle w:val="ANGELBodytext"/>
          </w:rPr>
          <w:instrText>HYPERLINK "../Module%202/Sample_App.zip"</w:instrText>
        </w:r>
        <w:r w:rsidR="00EA5D39" w:rsidRPr="004643EE">
          <w:rPr>
            <w:rStyle w:val="ANGELBodytext"/>
          </w:rPr>
        </w:r>
      </w:ins>
      <w:ins w:id="2509" w:author="Darice Corey-Gilbert" w:date="2016-10-06T22:22:00Z">
        <w:r w:rsidRPr="004643EE">
          <w:rPr>
            <w:rStyle w:val="ANGELBodytext"/>
          </w:rPr>
          <w:fldChar w:fldCharType="separate"/>
        </w:r>
        <w:r w:rsidRPr="004643EE">
          <w:rPr>
            <w:rStyle w:val="ANGELBodytext"/>
          </w:rPr>
          <w:t>Sample App</w:t>
        </w:r>
        <w:r w:rsidRPr="004643EE">
          <w:rPr>
            <w:rStyle w:val="ANGELBodytext"/>
          </w:rPr>
          <w:fldChar w:fldCharType="end"/>
        </w:r>
        <w:r w:rsidRPr="004643EE">
          <w:rPr>
            <w:rStyle w:val="ANGELBodytext"/>
          </w:rPr>
          <w:t xml:space="preserve">. After downloading, extract the file and open ‘index.html’ </w:t>
        </w:r>
      </w:ins>
      <w:ins w:id="2510" w:author="Darice Corey-Gilbert" w:date="2016-10-06T22:26:00Z">
        <w:r w:rsidR="00EA5D39">
          <w:rPr>
            <w:rStyle w:val="ANGELBodytext"/>
          </w:rPr>
          <w:t>using Atom.io to view the HTML.</w:t>
        </w:r>
      </w:ins>
    </w:p>
    <w:p w14:paraId="6CE93DC0" w14:textId="77777777" w:rsidR="00D11A87" w:rsidRDefault="00D11A87" w:rsidP="00454F5A">
      <w:pPr>
        <w:rPr>
          <w:ins w:id="2511" w:author="Darice Corey-Gilbert" w:date="2016-10-06T22:21:00Z"/>
          <w:rStyle w:val="ANGELBodytext"/>
        </w:rPr>
      </w:pPr>
    </w:p>
    <w:p w14:paraId="0A3E813F" w14:textId="42794910" w:rsidR="00EA5D39" w:rsidRPr="00EA5D39" w:rsidRDefault="00EA5D39" w:rsidP="00454F5A">
      <w:pPr>
        <w:rPr>
          <w:ins w:id="2512" w:author="Darice Corey-Gilbert" w:date="2016-10-06T22:26:00Z"/>
          <w:rStyle w:val="ANGELSubheader"/>
          <w:rPrChange w:id="2513" w:author="Darice Corey-Gilbert" w:date="2016-10-06T22:26:00Z">
            <w:rPr>
              <w:ins w:id="2514" w:author="Darice Corey-Gilbert" w:date="2016-10-06T22:26:00Z"/>
              <w:rStyle w:val="ANGELBodytext"/>
            </w:rPr>
          </w:rPrChange>
        </w:rPr>
      </w:pPr>
      <w:ins w:id="2515" w:author="Darice Corey-Gilbert" w:date="2016-10-06T22:26:00Z">
        <w:r w:rsidRPr="00EA5D39">
          <w:rPr>
            <w:rStyle w:val="ANGELSubheader"/>
            <w:rPrChange w:id="2516" w:author="Darice Corey-Gilbert" w:date="2016-10-06T22:26:00Z">
              <w:rPr>
                <w:rStyle w:val="ANGELBodytext"/>
              </w:rPr>
            </w:rPrChange>
          </w:rPr>
          <w:t>HTML5 data-* Attribute</w:t>
        </w:r>
      </w:ins>
    </w:p>
    <w:p w14:paraId="4151F276" w14:textId="4BAB6B41" w:rsidR="00432967" w:rsidRDefault="00432967" w:rsidP="00454F5A">
      <w:pPr>
        <w:rPr>
          <w:ins w:id="2517" w:author="Darice Corey-Gilbert" w:date="2016-10-06T22:11:00Z"/>
          <w:rStyle w:val="ANGELBodytext"/>
        </w:rPr>
      </w:pPr>
      <w:ins w:id="2518" w:author="Darice Corey-Gilbert" w:date="2016-10-06T22:06:00Z">
        <w:r w:rsidRPr="00432967">
          <w:rPr>
            <w:rStyle w:val="ANGELBodytext"/>
            <w:rPrChange w:id="2519" w:author="Darice Corey-Gilbert" w:date="2016-10-06T22:07:00Z">
              <w:rPr>
                <w:rFonts w:ascii="Verdana" w:hAnsi="Verdana"/>
              </w:rPr>
            </w:rPrChange>
          </w:rPr>
          <w:t>jQuery Mobile uses what is called the HTML5 data-* attribute. This helps create an application that looks attract</w:t>
        </w:r>
        <w:r w:rsidR="00EA5D39">
          <w:rPr>
            <w:rStyle w:val="ANGELBodytext"/>
            <w:rPrChange w:id="2520" w:author="Darice Corey-Gilbert" w:date="2016-10-06T22:07:00Z">
              <w:rPr>
                <w:rStyle w:val="ANGELBodytext"/>
              </w:rPr>
            </w:rPrChange>
          </w:rPr>
          <w:t>ive on mobile or tablet devices</w:t>
        </w:r>
        <w:r w:rsidRPr="00432967">
          <w:rPr>
            <w:rStyle w:val="ANGELBodytext"/>
            <w:rPrChange w:id="2521" w:author="Darice Corey-Gilbert" w:date="2016-10-06T22:07:00Z">
              <w:rPr>
                <w:rFonts w:ascii="Verdana" w:hAnsi="Verdana"/>
              </w:rPr>
            </w:rPrChange>
          </w:rPr>
          <w:t xml:space="preserve">, and is </w:t>
        </w:r>
      </w:ins>
      <w:ins w:id="2522" w:author="Darice Corey-Gilbert" w:date="2016-10-06T22:07:00Z">
        <w:r w:rsidRPr="00432967">
          <w:rPr>
            <w:rStyle w:val="ANGELBodytext"/>
            <w:rPrChange w:id="2523" w:author="Darice Corey-Gilbert" w:date="2016-10-06T22:07:00Z">
              <w:rPr>
                <w:rFonts w:ascii="Verdana" w:hAnsi="Verdana"/>
              </w:rPr>
            </w:rPrChange>
          </w:rPr>
          <w:t>“touch-friendly”, compared to more traditional HTML websites.</w:t>
        </w:r>
      </w:ins>
      <w:ins w:id="2524" w:author="Darice Corey-Gilbert" w:date="2016-10-06T22:08:00Z">
        <w:r>
          <w:rPr>
            <w:rStyle w:val="ANGELBodytext"/>
          </w:rPr>
          <w:t xml:space="preserve"> HTML5 data-* attributes are used to store custom data that is private to the page or application. This gives developers the ability to embed </w:t>
        </w:r>
      </w:ins>
      <w:ins w:id="2525" w:author="Darice Corey-Gilbert" w:date="2016-10-06T22:09:00Z">
        <w:r>
          <w:rPr>
            <w:rStyle w:val="ANGELBodytext"/>
          </w:rPr>
          <w:t>custom data attributes on all HTML elements.</w:t>
        </w:r>
      </w:ins>
    </w:p>
    <w:p w14:paraId="293570F1" w14:textId="6C5CFA01" w:rsidR="00432967" w:rsidRDefault="00432967" w:rsidP="00454F5A">
      <w:pPr>
        <w:rPr>
          <w:ins w:id="2526" w:author="Darice Corey-Gilbert" w:date="2016-10-06T22:11:00Z"/>
          <w:rStyle w:val="ANGELBodytext"/>
        </w:rPr>
      </w:pPr>
      <w:ins w:id="2527" w:author="Darice Corey-Gilbert" w:date="2016-10-06T22:11:00Z">
        <w:r>
          <w:rPr>
            <w:rStyle w:val="ANGELBodytext"/>
          </w:rPr>
          <w:t>The data-* attribute is made up of 2 parts:</w:t>
        </w:r>
      </w:ins>
    </w:p>
    <w:p w14:paraId="45EFFC2A" w14:textId="0569C1A7" w:rsidR="00432967" w:rsidRDefault="00432967" w:rsidP="00432967">
      <w:pPr>
        <w:pStyle w:val="ListParagraph"/>
        <w:numPr>
          <w:ilvl w:val="0"/>
          <w:numId w:val="37"/>
        </w:numPr>
        <w:rPr>
          <w:ins w:id="2528" w:author="Darice Corey-Gilbert" w:date="2016-10-06T22:12:00Z"/>
          <w:rStyle w:val="ANGELBodytext"/>
        </w:rPr>
        <w:pPrChange w:id="2529" w:author="Darice Corey-Gilbert" w:date="2016-10-06T22:11:00Z">
          <w:pPr/>
        </w:pPrChange>
      </w:pPr>
      <w:ins w:id="2530" w:author="Darice Corey-Gilbert" w:date="2016-10-06T22:11:00Z">
        <w:r>
          <w:rPr>
            <w:rStyle w:val="ANGELBodytext"/>
          </w:rPr>
          <w:t xml:space="preserve">The attribute name, which is always lowercase, and follows the prefix </w:t>
        </w:r>
      </w:ins>
      <w:ins w:id="2531" w:author="Darice Corey-Gilbert" w:date="2016-10-06T22:12:00Z">
        <w:r>
          <w:rPr>
            <w:rStyle w:val="ANGELBodytext"/>
          </w:rPr>
          <w:t>“data-“</w:t>
        </w:r>
      </w:ins>
    </w:p>
    <w:p w14:paraId="4536CB61" w14:textId="44CF7275" w:rsidR="00432967" w:rsidRDefault="00432967" w:rsidP="00432967">
      <w:pPr>
        <w:pStyle w:val="ListParagraph"/>
        <w:numPr>
          <w:ilvl w:val="0"/>
          <w:numId w:val="37"/>
        </w:numPr>
        <w:rPr>
          <w:ins w:id="2532" w:author="Darice Corey-Gilbert" w:date="2016-10-06T22:12:00Z"/>
          <w:rStyle w:val="ANGELBodytext"/>
        </w:rPr>
        <w:pPrChange w:id="2533" w:author="Darice Corey-Gilbert" w:date="2016-10-06T22:11:00Z">
          <w:pPr/>
        </w:pPrChange>
      </w:pPr>
      <w:ins w:id="2534" w:author="Darice Corey-Gilbert" w:date="2016-10-06T22:12:00Z">
        <w:r>
          <w:rPr>
            <w:rStyle w:val="ANGELBodytext"/>
          </w:rPr>
          <w:t>The attribute value, which varies depending on the attribute.</w:t>
        </w:r>
      </w:ins>
    </w:p>
    <w:p w14:paraId="6566C61F" w14:textId="12A86DF8" w:rsidR="00432967" w:rsidRDefault="00432967" w:rsidP="00432967">
      <w:pPr>
        <w:rPr>
          <w:ins w:id="2535" w:author="Darice Corey-Gilbert" w:date="2016-10-06T22:10:00Z"/>
          <w:rStyle w:val="ANGELBodytext"/>
        </w:rPr>
        <w:pPrChange w:id="2536" w:author="Darice Corey-Gilbert" w:date="2016-10-06T22:13:00Z">
          <w:pPr/>
        </w:pPrChange>
      </w:pPr>
      <w:ins w:id="2537" w:author="Darice Corey-Gilbert" w:date="2016-10-06T22:13:00Z">
        <w:r>
          <w:rPr>
            <w:rStyle w:val="ANGELBodytext"/>
          </w:rPr>
          <w:t>Button elements, toolbar links, and input fields are automatically s</w:t>
        </w:r>
      </w:ins>
      <w:ins w:id="2538" w:author="Darice Corey-Gilbert" w:date="2016-10-06T22:14:00Z">
        <w:r>
          <w:rPr>
            <w:rStyle w:val="ANGELBodytext"/>
          </w:rPr>
          <w:t>tyled as buttons, so you don’t need to use data-role=</w:t>
        </w:r>
      </w:ins>
      <w:ins w:id="2539" w:author="Darice Corey-Gilbert" w:date="2016-10-06T22:15:00Z">
        <w:r>
          <w:rPr>
            <w:rStyle w:val="ANGELBodytext"/>
          </w:rPr>
          <w:t xml:space="preserve">button. These can be styled using </w:t>
        </w:r>
      </w:ins>
      <w:ins w:id="2540" w:author="Darice Corey-Gilbert" w:date="2016-10-06T22:20:00Z">
        <w:r w:rsidR="00D11A87">
          <w:rPr>
            <w:rStyle w:val="ANGELBodytext"/>
          </w:rPr>
          <w:fldChar w:fldCharType="begin"/>
        </w:r>
        <w:r w:rsidR="00D11A87">
          <w:rPr>
            <w:rStyle w:val="ANGELBodytext"/>
          </w:rPr>
          <w:instrText xml:space="preserve"> HYPERLINK "http://www.w3schools.com/jquerymobile/jquerymobile_ref_css.asp" </w:instrText>
        </w:r>
        <w:r w:rsidR="00D11A87">
          <w:rPr>
            <w:rStyle w:val="ANGELBodytext"/>
          </w:rPr>
        </w:r>
        <w:r w:rsidR="00D11A87">
          <w:rPr>
            <w:rStyle w:val="ANGELBodytext"/>
          </w:rPr>
          <w:fldChar w:fldCharType="separate"/>
        </w:r>
        <w:r w:rsidRPr="00D11A87">
          <w:rPr>
            <w:rStyle w:val="Hyperlink"/>
            <w:rFonts w:ascii="Verdana" w:hAnsi="Verdana"/>
            <w:sz w:val="20"/>
          </w:rPr>
          <w:t>CSS classes</w:t>
        </w:r>
        <w:r w:rsidR="00D11A87">
          <w:rPr>
            <w:rStyle w:val="ANGELBodytext"/>
          </w:rPr>
          <w:fldChar w:fldCharType="end"/>
        </w:r>
      </w:ins>
      <w:ins w:id="2541" w:author="Darice Corey-Gilbert" w:date="2016-10-06T22:15:00Z">
        <w:r>
          <w:rPr>
            <w:rStyle w:val="ANGELBodytext"/>
          </w:rPr>
          <w:t xml:space="preserve"> instead.</w:t>
        </w:r>
      </w:ins>
    </w:p>
    <w:p w14:paraId="2C2629FF" w14:textId="03A46FFE" w:rsidR="00432967" w:rsidRPr="00EA5D39" w:rsidRDefault="00EA5D39" w:rsidP="00454F5A">
      <w:pPr>
        <w:rPr>
          <w:ins w:id="2542" w:author="Darice Corey-Gilbert" w:date="2016-10-06T22:10:00Z"/>
          <w:rStyle w:val="ANGELSubheader"/>
          <w:rPrChange w:id="2543" w:author="Darice Corey-Gilbert" w:date="2016-10-06T22:27:00Z">
            <w:rPr>
              <w:ins w:id="2544" w:author="Darice Corey-Gilbert" w:date="2016-10-06T22:10:00Z"/>
              <w:rStyle w:val="ANGELBodytext"/>
            </w:rPr>
          </w:rPrChange>
        </w:rPr>
      </w:pPr>
      <w:ins w:id="2545" w:author="Darice Corey-Gilbert" w:date="2016-10-06T22:27:00Z">
        <w:r w:rsidRPr="00EA5D39">
          <w:rPr>
            <w:rStyle w:val="ANGELSubheader"/>
            <w:rPrChange w:id="2546" w:author="Darice Corey-Gilbert" w:date="2016-10-06T22:27:00Z">
              <w:rPr>
                <w:rStyle w:val="ANGELBodytext"/>
              </w:rPr>
            </w:rPrChange>
          </w:rPr>
          <w:t xml:space="preserve">Sample App and Data-* Attributes </w:t>
        </w:r>
      </w:ins>
    </w:p>
    <w:p w14:paraId="58ECCDC5" w14:textId="77777777" w:rsidR="00EA5D39" w:rsidRDefault="00EA5D39" w:rsidP="00454F5A">
      <w:pPr>
        <w:rPr>
          <w:ins w:id="2547" w:author="Darice Corey-Gilbert" w:date="2016-10-06T22:36:00Z"/>
          <w:rStyle w:val="ANGELBodytext"/>
        </w:rPr>
      </w:pPr>
      <w:ins w:id="2548" w:author="Darice Corey-Gilbert" w:date="2016-10-06T22:30:00Z">
        <w:r>
          <w:rPr>
            <w:rStyle w:val="ANGELBodytext"/>
          </w:rPr>
          <w:t>Let’s start with the first DIV on line</w:t>
        </w:r>
      </w:ins>
      <w:ins w:id="2549" w:author="Darice Corey-Gilbert" w:date="2016-10-06T22:32:00Z">
        <w:r>
          <w:rPr>
            <w:rStyle w:val="ANGELBodytext"/>
          </w:rPr>
          <w:t>s</w:t>
        </w:r>
      </w:ins>
      <w:ins w:id="2550" w:author="Darice Corey-Gilbert" w:date="2016-10-06T22:30:00Z">
        <w:r>
          <w:rPr>
            <w:rStyle w:val="ANGELBodytext"/>
          </w:rPr>
          <w:t xml:space="preserve"> 18</w:t>
        </w:r>
      </w:ins>
      <w:ins w:id="2551" w:author="Darice Corey-Gilbert" w:date="2016-10-06T22:32:00Z">
        <w:r>
          <w:rPr>
            <w:rStyle w:val="ANGELBodytext"/>
          </w:rPr>
          <w:t xml:space="preserve"> - 25</w:t>
        </w:r>
      </w:ins>
      <w:ins w:id="2552" w:author="Darice Corey-Gilbert" w:date="2016-10-06T22:30:00Z">
        <w:r>
          <w:rPr>
            <w:rStyle w:val="ANGELBodytext"/>
          </w:rPr>
          <w:t xml:space="preserve">. </w:t>
        </w:r>
      </w:ins>
    </w:p>
    <w:p w14:paraId="5EDD7D0D" w14:textId="797912CA" w:rsidR="00EA5D39" w:rsidRDefault="00EA5D39" w:rsidP="00454F5A">
      <w:pPr>
        <w:rPr>
          <w:ins w:id="2553" w:author="Darice Corey-Gilbert" w:date="2016-10-06T22:36:00Z"/>
          <w:rStyle w:val="ANGELBodytext"/>
        </w:rPr>
      </w:pPr>
      <w:ins w:id="2554" w:author="Darice Corey-Gilbert" w:date="2016-10-06T22:36:00Z">
        <w:r>
          <w:rPr>
            <w:noProof/>
          </w:rPr>
          <w:drawing>
            <wp:inline distT="0" distB="0" distL="0" distR="0" wp14:anchorId="34D2BBBB" wp14:editId="09CED1C9">
              <wp:extent cx="5943600" cy="14147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14780"/>
                      </a:xfrm>
                      <a:prstGeom prst="rect">
                        <a:avLst/>
                      </a:prstGeom>
                    </pic:spPr>
                  </pic:pic>
                </a:graphicData>
              </a:graphic>
            </wp:inline>
          </w:drawing>
        </w:r>
      </w:ins>
    </w:p>
    <w:p w14:paraId="0F1E818A" w14:textId="0B17D644" w:rsidR="00EA5D39" w:rsidRDefault="00EA5D39" w:rsidP="00EA5D39">
      <w:pPr>
        <w:pStyle w:val="ListParagraph"/>
        <w:numPr>
          <w:ilvl w:val="0"/>
          <w:numId w:val="38"/>
        </w:numPr>
        <w:rPr>
          <w:ins w:id="2555" w:author="Darice Corey-Gilbert" w:date="2016-10-06T22:31:00Z"/>
          <w:rStyle w:val="ANGELBodytext"/>
          <w:rFonts w:ascii="Courier New" w:hAnsi="Courier New" w:cs="Courier New"/>
          <w:rPrChange w:id="2556" w:author="Darice Corey-Gilbert" w:date="2016-10-06T22:32:00Z">
            <w:rPr>
              <w:ins w:id="2557" w:author="Darice Corey-Gilbert" w:date="2016-10-06T22:31:00Z"/>
              <w:rStyle w:val="ANGELBodytext"/>
              <w:rFonts w:ascii="Courier New" w:hAnsi="Courier New" w:cs="Courier New"/>
            </w:rPr>
          </w:rPrChange>
        </w:rPr>
        <w:pPrChange w:id="2558" w:author="Darice Corey-Gilbert" w:date="2016-10-06T22:32:00Z">
          <w:pPr/>
        </w:pPrChange>
      </w:pPr>
      <w:ins w:id="2559" w:author="Darice Corey-Gilbert" w:date="2016-10-06T22:36:00Z">
        <w:r>
          <w:rPr>
            <w:rStyle w:val="ANGELBodytext"/>
            <w:rFonts w:ascii="Courier New" w:hAnsi="Courier New" w:cs="Courier New"/>
          </w:rPr>
          <w:t xml:space="preserve">Line 18: </w:t>
        </w:r>
      </w:ins>
      <w:ins w:id="2560" w:author="Darice Corey-Gilbert" w:date="2016-10-06T22:30:00Z">
        <w:r w:rsidRPr="00EA5D39">
          <w:rPr>
            <w:rStyle w:val="ANGELBodytext"/>
            <w:rFonts w:ascii="Courier New" w:hAnsi="Courier New" w:cs="Courier New"/>
            <w:rPrChange w:id="2561" w:author="Darice Corey-Gilbert" w:date="2016-10-06T22:32:00Z">
              <w:rPr>
                <w:rStyle w:val="ANGELBodytext"/>
              </w:rPr>
            </w:rPrChange>
          </w:rPr>
          <w:t>data-role=”</w:t>
        </w:r>
      </w:ins>
      <w:ins w:id="2562" w:author="Darice Corey-Gilbert" w:date="2016-10-06T22:31:00Z">
        <w:r w:rsidRPr="00EA5D39">
          <w:rPr>
            <w:rStyle w:val="ANGELBodytext"/>
            <w:rFonts w:ascii="Courier New" w:hAnsi="Courier New" w:cs="Courier New"/>
            <w:rPrChange w:id="2563" w:author="Darice Corey-Gilbert" w:date="2016-10-06T22:32:00Z">
              <w:rPr>
                <w:rStyle w:val="ANGELBodytext"/>
              </w:rPr>
            </w:rPrChange>
          </w:rPr>
          <w:t>page”</w:t>
        </w:r>
      </w:ins>
    </w:p>
    <w:p w14:paraId="7C2AB34D" w14:textId="246D45E1" w:rsidR="00432967" w:rsidRPr="00EA5D39" w:rsidRDefault="00EA5D39" w:rsidP="00EA5D39">
      <w:pPr>
        <w:pStyle w:val="ListParagraph"/>
        <w:numPr>
          <w:ilvl w:val="1"/>
          <w:numId w:val="38"/>
        </w:numPr>
        <w:rPr>
          <w:ins w:id="2564" w:author="Darice Corey-Gilbert" w:date="2016-10-06T22:31:00Z"/>
          <w:rStyle w:val="ANGELBodytext"/>
          <w:rFonts w:ascii="Courier New" w:hAnsi="Courier New" w:cs="Courier New"/>
          <w:rPrChange w:id="2565" w:author="Darice Corey-Gilbert" w:date="2016-10-06T22:32:00Z">
            <w:rPr>
              <w:ins w:id="2566" w:author="Darice Corey-Gilbert" w:date="2016-10-06T22:31:00Z"/>
              <w:rStyle w:val="ANGELBodytext"/>
            </w:rPr>
          </w:rPrChange>
        </w:rPr>
        <w:pPrChange w:id="2567" w:author="Darice Corey-Gilbert" w:date="2016-10-06T22:34:00Z">
          <w:pPr/>
        </w:pPrChange>
      </w:pPr>
      <w:ins w:id="2568" w:author="Darice Corey-Gilbert" w:date="2016-10-06T22:33:00Z">
        <w:r>
          <w:rPr>
            <w:rStyle w:val="ANGELBodytext"/>
            <w:rFonts w:cs="Courier New"/>
          </w:rPr>
          <w:t>This displays the page.</w:t>
        </w:r>
      </w:ins>
    </w:p>
    <w:p w14:paraId="6A0E2495" w14:textId="24BBCA32" w:rsidR="00EA5D39" w:rsidRDefault="00EA5D39" w:rsidP="00EA5D39">
      <w:pPr>
        <w:pStyle w:val="ListParagraph"/>
        <w:numPr>
          <w:ilvl w:val="0"/>
          <w:numId w:val="38"/>
        </w:numPr>
        <w:rPr>
          <w:ins w:id="2569" w:author="Darice Corey-Gilbert" w:date="2016-10-06T22:33:00Z"/>
          <w:rStyle w:val="ANGELBodytext"/>
          <w:rFonts w:ascii="Courier New" w:hAnsi="Courier New" w:cs="Courier New"/>
        </w:rPr>
        <w:pPrChange w:id="2570" w:author="Darice Corey-Gilbert" w:date="2016-10-06T22:32:00Z">
          <w:pPr/>
        </w:pPrChange>
      </w:pPr>
      <w:ins w:id="2571" w:author="Darice Corey-Gilbert" w:date="2016-10-06T22:36:00Z">
        <w:r>
          <w:rPr>
            <w:rStyle w:val="ANGELBodytext"/>
            <w:rFonts w:ascii="Courier New" w:hAnsi="Courier New" w:cs="Courier New"/>
          </w:rPr>
          <w:t xml:space="preserve">Lines 18, 19: </w:t>
        </w:r>
      </w:ins>
      <w:ins w:id="2572" w:author="Darice Corey-Gilbert" w:date="2016-10-06T22:31:00Z">
        <w:r w:rsidRPr="00EA5D39">
          <w:rPr>
            <w:rStyle w:val="ANGELBodytext"/>
            <w:rFonts w:ascii="Courier New" w:hAnsi="Courier New" w:cs="Courier New"/>
            <w:rPrChange w:id="2573" w:author="Darice Corey-Gilbert" w:date="2016-10-06T22:32:00Z">
              <w:rPr>
                <w:rStyle w:val="ANGELBodytext"/>
              </w:rPr>
            </w:rPrChange>
          </w:rPr>
          <w:t>data-theme=”a”</w:t>
        </w:r>
      </w:ins>
    </w:p>
    <w:p w14:paraId="1EF83161" w14:textId="388BE648" w:rsidR="00EA5D39" w:rsidRPr="00EA5D39" w:rsidRDefault="00EA5D39" w:rsidP="00EA5D39">
      <w:pPr>
        <w:pStyle w:val="ListParagraph"/>
        <w:numPr>
          <w:ilvl w:val="1"/>
          <w:numId w:val="38"/>
        </w:numPr>
        <w:rPr>
          <w:ins w:id="2574" w:author="Darice Corey-Gilbert" w:date="2016-10-06T22:31:00Z"/>
          <w:rStyle w:val="ANGELBodytext"/>
          <w:rFonts w:ascii="Courier New" w:hAnsi="Courier New" w:cs="Courier New"/>
          <w:rPrChange w:id="2575" w:author="Darice Corey-Gilbert" w:date="2016-10-06T22:32:00Z">
            <w:rPr>
              <w:ins w:id="2576" w:author="Darice Corey-Gilbert" w:date="2016-10-06T22:31:00Z"/>
              <w:rStyle w:val="ANGELBodytext"/>
            </w:rPr>
          </w:rPrChange>
        </w:rPr>
        <w:pPrChange w:id="2577" w:author="Darice Corey-Gilbert" w:date="2016-10-06T22:34:00Z">
          <w:pPr/>
        </w:pPrChange>
      </w:pPr>
      <w:ins w:id="2578" w:author="Darice Corey-Gilbert" w:date="2016-10-06T22:33:00Z">
        <w:r w:rsidRPr="00EA5D39">
          <w:rPr>
            <w:rStyle w:val="ANGELBodytext"/>
            <w:rFonts w:cs="Courier New"/>
            <w:rPrChange w:id="2579" w:author="Darice Corey-Gilbert" w:date="2016-10-06T22:33:00Z">
              <w:rPr>
                <w:rStyle w:val="ANGELBodytext"/>
                <w:rFonts w:ascii="Courier New" w:hAnsi="Courier New" w:cs="Courier New"/>
              </w:rPr>
            </w:rPrChange>
          </w:rPr>
          <w:t>This determines what theme to use from the CSS styling.</w:t>
        </w:r>
      </w:ins>
    </w:p>
    <w:p w14:paraId="1408B9D4" w14:textId="1C608F9A" w:rsidR="00EA5D39" w:rsidRDefault="00EA5D39" w:rsidP="00EA5D39">
      <w:pPr>
        <w:pStyle w:val="ListParagraph"/>
        <w:numPr>
          <w:ilvl w:val="0"/>
          <w:numId w:val="38"/>
        </w:numPr>
        <w:rPr>
          <w:ins w:id="2580" w:author="Darice Corey-Gilbert" w:date="2016-10-06T22:33:00Z"/>
          <w:rStyle w:val="ANGELBodytext"/>
          <w:rFonts w:ascii="Courier New" w:hAnsi="Courier New" w:cs="Courier New"/>
        </w:rPr>
        <w:pPrChange w:id="2581" w:author="Darice Corey-Gilbert" w:date="2016-10-06T22:32:00Z">
          <w:pPr/>
        </w:pPrChange>
      </w:pPr>
      <w:ins w:id="2582" w:author="Darice Corey-Gilbert" w:date="2016-10-06T22:36:00Z">
        <w:r>
          <w:rPr>
            <w:rStyle w:val="ANGELBodytext"/>
            <w:rFonts w:ascii="Courier New" w:hAnsi="Courier New" w:cs="Courier New"/>
          </w:rPr>
          <w:t xml:space="preserve">Line 18: </w:t>
        </w:r>
      </w:ins>
      <w:ins w:id="2583" w:author="Darice Corey-Gilbert" w:date="2016-10-06T22:31:00Z">
        <w:r w:rsidRPr="00EA5D39">
          <w:rPr>
            <w:rStyle w:val="ANGELBodytext"/>
            <w:rFonts w:ascii="Courier New" w:hAnsi="Courier New" w:cs="Courier New"/>
            <w:rPrChange w:id="2584" w:author="Darice Corey-Gilbert" w:date="2016-10-06T22:32:00Z">
              <w:rPr>
                <w:rStyle w:val="ANGELBodytext"/>
              </w:rPr>
            </w:rPrChange>
          </w:rPr>
          <w:t>data-add-back-btn=”true”</w:t>
        </w:r>
      </w:ins>
    </w:p>
    <w:p w14:paraId="1DF365B8" w14:textId="2D68674D" w:rsidR="00EA5D39" w:rsidRPr="00EA5D39" w:rsidRDefault="00EA5D39" w:rsidP="00EA5D39">
      <w:pPr>
        <w:pStyle w:val="ListParagraph"/>
        <w:numPr>
          <w:ilvl w:val="1"/>
          <w:numId w:val="38"/>
        </w:numPr>
        <w:rPr>
          <w:ins w:id="2585" w:author="Darice Corey-Gilbert" w:date="2016-10-06T22:32:00Z"/>
          <w:rStyle w:val="ANGELBodytext"/>
          <w:rFonts w:cs="Courier New"/>
          <w:rPrChange w:id="2586" w:author="Darice Corey-Gilbert" w:date="2016-10-06T22:34:00Z">
            <w:rPr>
              <w:ins w:id="2587" w:author="Darice Corey-Gilbert" w:date="2016-10-06T22:32:00Z"/>
              <w:rStyle w:val="ANGELBodytext"/>
            </w:rPr>
          </w:rPrChange>
        </w:rPr>
        <w:pPrChange w:id="2588" w:author="Darice Corey-Gilbert" w:date="2016-10-06T22:34:00Z">
          <w:pPr/>
        </w:pPrChange>
      </w:pPr>
      <w:ins w:id="2589" w:author="Darice Corey-Gilbert" w:date="2016-10-06T22:33:00Z">
        <w:r w:rsidRPr="00EA5D39">
          <w:rPr>
            <w:rStyle w:val="ANGELBodytext"/>
            <w:rFonts w:cs="Courier New"/>
            <w:rPrChange w:id="2590" w:author="Darice Corey-Gilbert" w:date="2016-10-06T22:34:00Z">
              <w:rPr>
                <w:rStyle w:val="ANGELBodytext"/>
                <w:rFonts w:ascii="Courier New" w:hAnsi="Courier New" w:cs="Courier New"/>
              </w:rPr>
            </w:rPrChange>
          </w:rPr>
          <w:t>This add</w:t>
        </w:r>
      </w:ins>
      <w:ins w:id="2591" w:author="Darice Corey-Gilbert" w:date="2016-10-06T22:35:00Z">
        <w:r>
          <w:rPr>
            <w:rStyle w:val="ANGELBodytext"/>
            <w:rFonts w:cs="Courier New"/>
          </w:rPr>
          <w:t>s</w:t>
        </w:r>
      </w:ins>
      <w:ins w:id="2592" w:author="Darice Corey-Gilbert" w:date="2016-10-06T22:33:00Z">
        <w:r w:rsidRPr="00EA5D39">
          <w:rPr>
            <w:rStyle w:val="ANGELBodytext"/>
            <w:rFonts w:cs="Courier New"/>
            <w:rPrChange w:id="2593" w:author="Darice Corey-Gilbert" w:date="2016-10-06T22:34:00Z">
              <w:rPr>
                <w:rStyle w:val="ANGELBodytext"/>
                <w:rFonts w:ascii="Courier New" w:hAnsi="Courier New" w:cs="Courier New"/>
              </w:rPr>
            </w:rPrChange>
          </w:rPr>
          <w:t xml:space="preserve"> a</w:t>
        </w:r>
      </w:ins>
      <w:ins w:id="2594" w:author="Darice Corey-Gilbert" w:date="2016-10-06T22:34:00Z">
        <w:r w:rsidRPr="00EA5D39">
          <w:rPr>
            <w:rStyle w:val="ANGELBodytext"/>
            <w:rFonts w:cs="Courier New"/>
            <w:rPrChange w:id="2595" w:author="Darice Corey-Gilbert" w:date="2016-10-06T22:34:00Z">
              <w:rPr>
                <w:rStyle w:val="ANGELBodytext"/>
                <w:rFonts w:ascii="Courier New" w:hAnsi="Courier New" w:cs="Courier New"/>
              </w:rPr>
            </w:rPrChange>
          </w:rPr>
          <w:t xml:space="preserve"> back button.</w:t>
        </w:r>
      </w:ins>
    </w:p>
    <w:p w14:paraId="6057ED9D" w14:textId="77A24679" w:rsidR="00EA5D39" w:rsidRDefault="00EA5D39" w:rsidP="00EA5D39">
      <w:pPr>
        <w:pStyle w:val="ListParagraph"/>
        <w:numPr>
          <w:ilvl w:val="0"/>
          <w:numId w:val="38"/>
        </w:numPr>
        <w:rPr>
          <w:ins w:id="2596" w:author="Darice Corey-Gilbert" w:date="2016-10-06T22:35:00Z"/>
          <w:rStyle w:val="ANGELBodytext"/>
          <w:rFonts w:ascii="Courier New" w:hAnsi="Courier New" w:cs="Courier New"/>
        </w:rPr>
        <w:pPrChange w:id="2597" w:author="Darice Corey-Gilbert" w:date="2016-10-06T22:32:00Z">
          <w:pPr/>
        </w:pPrChange>
      </w:pPr>
      <w:ins w:id="2598" w:author="Darice Corey-Gilbert" w:date="2016-10-06T22:37:00Z">
        <w:r>
          <w:rPr>
            <w:rStyle w:val="ANGELBodytext"/>
            <w:rFonts w:ascii="Courier New" w:hAnsi="Courier New" w:cs="Courier New"/>
          </w:rPr>
          <w:t xml:space="preserve">Line 23: </w:t>
        </w:r>
      </w:ins>
      <w:ins w:id="2599" w:author="Darice Corey-Gilbert" w:date="2016-10-06T22:32:00Z">
        <w:r w:rsidRPr="00EA5D39">
          <w:rPr>
            <w:rStyle w:val="ANGELBodytext"/>
            <w:rFonts w:ascii="Courier New" w:hAnsi="Courier New" w:cs="Courier New"/>
            <w:rPrChange w:id="2600" w:author="Darice Corey-Gilbert" w:date="2016-10-06T22:32:00Z">
              <w:rPr>
                <w:rStyle w:val="ANGELBodytext"/>
              </w:rPr>
            </w:rPrChange>
          </w:rPr>
          <w:t>data-role=”header”</w:t>
        </w:r>
      </w:ins>
    </w:p>
    <w:p w14:paraId="1C1CB30D" w14:textId="71EE5100" w:rsidR="00EA5D39" w:rsidRPr="00EA5D39" w:rsidRDefault="00EA5D39" w:rsidP="00EA5D39">
      <w:pPr>
        <w:pStyle w:val="ListParagraph"/>
        <w:numPr>
          <w:ilvl w:val="1"/>
          <w:numId w:val="38"/>
        </w:numPr>
        <w:rPr>
          <w:ins w:id="2601" w:author="Darice Corey-Gilbert" w:date="2016-10-06T22:32:00Z"/>
          <w:rStyle w:val="ANGELBodytext"/>
          <w:rFonts w:cs="Courier New"/>
          <w:rPrChange w:id="2602" w:author="Darice Corey-Gilbert" w:date="2016-10-06T22:35:00Z">
            <w:rPr>
              <w:ins w:id="2603" w:author="Darice Corey-Gilbert" w:date="2016-10-06T22:32:00Z"/>
              <w:rStyle w:val="ANGELBodytext"/>
            </w:rPr>
          </w:rPrChange>
        </w:rPr>
        <w:pPrChange w:id="2604" w:author="Darice Corey-Gilbert" w:date="2016-10-06T22:35:00Z">
          <w:pPr/>
        </w:pPrChange>
      </w:pPr>
      <w:ins w:id="2605" w:author="Darice Corey-Gilbert" w:date="2016-10-06T22:35:00Z">
        <w:r w:rsidRPr="00EA5D39">
          <w:rPr>
            <w:rStyle w:val="ANGELBodytext"/>
            <w:rFonts w:cs="Courier New"/>
            <w:rPrChange w:id="2606" w:author="Darice Corey-Gilbert" w:date="2016-10-06T22:35:00Z">
              <w:rPr>
                <w:rStyle w:val="ANGELBodytext"/>
                <w:rFonts w:ascii="Courier New" w:hAnsi="Courier New" w:cs="Courier New"/>
              </w:rPr>
            </w:rPrChange>
          </w:rPr>
          <w:t>This displays the header section.</w:t>
        </w:r>
      </w:ins>
    </w:p>
    <w:p w14:paraId="4504F56F" w14:textId="4842C5DC" w:rsidR="00EA5D39" w:rsidRDefault="00EA5D39" w:rsidP="00454F5A">
      <w:pPr>
        <w:rPr>
          <w:ins w:id="2607" w:author="Darice Corey-Gilbert" w:date="2016-10-06T22:38:00Z"/>
          <w:rStyle w:val="ANGELBodytext"/>
        </w:rPr>
      </w:pPr>
      <w:ins w:id="2608" w:author="Darice Corey-Gilbert" w:date="2016-10-06T22:38:00Z">
        <w:r>
          <w:rPr>
            <w:rStyle w:val="ANGELBodytext"/>
          </w:rPr>
          <w:t>Lines 18-25 display the following section of the page:</w:t>
        </w:r>
      </w:ins>
    </w:p>
    <w:p w14:paraId="44AD6C21" w14:textId="2A785732" w:rsidR="00EA5D39" w:rsidRDefault="00EA5D39" w:rsidP="00454F5A">
      <w:pPr>
        <w:rPr>
          <w:ins w:id="2609" w:author="Darice Corey-Gilbert" w:date="2016-10-06T22:38:00Z"/>
          <w:rStyle w:val="ANGELBodytext"/>
        </w:rPr>
      </w:pPr>
      <w:ins w:id="2610" w:author="Darice Corey-Gilbert" w:date="2016-10-06T22:38:00Z">
        <w:r>
          <w:rPr>
            <w:noProof/>
          </w:rPr>
          <w:drawing>
            <wp:inline distT="0" distB="0" distL="0" distR="0" wp14:anchorId="675F2D51" wp14:editId="495A5B96">
              <wp:extent cx="3485714" cy="429523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5714" cy="4295238"/>
                      </a:xfrm>
                      <a:prstGeom prst="rect">
                        <a:avLst/>
                      </a:prstGeom>
                    </pic:spPr>
                  </pic:pic>
                </a:graphicData>
              </a:graphic>
            </wp:inline>
          </w:drawing>
        </w:r>
      </w:ins>
    </w:p>
    <w:p w14:paraId="773EB809" w14:textId="77777777" w:rsidR="00EA5D39" w:rsidRDefault="00EA5D39" w:rsidP="00454F5A">
      <w:pPr>
        <w:rPr>
          <w:ins w:id="2611" w:author="Darice Corey-Gilbert" w:date="2016-10-06T22:42:00Z"/>
          <w:rStyle w:val="ANGELBodytext"/>
        </w:rPr>
      </w:pPr>
      <w:ins w:id="2612" w:author="Darice Corey-Gilbert" w:date="2016-10-06T22:42:00Z">
        <w:r>
          <w:rPr>
            <w:rStyle w:val="ANGELBodytext"/>
          </w:rPr>
          <w:t xml:space="preserve">Now let’s review lines 27 – 37. </w:t>
        </w:r>
      </w:ins>
    </w:p>
    <w:p w14:paraId="443C0C47" w14:textId="6640275C" w:rsidR="00EA5D39" w:rsidRDefault="00EA5D39" w:rsidP="00454F5A">
      <w:pPr>
        <w:rPr>
          <w:ins w:id="2613" w:author="Darice Corey-Gilbert" w:date="2016-10-06T22:42:00Z"/>
          <w:rStyle w:val="ANGELBodytext"/>
        </w:rPr>
      </w:pPr>
      <w:ins w:id="2614" w:author="Darice Corey-Gilbert" w:date="2016-10-06T22:42:00Z">
        <w:r>
          <w:rPr>
            <w:noProof/>
          </w:rPr>
          <w:drawing>
            <wp:inline distT="0" distB="0" distL="0" distR="0" wp14:anchorId="4632EB8F" wp14:editId="2A839F72">
              <wp:extent cx="4266667" cy="239047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6667" cy="2390476"/>
                      </a:xfrm>
                      <a:prstGeom prst="rect">
                        <a:avLst/>
                      </a:prstGeom>
                    </pic:spPr>
                  </pic:pic>
                </a:graphicData>
              </a:graphic>
            </wp:inline>
          </w:drawing>
        </w:r>
      </w:ins>
    </w:p>
    <w:p w14:paraId="65B5DA80" w14:textId="61FD80EB" w:rsidR="00EA5D39" w:rsidRDefault="00EA5D39" w:rsidP="00454F5A">
      <w:pPr>
        <w:rPr>
          <w:ins w:id="2615" w:author="Darice Corey-Gilbert" w:date="2016-10-06T22:39:00Z"/>
          <w:rStyle w:val="ANGELBodytext"/>
        </w:rPr>
      </w:pPr>
      <w:ins w:id="2616" w:author="Darice Corey-Gilbert" w:date="2016-10-06T22:42:00Z">
        <w:r>
          <w:rPr>
            <w:rStyle w:val="ANGELBodytext"/>
          </w:rPr>
          <w:t>These lines</w:t>
        </w:r>
      </w:ins>
      <w:ins w:id="2617" w:author="Darice Corey-Gilbert" w:date="2016-10-06T22:39:00Z">
        <w:r>
          <w:rPr>
            <w:rStyle w:val="ANGELBodytext"/>
          </w:rPr>
          <w:t xml:space="preserve"> use the following data-* attributes:</w:t>
        </w:r>
      </w:ins>
    </w:p>
    <w:p w14:paraId="0DA01C34" w14:textId="6976F2A0" w:rsidR="00EA5D39" w:rsidRPr="00EA5D39" w:rsidRDefault="00EA5D39" w:rsidP="00EA5D39">
      <w:pPr>
        <w:pStyle w:val="ListParagraph"/>
        <w:numPr>
          <w:ilvl w:val="0"/>
          <w:numId w:val="39"/>
        </w:numPr>
        <w:rPr>
          <w:ins w:id="2618" w:author="Darice Corey-Gilbert" w:date="2016-10-06T22:40:00Z"/>
          <w:rStyle w:val="ANGELBodytext"/>
          <w:rFonts w:ascii="Courier New" w:hAnsi="Courier New" w:cs="Courier New"/>
          <w:rPrChange w:id="2619" w:author="Darice Corey-Gilbert" w:date="2016-10-06T22:43:00Z">
            <w:rPr>
              <w:ins w:id="2620" w:author="Darice Corey-Gilbert" w:date="2016-10-06T22:40:00Z"/>
              <w:rStyle w:val="ANGELBodytext"/>
            </w:rPr>
          </w:rPrChange>
        </w:rPr>
        <w:pPrChange w:id="2621" w:author="Darice Corey-Gilbert" w:date="2016-10-06T22:39:00Z">
          <w:pPr/>
        </w:pPrChange>
      </w:pPr>
      <w:ins w:id="2622" w:author="Darice Corey-Gilbert" w:date="2016-10-06T22:39:00Z">
        <w:r w:rsidRPr="00EA5D39">
          <w:rPr>
            <w:rStyle w:val="ANGELBodytext"/>
            <w:rFonts w:ascii="Courier New" w:hAnsi="Courier New" w:cs="Courier New"/>
            <w:rPrChange w:id="2623" w:author="Darice Corey-Gilbert" w:date="2016-10-06T22:43:00Z">
              <w:rPr>
                <w:rStyle w:val="ANGELBodytext"/>
              </w:rPr>
            </w:rPrChange>
          </w:rPr>
          <w:t xml:space="preserve">Line </w:t>
        </w:r>
      </w:ins>
      <w:ins w:id="2624" w:author="Darice Corey-Gilbert" w:date="2016-10-06T22:40:00Z">
        <w:r w:rsidRPr="00EA5D39">
          <w:rPr>
            <w:rStyle w:val="ANGELBodytext"/>
            <w:rFonts w:ascii="Courier New" w:hAnsi="Courier New" w:cs="Courier New"/>
            <w:rPrChange w:id="2625" w:author="Darice Corey-Gilbert" w:date="2016-10-06T22:43:00Z">
              <w:rPr>
                <w:rStyle w:val="ANGELBodytext"/>
              </w:rPr>
            </w:rPrChange>
          </w:rPr>
          <w:t>27: data-role=”content”</w:t>
        </w:r>
      </w:ins>
    </w:p>
    <w:p w14:paraId="1346DC2A" w14:textId="47570F0A" w:rsidR="00EA5D39" w:rsidRDefault="00EA5D39" w:rsidP="00EA5D39">
      <w:pPr>
        <w:pStyle w:val="ListParagraph"/>
        <w:numPr>
          <w:ilvl w:val="1"/>
          <w:numId w:val="39"/>
        </w:numPr>
        <w:rPr>
          <w:ins w:id="2626" w:author="Darice Corey-Gilbert" w:date="2016-10-06T22:40:00Z"/>
          <w:rStyle w:val="ANGELBodytext"/>
        </w:rPr>
        <w:pPrChange w:id="2627" w:author="Darice Corey-Gilbert" w:date="2016-10-06T22:40:00Z">
          <w:pPr/>
        </w:pPrChange>
      </w:pPr>
      <w:ins w:id="2628" w:author="Darice Corey-Gilbert" w:date="2016-10-06T22:40:00Z">
        <w:r>
          <w:rPr>
            <w:rStyle w:val="ANGELBodytext"/>
          </w:rPr>
          <w:t>Displays a content section.</w:t>
        </w:r>
      </w:ins>
    </w:p>
    <w:p w14:paraId="486ED824" w14:textId="71E8C739" w:rsidR="00EA5D39" w:rsidRPr="00EA5D39" w:rsidRDefault="00EA5D39" w:rsidP="00EA5D39">
      <w:pPr>
        <w:pStyle w:val="ListParagraph"/>
        <w:numPr>
          <w:ilvl w:val="0"/>
          <w:numId w:val="39"/>
        </w:numPr>
        <w:rPr>
          <w:ins w:id="2629" w:author="Darice Corey-Gilbert" w:date="2016-10-06T22:41:00Z"/>
          <w:rStyle w:val="ANGELBodytext"/>
          <w:rFonts w:ascii="Courier New" w:hAnsi="Courier New" w:cs="Courier New"/>
          <w:rPrChange w:id="2630" w:author="Darice Corey-Gilbert" w:date="2016-10-06T22:43:00Z">
            <w:rPr>
              <w:ins w:id="2631" w:author="Darice Corey-Gilbert" w:date="2016-10-06T22:41:00Z"/>
              <w:rStyle w:val="ANGELBodytext"/>
            </w:rPr>
          </w:rPrChange>
        </w:rPr>
        <w:pPrChange w:id="2632" w:author="Darice Corey-Gilbert" w:date="2016-10-06T22:39:00Z">
          <w:pPr/>
        </w:pPrChange>
      </w:pPr>
      <w:ins w:id="2633" w:author="Darice Corey-Gilbert" w:date="2016-10-06T22:40:00Z">
        <w:r w:rsidRPr="00EA5D39">
          <w:rPr>
            <w:rStyle w:val="ANGELBodytext"/>
            <w:rFonts w:ascii="Courier New" w:hAnsi="Courier New" w:cs="Courier New"/>
            <w:rPrChange w:id="2634" w:author="Darice Corey-Gilbert" w:date="2016-10-06T22:43:00Z">
              <w:rPr>
                <w:rStyle w:val="ANGELBodytext"/>
              </w:rPr>
            </w:rPrChange>
          </w:rPr>
          <w:t>Line 28: data-role=”listview”</w:t>
        </w:r>
      </w:ins>
    </w:p>
    <w:p w14:paraId="0A2FD8AF" w14:textId="30954D29" w:rsidR="00EA5D39" w:rsidRDefault="00EA5D39" w:rsidP="00EA5D39">
      <w:pPr>
        <w:pStyle w:val="ListParagraph"/>
        <w:numPr>
          <w:ilvl w:val="1"/>
          <w:numId w:val="39"/>
        </w:numPr>
        <w:rPr>
          <w:ins w:id="2635" w:author="Darice Corey-Gilbert" w:date="2016-10-06T22:40:00Z"/>
          <w:rStyle w:val="ANGELBodytext"/>
        </w:rPr>
        <w:pPrChange w:id="2636" w:author="Darice Corey-Gilbert" w:date="2016-10-06T22:41:00Z">
          <w:pPr/>
        </w:pPrChange>
      </w:pPr>
      <w:ins w:id="2637" w:author="Darice Corey-Gilbert" w:date="2016-10-06T22:41:00Z">
        <w:r>
          <w:rPr>
            <w:rStyle w:val="ANGELBodytext"/>
          </w:rPr>
          <w:t>Used to display “subpages” or sections of the page.</w:t>
        </w:r>
      </w:ins>
    </w:p>
    <w:p w14:paraId="79A150C5" w14:textId="6ABDF40F" w:rsidR="00EA5D39" w:rsidRPr="00EA5D39" w:rsidRDefault="00EA5D39" w:rsidP="00EA5D39">
      <w:pPr>
        <w:pStyle w:val="ListParagraph"/>
        <w:numPr>
          <w:ilvl w:val="0"/>
          <w:numId w:val="39"/>
        </w:numPr>
        <w:rPr>
          <w:ins w:id="2638" w:author="Darice Corey-Gilbert" w:date="2016-10-06T22:41:00Z"/>
          <w:rStyle w:val="ANGELBodytext"/>
          <w:rFonts w:ascii="Courier New" w:hAnsi="Courier New" w:cs="Courier New"/>
          <w:rPrChange w:id="2639" w:author="Darice Corey-Gilbert" w:date="2016-10-06T22:43:00Z">
            <w:rPr>
              <w:ins w:id="2640" w:author="Darice Corey-Gilbert" w:date="2016-10-06T22:41:00Z"/>
              <w:rStyle w:val="ANGELBodytext"/>
            </w:rPr>
          </w:rPrChange>
        </w:rPr>
        <w:pPrChange w:id="2641" w:author="Darice Corey-Gilbert" w:date="2016-10-06T22:39:00Z">
          <w:pPr/>
        </w:pPrChange>
      </w:pPr>
      <w:ins w:id="2642" w:author="Darice Corey-Gilbert" w:date="2016-10-06T22:40:00Z">
        <w:r w:rsidRPr="00EA5D39">
          <w:rPr>
            <w:rStyle w:val="ANGELBodytext"/>
            <w:rFonts w:ascii="Courier New" w:hAnsi="Courier New" w:cs="Courier New"/>
            <w:rPrChange w:id="2643" w:author="Darice Corey-Gilbert" w:date="2016-10-06T22:43:00Z">
              <w:rPr>
                <w:rStyle w:val="ANGELBodytext"/>
              </w:rPr>
            </w:rPrChange>
          </w:rPr>
          <w:t>Line 28: data-theme=”c”</w:t>
        </w:r>
      </w:ins>
    </w:p>
    <w:p w14:paraId="1448DF4F" w14:textId="792286CD" w:rsidR="00EA5D39" w:rsidRPr="00432967" w:rsidRDefault="00EA5D39" w:rsidP="00EA5D39">
      <w:pPr>
        <w:pStyle w:val="ListParagraph"/>
        <w:numPr>
          <w:ilvl w:val="1"/>
          <w:numId w:val="39"/>
        </w:numPr>
        <w:rPr>
          <w:ins w:id="2644" w:author="Darice Corey-Gilbert" w:date="2016-10-06T21:49:00Z"/>
          <w:rStyle w:val="ANGELBodytext"/>
          <w:rPrChange w:id="2645" w:author="Darice Corey-Gilbert" w:date="2016-10-06T22:07:00Z">
            <w:rPr>
              <w:ins w:id="2646" w:author="Darice Corey-Gilbert" w:date="2016-10-06T21:49:00Z"/>
              <w:rFonts w:ascii="Verdana" w:hAnsi="Verdana"/>
            </w:rPr>
          </w:rPrChange>
        </w:rPr>
        <w:pPrChange w:id="2647" w:author="Darice Corey-Gilbert" w:date="2016-10-06T22:41:00Z">
          <w:pPr/>
        </w:pPrChange>
      </w:pPr>
      <w:ins w:id="2648" w:author="Darice Corey-Gilbert" w:date="2016-10-06T22:41:00Z">
        <w:r>
          <w:rPr>
            <w:rStyle w:val="ANGELBodytext"/>
          </w:rPr>
          <w:t>Displays another theme.</w:t>
        </w:r>
      </w:ins>
    </w:p>
    <w:p w14:paraId="19E1490F" w14:textId="484373CF" w:rsidR="0061171C" w:rsidRDefault="0061171C" w:rsidP="00432967">
      <w:pPr>
        <w:rPr>
          <w:ins w:id="2649" w:author="Darice Corey-Gilbert" w:date="2016-10-06T22:46:00Z"/>
          <w:rStyle w:val="ANGELBodytext"/>
        </w:rPr>
      </w:pPr>
      <w:ins w:id="2650" w:author="Darice Corey-Gilbert" w:date="2016-10-06T22:45:00Z">
        <w:r>
          <w:rPr>
            <w:rStyle w:val="ANGELBodytext"/>
          </w:rPr>
          <w:t>These lines di</w:t>
        </w:r>
      </w:ins>
      <w:ins w:id="2651" w:author="Darice Corey-Gilbert" w:date="2016-10-06T22:46:00Z">
        <w:r>
          <w:rPr>
            <w:rStyle w:val="ANGELBodytext"/>
          </w:rPr>
          <w:t>splay the Sections 1 through 6 on the page:</w:t>
        </w:r>
      </w:ins>
    </w:p>
    <w:p w14:paraId="5EBEA6F0" w14:textId="73DE6649" w:rsidR="0061171C" w:rsidRDefault="0061171C" w:rsidP="00432967">
      <w:pPr>
        <w:rPr>
          <w:ins w:id="2652" w:author="Darice Corey-Gilbert" w:date="2016-10-06T22:45:00Z"/>
          <w:rStyle w:val="ANGELBodytext"/>
        </w:rPr>
      </w:pPr>
      <w:ins w:id="2653" w:author="Darice Corey-Gilbert" w:date="2016-10-06T22:46:00Z">
        <w:r>
          <w:rPr>
            <w:noProof/>
          </w:rPr>
          <w:drawing>
            <wp:inline distT="0" distB="0" distL="0" distR="0" wp14:anchorId="3606ED44" wp14:editId="42C90F29">
              <wp:extent cx="3523809" cy="4219048"/>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3809" cy="4219048"/>
                      </a:xfrm>
                      <a:prstGeom prst="rect">
                        <a:avLst/>
                      </a:prstGeom>
                    </pic:spPr>
                  </pic:pic>
                </a:graphicData>
              </a:graphic>
            </wp:inline>
          </w:drawing>
        </w:r>
      </w:ins>
    </w:p>
    <w:p w14:paraId="26C900EF" w14:textId="3BD29D17" w:rsidR="0061171C" w:rsidRDefault="0061171C" w:rsidP="00432967">
      <w:pPr>
        <w:rPr>
          <w:ins w:id="2654" w:author="Darice Corey-Gilbert" w:date="2016-10-06T22:44:00Z"/>
          <w:rStyle w:val="ANGELBodytext"/>
        </w:rPr>
      </w:pPr>
      <w:ins w:id="2655" w:author="Darice Corey-Gilbert" w:date="2016-10-06T22:44:00Z">
        <w:r>
          <w:rPr>
            <w:rStyle w:val="ANGELBodytext"/>
          </w:rPr>
          <w:t>Let’s move on to lines 38 – 41.</w:t>
        </w:r>
      </w:ins>
    </w:p>
    <w:p w14:paraId="50990558" w14:textId="7AFF1C16" w:rsidR="0061171C" w:rsidRPr="0061171C" w:rsidRDefault="0061171C" w:rsidP="00432967">
      <w:pPr>
        <w:rPr>
          <w:ins w:id="2656" w:author="Darice Corey-Gilbert" w:date="2016-10-06T22:43:00Z"/>
          <w:rStyle w:val="ANGELBodytext"/>
          <w:rPrChange w:id="2657" w:author="Darice Corey-Gilbert" w:date="2016-10-06T22:43:00Z">
            <w:rPr>
              <w:ins w:id="2658" w:author="Darice Corey-Gilbert" w:date="2016-10-06T22:43:00Z"/>
              <w:rStyle w:val="ANGELHeader"/>
            </w:rPr>
          </w:rPrChange>
        </w:rPr>
      </w:pPr>
      <w:ins w:id="2659" w:author="Darice Corey-Gilbert" w:date="2016-10-06T22:45:00Z">
        <w:r>
          <w:rPr>
            <w:noProof/>
          </w:rPr>
          <w:drawing>
            <wp:inline distT="0" distB="0" distL="0" distR="0" wp14:anchorId="27E57FC4" wp14:editId="2A633AC7">
              <wp:extent cx="3933333" cy="91428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3333" cy="914286"/>
                      </a:xfrm>
                      <a:prstGeom prst="rect">
                        <a:avLst/>
                      </a:prstGeom>
                    </pic:spPr>
                  </pic:pic>
                </a:graphicData>
              </a:graphic>
            </wp:inline>
          </w:drawing>
        </w:r>
      </w:ins>
    </w:p>
    <w:p w14:paraId="0C152220" w14:textId="4611C219" w:rsidR="0061171C" w:rsidRDefault="0061171C" w:rsidP="00432967">
      <w:pPr>
        <w:rPr>
          <w:ins w:id="2660" w:author="Darice Corey-Gilbert" w:date="2016-10-06T22:46:00Z"/>
          <w:rStyle w:val="ANGELBodytext"/>
        </w:rPr>
      </w:pPr>
      <w:ins w:id="2661" w:author="Darice Corey-Gilbert" w:date="2016-10-06T22:46:00Z">
        <w:r>
          <w:rPr>
            <w:rStyle w:val="ANGELBodytext"/>
          </w:rPr>
          <w:t>These lines use the following data-* attributes:</w:t>
        </w:r>
      </w:ins>
    </w:p>
    <w:p w14:paraId="578B1D5C" w14:textId="29250279" w:rsidR="0061171C" w:rsidRPr="004643EE" w:rsidRDefault="0061171C" w:rsidP="0061171C">
      <w:pPr>
        <w:pStyle w:val="ListParagraph"/>
        <w:numPr>
          <w:ilvl w:val="0"/>
          <w:numId w:val="39"/>
        </w:numPr>
        <w:rPr>
          <w:ins w:id="2662" w:author="Darice Corey-Gilbert" w:date="2016-10-06T22:47:00Z"/>
          <w:rStyle w:val="ANGELBodytext"/>
          <w:rFonts w:ascii="Courier New" w:hAnsi="Courier New" w:cs="Courier New"/>
        </w:rPr>
      </w:pPr>
      <w:ins w:id="2663" w:author="Darice Corey-Gilbert" w:date="2016-10-06T22:47:00Z">
        <w:r w:rsidRPr="004643EE">
          <w:rPr>
            <w:rStyle w:val="ANGELBodytext"/>
            <w:rFonts w:ascii="Courier New" w:hAnsi="Courier New" w:cs="Courier New"/>
          </w:rPr>
          <w:t xml:space="preserve">Line </w:t>
        </w:r>
        <w:r>
          <w:rPr>
            <w:rStyle w:val="ANGELBodytext"/>
            <w:rFonts w:ascii="Courier New" w:hAnsi="Courier New" w:cs="Courier New"/>
          </w:rPr>
          <w:t>38</w:t>
        </w:r>
        <w:r w:rsidRPr="004643EE">
          <w:rPr>
            <w:rStyle w:val="ANGELBodytext"/>
            <w:rFonts w:ascii="Courier New" w:hAnsi="Courier New" w:cs="Courier New"/>
          </w:rPr>
          <w:t>: data-role=”</w:t>
        </w:r>
        <w:r>
          <w:rPr>
            <w:rStyle w:val="ANGELBodytext"/>
            <w:rFonts w:ascii="Courier New" w:hAnsi="Courier New" w:cs="Courier New"/>
          </w:rPr>
          <w:t>footer</w:t>
        </w:r>
        <w:r w:rsidRPr="004643EE">
          <w:rPr>
            <w:rStyle w:val="ANGELBodytext"/>
            <w:rFonts w:ascii="Courier New" w:hAnsi="Courier New" w:cs="Courier New"/>
          </w:rPr>
          <w:t>”</w:t>
        </w:r>
      </w:ins>
    </w:p>
    <w:p w14:paraId="0EF22931" w14:textId="33BA5CAF" w:rsidR="0061171C" w:rsidRDefault="0061171C" w:rsidP="0061171C">
      <w:pPr>
        <w:pStyle w:val="ListParagraph"/>
        <w:numPr>
          <w:ilvl w:val="1"/>
          <w:numId w:val="39"/>
        </w:numPr>
        <w:rPr>
          <w:ins w:id="2664" w:author="Darice Corey-Gilbert" w:date="2016-10-06T22:47:00Z"/>
          <w:rStyle w:val="ANGELBodytext"/>
        </w:rPr>
      </w:pPr>
      <w:ins w:id="2665" w:author="Darice Corey-Gilbert" w:date="2016-10-06T22:47:00Z">
        <w:r>
          <w:rPr>
            <w:rStyle w:val="ANGELBodytext"/>
          </w:rPr>
          <w:t xml:space="preserve">Displays a </w:t>
        </w:r>
        <w:r>
          <w:rPr>
            <w:rStyle w:val="ANGELBodytext"/>
          </w:rPr>
          <w:t>footer</w:t>
        </w:r>
        <w:r>
          <w:rPr>
            <w:rStyle w:val="ANGELBodytext"/>
          </w:rPr>
          <w:t xml:space="preserve"> section.</w:t>
        </w:r>
      </w:ins>
    </w:p>
    <w:p w14:paraId="6B7C9898" w14:textId="6188B139" w:rsidR="0061171C" w:rsidRPr="004643EE" w:rsidRDefault="0061171C" w:rsidP="0061171C">
      <w:pPr>
        <w:pStyle w:val="ListParagraph"/>
        <w:numPr>
          <w:ilvl w:val="0"/>
          <w:numId w:val="39"/>
        </w:numPr>
        <w:rPr>
          <w:ins w:id="2666" w:author="Darice Corey-Gilbert" w:date="2016-10-06T22:47:00Z"/>
          <w:rStyle w:val="ANGELBodytext"/>
          <w:rFonts w:ascii="Courier New" w:hAnsi="Courier New" w:cs="Courier New"/>
        </w:rPr>
      </w:pPr>
      <w:ins w:id="2667" w:author="Darice Corey-Gilbert" w:date="2016-10-06T22:47:00Z">
        <w:r w:rsidRPr="004643EE">
          <w:rPr>
            <w:rStyle w:val="ANGELBodytext"/>
            <w:rFonts w:ascii="Courier New" w:hAnsi="Courier New" w:cs="Courier New"/>
          </w:rPr>
          <w:t>Line 28: data-theme=”</w:t>
        </w:r>
        <w:r>
          <w:rPr>
            <w:rStyle w:val="ANGELBodytext"/>
            <w:rFonts w:ascii="Courier New" w:hAnsi="Courier New" w:cs="Courier New"/>
          </w:rPr>
          <w:t>a</w:t>
        </w:r>
        <w:r w:rsidRPr="004643EE">
          <w:rPr>
            <w:rStyle w:val="ANGELBodytext"/>
            <w:rFonts w:ascii="Courier New" w:hAnsi="Courier New" w:cs="Courier New"/>
          </w:rPr>
          <w:t>”</w:t>
        </w:r>
      </w:ins>
    </w:p>
    <w:p w14:paraId="25F6E845" w14:textId="77777777" w:rsidR="0061171C" w:rsidRPr="004643EE" w:rsidRDefault="0061171C" w:rsidP="0061171C">
      <w:pPr>
        <w:pStyle w:val="ListParagraph"/>
        <w:numPr>
          <w:ilvl w:val="1"/>
          <w:numId w:val="39"/>
        </w:numPr>
        <w:rPr>
          <w:ins w:id="2668" w:author="Darice Corey-Gilbert" w:date="2016-10-06T22:47:00Z"/>
          <w:rStyle w:val="ANGELBodytext"/>
        </w:rPr>
      </w:pPr>
      <w:ins w:id="2669" w:author="Darice Corey-Gilbert" w:date="2016-10-06T22:47:00Z">
        <w:r>
          <w:rPr>
            <w:rStyle w:val="ANGELBodytext"/>
          </w:rPr>
          <w:t>Displays another theme.</w:t>
        </w:r>
      </w:ins>
    </w:p>
    <w:p w14:paraId="32500F07" w14:textId="46CDA5F7" w:rsidR="0061171C" w:rsidRDefault="00996304" w:rsidP="00432967">
      <w:pPr>
        <w:rPr>
          <w:ins w:id="2670" w:author="Darice Corey-Gilbert" w:date="2016-10-06T22:48:00Z"/>
          <w:rStyle w:val="ANGELBodytext"/>
        </w:rPr>
      </w:pPr>
      <w:ins w:id="2671" w:author="Darice Corey-Gilbert" w:date="2016-10-06T22:48:00Z">
        <w:r>
          <w:rPr>
            <w:rStyle w:val="ANGELBodytext"/>
          </w:rPr>
          <w:t>These lines display the footer section of the page:</w:t>
        </w:r>
      </w:ins>
    </w:p>
    <w:p w14:paraId="5A64DA1B" w14:textId="20A89D6F" w:rsidR="00996304" w:rsidRPr="0061171C" w:rsidRDefault="00996304" w:rsidP="00432967">
      <w:pPr>
        <w:rPr>
          <w:ins w:id="2672" w:author="Darice Corey-Gilbert" w:date="2016-10-06T22:43:00Z"/>
          <w:rStyle w:val="ANGELBodytext"/>
          <w:rPrChange w:id="2673" w:author="Darice Corey-Gilbert" w:date="2016-10-06T22:46:00Z">
            <w:rPr>
              <w:ins w:id="2674" w:author="Darice Corey-Gilbert" w:date="2016-10-06T22:43:00Z"/>
              <w:rStyle w:val="ANGELHeader"/>
            </w:rPr>
          </w:rPrChange>
        </w:rPr>
      </w:pPr>
      <w:ins w:id="2675" w:author="Darice Corey-Gilbert" w:date="2016-10-06T22:48:00Z">
        <w:r>
          <w:rPr>
            <w:noProof/>
          </w:rPr>
          <w:drawing>
            <wp:inline distT="0" distB="0" distL="0" distR="0" wp14:anchorId="7FAC6B4F" wp14:editId="149DBA8D">
              <wp:extent cx="3457143" cy="2495238"/>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143" cy="2495238"/>
                      </a:xfrm>
                      <a:prstGeom prst="rect">
                        <a:avLst/>
                      </a:prstGeom>
                    </pic:spPr>
                  </pic:pic>
                </a:graphicData>
              </a:graphic>
            </wp:inline>
          </w:drawing>
        </w:r>
      </w:ins>
    </w:p>
    <w:p w14:paraId="37293BFB" w14:textId="77777777" w:rsidR="00996304" w:rsidRDefault="00996304" w:rsidP="00432967">
      <w:pPr>
        <w:rPr>
          <w:ins w:id="2676" w:author="Darice Corey-Gilbert" w:date="2016-10-06T22:51:00Z"/>
          <w:noProof/>
        </w:rPr>
      </w:pPr>
      <w:ins w:id="2677" w:author="Darice Corey-Gilbert" w:date="2016-10-06T22:49:00Z">
        <w:r w:rsidRPr="00996304">
          <w:rPr>
            <w:rStyle w:val="ANGELBodytext"/>
            <w:rPrChange w:id="2678" w:author="Darice Corey-Gilbert" w:date="2016-10-06T22:50:00Z">
              <w:rPr>
                <w:rStyle w:val="ANGELHeader"/>
              </w:rPr>
            </w:rPrChange>
          </w:rPr>
          <w:t>Now let’s review what is displ</w:t>
        </w:r>
      </w:ins>
      <w:ins w:id="2679" w:author="Darice Corey-Gilbert" w:date="2016-10-06T22:50:00Z">
        <w:r w:rsidRPr="00996304">
          <w:rPr>
            <w:rStyle w:val="ANGELBodytext"/>
            <w:rPrChange w:id="2680" w:author="Darice Corey-Gilbert" w:date="2016-10-06T22:50:00Z">
              <w:rPr>
                <w:rStyle w:val="ANGELHeader"/>
              </w:rPr>
            </w:rPrChange>
          </w:rPr>
          <w:t>ayed when the user touches ‘Section 1’.</w:t>
        </w:r>
        <w:r>
          <w:rPr>
            <w:rStyle w:val="ANGELBodytext"/>
          </w:rPr>
          <w:t xml:space="preserve"> The HTML used to create the section is in lines 43 – 54.</w:t>
        </w:r>
      </w:ins>
      <w:ins w:id="2681" w:author="Darice Corey-Gilbert" w:date="2016-10-06T22:51:00Z">
        <w:r w:rsidRPr="00996304">
          <w:rPr>
            <w:noProof/>
          </w:rPr>
          <w:t xml:space="preserve"> </w:t>
        </w:r>
      </w:ins>
    </w:p>
    <w:p w14:paraId="3E998A40" w14:textId="77777777" w:rsidR="00996304" w:rsidRDefault="00996304" w:rsidP="00432967">
      <w:pPr>
        <w:rPr>
          <w:ins w:id="2682" w:author="Darice Corey-Gilbert" w:date="2016-10-06T22:51:00Z"/>
          <w:rStyle w:val="ANGELBodytext"/>
        </w:rPr>
      </w:pPr>
      <w:ins w:id="2683" w:author="Darice Corey-Gilbert" w:date="2016-10-06T22:51:00Z">
        <w:r>
          <w:rPr>
            <w:noProof/>
          </w:rPr>
          <w:drawing>
            <wp:inline distT="0" distB="0" distL="0" distR="0" wp14:anchorId="79106CE1" wp14:editId="5F3F84A5">
              <wp:extent cx="5943600" cy="2400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00935"/>
                      </a:xfrm>
                      <a:prstGeom prst="rect">
                        <a:avLst/>
                      </a:prstGeom>
                    </pic:spPr>
                  </pic:pic>
                </a:graphicData>
              </a:graphic>
            </wp:inline>
          </w:drawing>
        </w:r>
      </w:ins>
      <w:ins w:id="2684" w:author="Darice Corey-Gilbert" w:date="2016-10-06T22:50:00Z">
        <w:r>
          <w:rPr>
            <w:rStyle w:val="ANGELBodytext"/>
          </w:rPr>
          <w:t xml:space="preserve"> </w:t>
        </w:r>
      </w:ins>
    </w:p>
    <w:p w14:paraId="7EFA4079" w14:textId="43EEE37A" w:rsidR="0061171C" w:rsidRDefault="00996304" w:rsidP="00432967">
      <w:pPr>
        <w:rPr>
          <w:ins w:id="2685" w:author="Darice Corey-Gilbert" w:date="2016-10-06T22:50:00Z"/>
          <w:rStyle w:val="ANGELBodytext"/>
        </w:rPr>
      </w:pPr>
      <w:ins w:id="2686" w:author="Darice Corey-Gilbert" w:date="2016-10-06T22:50:00Z">
        <w:r>
          <w:rPr>
            <w:rStyle w:val="ANGELBodytext"/>
          </w:rPr>
          <w:t>This DIV uses the following data-* attributes:</w:t>
        </w:r>
      </w:ins>
    </w:p>
    <w:p w14:paraId="2359854E" w14:textId="53F8A873" w:rsidR="00996304" w:rsidRPr="004643EE" w:rsidRDefault="00996304" w:rsidP="00996304">
      <w:pPr>
        <w:pStyle w:val="ListParagraph"/>
        <w:numPr>
          <w:ilvl w:val="0"/>
          <w:numId w:val="39"/>
        </w:numPr>
        <w:rPr>
          <w:ins w:id="2687" w:author="Darice Corey-Gilbert" w:date="2016-10-06T22:51:00Z"/>
          <w:rStyle w:val="ANGELBodytext"/>
          <w:rFonts w:ascii="Courier New" w:hAnsi="Courier New" w:cs="Courier New"/>
        </w:rPr>
      </w:pPr>
      <w:ins w:id="2688" w:author="Darice Corey-Gilbert" w:date="2016-10-06T22:51:00Z">
        <w:r w:rsidRPr="004643EE">
          <w:rPr>
            <w:rStyle w:val="ANGELBodytext"/>
            <w:rFonts w:ascii="Courier New" w:hAnsi="Courier New" w:cs="Courier New"/>
          </w:rPr>
          <w:t xml:space="preserve">Line </w:t>
        </w:r>
        <w:r>
          <w:rPr>
            <w:rStyle w:val="ANGELBodytext"/>
            <w:rFonts w:ascii="Courier New" w:hAnsi="Courier New" w:cs="Courier New"/>
          </w:rPr>
          <w:t>43</w:t>
        </w:r>
        <w:r w:rsidRPr="004643EE">
          <w:rPr>
            <w:rStyle w:val="ANGELBodytext"/>
            <w:rFonts w:ascii="Courier New" w:hAnsi="Courier New" w:cs="Courier New"/>
          </w:rPr>
          <w:t>: data-role=”</w:t>
        </w:r>
      </w:ins>
      <w:ins w:id="2689" w:author="Darice Corey-Gilbert" w:date="2016-10-06T22:52:00Z">
        <w:r>
          <w:rPr>
            <w:rStyle w:val="ANGELBodytext"/>
            <w:rFonts w:ascii="Courier New" w:hAnsi="Courier New" w:cs="Courier New"/>
          </w:rPr>
          <w:t>page</w:t>
        </w:r>
      </w:ins>
      <w:ins w:id="2690" w:author="Darice Corey-Gilbert" w:date="2016-10-06T22:51:00Z">
        <w:r w:rsidRPr="004643EE">
          <w:rPr>
            <w:rStyle w:val="ANGELBodytext"/>
            <w:rFonts w:ascii="Courier New" w:hAnsi="Courier New" w:cs="Courier New"/>
          </w:rPr>
          <w:t>”</w:t>
        </w:r>
      </w:ins>
    </w:p>
    <w:p w14:paraId="3C5BC2D3" w14:textId="7F0135B7" w:rsidR="00996304" w:rsidRDefault="00996304" w:rsidP="00996304">
      <w:pPr>
        <w:pStyle w:val="ListParagraph"/>
        <w:numPr>
          <w:ilvl w:val="1"/>
          <w:numId w:val="39"/>
        </w:numPr>
        <w:rPr>
          <w:ins w:id="2691" w:author="Darice Corey-Gilbert" w:date="2016-10-06T22:51:00Z"/>
          <w:rStyle w:val="ANGELBodytext"/>
        </w:rPr>
      </w:pPr>
      <w:ins w:id="2692" w:author="Darice Corey-Gilbert" w:date="2016-10-06T22:51:00Z">
        <w:r>
          <w:rPr>
            <w:rStyle w:val="ANGELBodytext"/>
          </w:rPr>
          <w:t xml:space="preserve">Displays a </w:t>
        </w:r>
      </w:ins>
      <w:ins w:id="2693" w:author="Darice Corey-Gilbert" w:date="2016-10-06T22:54:00Z">
        <w:r>
          <w:rPr>
            <w:rStyle w:val="ANGELBodytext"/>
          </w:rPr>
          <w:t>sub page</w:t>
        </w:r>
      </w:ins>
      <w:ins w:id="2694" w:author="Darice Corey-Gilbert" w:date="2016-10-06T22:51:00Z">
        <w:r>
          <w:rPr>
            <w:rStyle w:val="ANGELBodytext"/>
          </w:rPr>
          <w:t xml:space="preserve"> section.</w:t>
        </w:r>
      </w:ins>
    </w:p>
    <w:p w14:paraId="274DE90D" w14:textId="1F9BD068" w:rsidR="00996304" w:rsidRPr="004643EE" w:rsidRDefault="00996304" w:rsidP="00996304">
      <w:pPr>
        <w:pStyle w:val="ListParagraph"/>
        <w:numPr>
          <w:ilvl w:val="0"/>
          <w:numId w:val="39"/>
        </w:numPr>
        <w:rPr>
          <w:ins w:id="2695" w:author="Darice Corey-Gilbert" w:date="2016-10-06T22:51:00Z"/>
          <w:rStyle w:val="ANGELBodytext"/>
          <w:rFonts w:ascii="Courier New" w:hAnsi="Courier New" w:cs="Courier New"/>
        </w:rPr>
      </w:pPr>
      <w:ins w:id="2696" w:author="Darice Corey-Gilbert" w:date="2016-10-06T22:51:00Z">
        <w:r w:rsidRPr="004643EE">
          <w:rPr>
            <w:rStyle w:val="ANGELBodytext"/>
            <w:rFonts w:ascii="Courier New" w:hAnsi="Courier New" w:cs="Courier New"/>
          </w:rPr>
          <w:t xml:space="preserve">Line </w:t>
        </w:r>
      </w:ins>
      <w:ins w:id="2697" w:author="Darice Corey-Gilbert" w:date="2016-10-06T22:52:00Z">
        <w:r>
          <w:rPr>
            <w:rStyle w:val="ANGELBodytext"/>
            <w:rFonts w:ascii="Courier New" w:hAnsi="Courier New" w:cs="Courier New"/>
          </w:rPr>
          <w:t>43</w:t>
        </w:r>
      </w:ins>
      <w:ins w:id="2698" w:author="Darice Corey-Gilbert" w:date="2016-10-06T22:55:00Z">
        <w:r>
          <w:rPr>
            <w:rStyle w:val="ANGELBodytext"/>
            <w:rFonts w:ascii="Courier New" w:hAnsi="Courier New" w:cs="Courier New"/>
          </w:rPr>
          <w:t>, 44, 51</w:t>
        </w:r>
      </w:ins>
      <w:ins w:id="2699" w:author="Darice Corey-Gilbert" w:date="2016-10-06T22:51:00Z">
        <w:r w:rsidRPr="004643EE">
          <w:rPr>
            <w:rStyle w:val="ANGELBodytext"/>
            <w:rFonts w:ascii="Courier New" w:hAnsi="Courier New" w:cs="Courier New"/>
          </w:rPr>
          <w:t>: data-theme=”</w:t>
        </w:r>
        <w:r>
          <w:rPr>
            <w:rStyle w:val="ANGELBodytext"/>
            <w:rFonts w:ascii="Courier New" w:hAnsi="Courier New" w:cs="Courier New"/>
          </w:rPr>
          <w:t>a</w:t>
        </w:r>
        <w:r w:rsidRPr="004643EE">
          <w:rPr>
            <w:rStyle w:val="ANGELBodytext"/>
            <w:rFonts w:ascii="Courier New" w:hAnsi="Courier New" w:cs="Courier New"/>
          </w:rPr>
          <w:t>”</w:t>
        </w:r>
      </w:ins>
    </w:p>
    <w:p w14:paraId="72F26DBD" w14:textId="056338AB" w:rsidR="00996304" w:rsidRDefault="00996304" w:rsidP="00996304">
      <w:pPr>
        <w:pStyle w:val="ListParagraph"/>
        <w:numPr>
          <w:ilvl w:val="1"/>
          <w:numId w:val="39"/>
        </w:numPr>
        <w:rPr>
          <w:ins w:id="2700" w:author="Darice Corey-Gilbert" w:date="2016-10-06T22:52:00Z"/>
          <w:rStyle w:val="ANGELBodytext"/>
        </w:rPr>
      </w:pPr>
      <w:ins w:id="2701" w:author="Darice Corey-Gilbert" w:date="2016-10-06T22:51:00Z">
        <w:r>
          <w:rPr>
            <w:rStyle w:val="ANGELBodytext"/>
          </w:rPr>
          <w:t>Displays another theme.</w:t>
        </w:r>
      </w:ins>
    </w:p>
    <w:p w14:paraId="4A81B962" w14:textId="4E8FF6CE" w:rsidR="00996304" w:rsidRDefault="00996304" w:rsidP="00996304">
      <w:pPr>
        <w:pStyle w:val="ListParagraph"/>
        <w:numPr>
          <w:ilvl w:val="0"/>
          <w:numId w:val="39"/>
        </w:numPr>
        <w:rPr>
          <w:ins w:id="2702" w:author="Darice Corey-Gilbert" w:date="2016-10-06T22:53:00Z"/>
          <w:rStyle w:val="ANGELBodytext"/>
          <w:rFonts w:ascii="Courier New" w:hAnsi="Courier New" w:cs="Courier New"/>
        </w:rPr>
        <w:pPrChange w:id="2703" w:author="Darice Corey-Gilbert" w:date="2016-10-06T22:52:00Z">
          <w:pPr>
            <w:pStyle w:val="ListParagraph"/>
            <w:numPr>
              <w:ilvl w:val="1"/>
              <w:numId w:val="39"/>
            </w:numPr>
            <w:ind w:left="1440" w:hanging="360"/>
          </w:pPr>
        </w:pPrChange>
      </w:pPr>
      <w:ins w:id="2704" w:author="Darice Corey-Gilbert" w:date="2016-10-06T22:52:00Z">
        <w:r w:rsidRPr="00996304">
          <w:rPr>
            <w:rStyle w:val="ANGELBodytext"/>
            <w:rFonts w:ascii="Courier New" w:hAnsi="Courier New" w:cs="Courier New"/>
            <w:rPrChange w:id="2705" w:author="Darice Corey-Gilbert" w:date="2016-10-06T22:53:00Z">
              <w:rPr>
                <w:rStyle w:val="ANGELBodytext"/>
              </w:rPr>
            </w:rPrChange>
          </w:rPr>
          <w:t>Line 43: data-add-back-btn="true"</w:t>
        </w:r>
      </w:ins>
    </w:p>
    <w:p w14:paraId="03FC2391" w14:textId="2369CF13" w:rsidR="00996304" w:rsidRPr="00996304" w:rsidRDefault="00996304" w:rsidP="00996304">
      <w:pPr>
        <w:pStyle w:val="ListParagraph"/>
        <w:numPr>
          <w:ilvl w:val="1"/>
          <w:numId w:val="39"/>
        </w:numPr>
        <w:rPr>
          <w:ins w:id="2706" w:author="Darice Corey-Gilbert" w:date="2016-10-06T22:53:00Z"/>
          <w:rStyle w:val="ANGELBodytext"/>
          <w:rFonts w:cs="Courier New"/>
          <w:rPrChange w:id="2707" w:author="Darice Corey-Gilbert" w:date="2016-10-06T22:53:00Z">
            <w:rPr>
              <w:ins w:id="2708" w:author="Darice Corey-Gilbert" w:date="2016-10-06T22:53:00Z"/>
              <w:rStyle w:val="ANGELBodytext"/>
              <w:rFonts w:ascii="Courier New" w:hAnsi="Courier New" w:cs="Courier New"/>
            </w:rPr>
          </w:rPrChange>
        </w:rPr>
        <w:pPrChange w:id="2709" w:author="Darice Corey-Gilbert" w:date="2016-10-06T22:53:00Z">
          <w:pPr>
            <w:pStyle w:val="ListParagraph"/>
            <w:numPr>
              <w:ilvl w:val="1"/>
              <w:numId w:val="39"/>
            </w:numPr>
            <w:ind w:left="1440" w:hanging="360"/>
          </w:pPr>
        </w:pPrChange>
      </w:pPr>
      <w:ins w:id="2710" w:author="Darice Corey-Gilbert" w:date="2016-10-06T22:53:00Z">
        <w:r w:rsidRPr="00996304">
          <w:rPr>
            <w:rStyle w:val="ANGELBodytext"/>
            <w:rFonts w:cs="Courier New"/>
            <w:rPrChange w:id="2711" w:author="Darice Corey-Gilbert" w:date="2016-10-06T22:53:00Z">
              <w:rPr>
                <w:rStyle w:val="ANGELBodytext"/>
                <w:rFonts w:ascii="Courier New" w:hAnsi="Courier New" w:cs="Courier New"/>
              </w:rPr>
            </w:rPrChange>
          </w:rPr>
          <w:t>Displays a back button.</w:t>
        </w:r>
      </w:ins>
    </w:p>
    <w:p w14:paraId="2D39C18D" w14:textId="1CCB40D5" w:rsidR="00996304" w:rsidRDefault="00996304" w:rsidP="00996304">
      <w:pPr>
        <w:pStyle w:val="ListParagraph"/>
        <w:numPr>
          <w:ilvl w:val="0"/>
          <w:numId w:val="39"/>
        </w:numPr>
        <w:rPr>
          <w:ins w:id="2712" w:author="Darice Corey-Gilbert" w:date="2016-10-06T22:53:00Z"/>
          <w:rStyle w:val="ANGELBodytext"/>
          <w:rFonts w:ascii="Courier New" w:hAnsi="Courier New" w:cs="Courier New"/>
        </w:rPr>
        <w:pPrChange w:id="2713" w:author="Darice Corey-Gilbert" w:date="2016-10-06T22:53:00Z">
          <w:pPr>
            <w:pStyle w:val="ListParagraph"/>
            <w:numPr>
              <w:ilvl w:val="1"/>
              <w:numId w:val="39"/>
            </w:numPr>
            <w:ind w:left="1440" w:hanging="360"/>
          </w:pPr>
        </w:pPrChange>
      </w:pPr>
      <w:ins w:id="2714" w:author="Darice Corey-Gilbert" w:date="2016-10-06T22:53:00Z">
        <w:r>
          <w:rPr>
            <w:rStyle w:val="ANGELBodytext"/>
            <w:rFonts w:ascii="Courier New" w:hAnsi="Courier New" w:cs="Courier New"/>
          </w:rPr>
          <w:t xml:space="preserve">Line 44: </w:t>
        </w:r>
        <w:r w:rsidRPr="00996304">
          <w:rPr>
            <w:rStyle w:val="ANGELBodytext"/>
            <w:rFonts w:ascii="Courier New" w:hAnsi="Courier New" w:cs="Courier New"/>
          </w:rPr>
          <w:t>data-role="header"</w:t>
        </w:r>
      </w:ins>
    </w:p>
    <w:p w14:paraId="3C82FDF3" w14:textId="6C76A60A" w:rsidR="00996304" w:rsidRPr="00996304" w:rsidRDefault="00996304" w:rsidP="00996304">
      <w:pPr>
        <w:pStyle w:val="ListParagraph"/>
        <w:numPr>
          <w:ilvl w:val="1"/>
          <w:numId w:val="39"/>
        </w:numPr>
        <w:rPr>
          <w:ins w:id="2715" w:author="Darice Corey-Gilbert" w:date="2016-10-06T22:54:00Z"/>
          <w:rStyle w:val="ANGELBodytext"/>
          <w:rFonts w:ascii="Courier New" w:hAnsi="Courier New" w:cs="Courier New"/>
          <w:rPrChange w:id="2716" w:author="Darice Corey-Gilbert" w:date="2016-10-06T22:54:00Z">
            <w:rPr>
              <w:ins w:id="2717" w:author="Darice Corey-Gilbert" w:date="2016-10-06T22:54:00Z"/>
              <w:rStyle w:val="ANGELBodytext"/>
              <w:rFonts w:cs="Courier New"/>
            </w:rPr>
          </w:rPrChange>
        </w:rPr>
        <w:pPrChange w:id="2718" w:author="Darice Corey-Gilbert" w:date="2016-10-06T22:53:00Z">
          <w:pPr>
            <w:pStyle w:val="ListParagraph"/>
            <w:numPr>
              <w:ilvl w:val="1"/>
              <w:numId w:val="39"/>
            </w:numPr>
            <w:ind w:left="1440" w:hanging="360"/>
          </w:pPr>
        </w:pPrChange>
      </w:pPr>
      <w:ins w:id="2719" w:author="Darice Corey-Gilbert" w:date="2016-10-06T22:54:00Z">
        <w:r>
          <w:rPr>
            <w:rStyle w:val="ANGELBodytext"/>
            <w:rFonts w:cs="Courier New"/>
          </w:rPr>
          <w:t>Displays the header of Section 1</w:t>
        </w:r>
      </w:ins>
    </w:p>
    <w:p w14:paraId="1ECCB184" w14:textId="65CEA30D" w:rsidR="00996304" w:rsidRPr="00996304" w:rsidRDefault="00996304" w:rsidP="00996304">
      <w:pPr>
        <w:pStyle w:val="ListParagraph"/>
        <w:numPr>
          <w:ilvl w:val="0"/>
          <w:numId w:val="39"/>
        </w:numPr>
        <w:rPr>
          <w:ins w:id="2720" w:author="Darice Corey-Gilbert" w:date="2016-10-06T22:54:00Z"/>
          <w:rStyle w:val="ANGELBodytext"/>
          <w:rFonts w:ascii="Courier New" w:hAnsi="Courier New" w:cs="Courier New"/>
          <w:rPrChange w:id="2721" w:author="Darice Corey-Gilbert" w:date="2016-10-06T22:56:00Z">
            <w:rPr>
              <w:ins w:id="2722" w:author="Darice Corey-Gilbert" w:date="2016-10-06T22:54:00Z"/>
              <w:rStyle w:val="ANGELBodytext"/>
              <w:rFonts w:cs="Courier New"/>
            </w:rPr>
          </w:rPrChange>
        </w:rPr>
        <w:pPrChange w:id="2723" w:author="Darice Corey-Gilbert" w:date="2016-10-06T22:54:00Z">
          <w:pPr>
            <w:pStyle w:val="ListParagraph"/>
            <w:numPr>
              <w:ilvl w:val="1"/>
              <w:numId w:val="39"/>
            </w:numPr>
            <w:ind w:left="1440" w:hanging="360"/>
          </w:pPr>
        </w:pPrChange>
      </w:pPr>
      <w:ins w:id="2724" w:author="Darice Corey-Gilbert" w:date="2016-10-06T22:54:00Z">
        <w:r w:rsidRPr="00996304">
          <w:rPr>
            <w:rStyle w:val="ANGELBodytext"/>
            <w:rFonts w:ascii="Courier New" w:hAnsi="Courier New" w:cs="Courier New"/>
            <w:rPrChange w:id="2725" w:author="Darice Corey-Gilbert" w:date="2016-10-06T22:56:00Z">
              <w:rPr>
                <w:rStyle w:val="ANGELBodytext"/>
                <w:rFonts w:cs="Courier New"/>
              </w:rPr>
            </w:rPrChange>
          </w:rPr>
          <w:t>Line 47: data-role="content"</w:t>
        </w:r>
      </w:ins>
    </w:p>
    <w:p w14:paraId="43520FC6" w14:textId="45AF9FFB" w:rsidR="00996304" w:rsidRPr="00996304" w:rsidRDefault="00996304" w:rsidP="00996304">
      <w:pPr>
        <w:pStyle w:val="ListParagraph"/>
        <w:numPr>
          <w:ilvl w:val="1"/>
          <w:numId w:val="39"/>
        </w:numPr>
        <w:rPr>
          <w:ins w:id="2726" w:author="Darice Corey-Gilbert" w:date="2016-10-06T22:55:00Z"/>
          <w:rStyle w:val="ANGELBodytext"/>
          <w:rFonts w:ascii="Courier New" w:hAnsi="Courier New" w:cs="Courier New"/>
          <w:rPrChange w:id="2727" w:author="Darice Corey-Gilbert" w:date="2016-10-06T22:55:00Z">
            <w:rPr>
              <w:ins w:id="2728" w:author="Darice Corey-Gilbert" w:date="2016-10-06T22:55:00Z"/>
              <w:rStyle w:val="ANGELBodytext"/>
              <w:rFonts w:cs="Courier New"/>
            </w:rPr>
          </w:rPrChange>
        </w:rPr>
        <w:pPrChange w:id="2729" w:author="Darice Corey-Gilbert" w:date="2016-10-06T22:54:00Z">
          <w:pPr>
            <w:pStyle w:val="ListParagraph"/>
            <w:numPr>
              <w:ilvl w:val="1"/>
              <w:numId w:val="39"/>
            </w:numPr>
            <w:ind w:left="1440" w:hanging="360"/>
          </w:pPr>
        </w:pPrChange>
      </w:pPr>
      <w:ins w:id="2730" w:author="Darice Corey-Gilbert" w:date="2016-10-06T22:55:00Z">
        <w:r>
          <w:rPr>
            <w:rStyle w:val="ANGELBodytext"/>
            <w:rFonts w:cs="Courier New"/>
          </w:rPr>
          <w:t>Displays the content section</w:t>
        </w:r>
      </w:ins>
      <w:ins w:id="2731" w:author="Darice Corey-Gilbert" w:date="2016-10-06T22:56:00Z">
        <w:r>
          <w:rPr>
            <w:rStyle w:val="ANGELBodytext"/>
            <w:rFonts w:cs="Courier New"/>
          </w:rPr>
          <w:t xml:space="preserve"> of Section 1</w:t>
        </w:r>
      </w:ins>
      <w:ins w:id="2732" w:author="Darice Corey-Gilbert" w:date="2016-10-06T22:55:00Z">
        <w:r>
          <w:rPr>
            <w:rStyle w:val="ANGELBodytext"/>
            <w:rFonts w:cs="Courier New"/>
          </w:rPr>
          <w:t>.</w:t>
        </w:r>
      </w:ins>
    </w:p>
    <w:p w14:paraId="617689F3" w14:textId="6BDA5132" w:rsidR="00996304" w:rsidRPr="00996304" w:rsidRDefault="00996304" w:rsidP="00996304">
      <w:pPr>
        <w:pStyle w:val="ListParagraph"/>
        <w:numPr>
          <w:ilvl w:val="0"/>
          <w:numId w:val="39"/>
        </w:numPr>
        <w:rPr>
          <w:ins w:id="2733" w:author="Darice Corey-Gilbert" w:date="2016-10-06T22:55:00Z"/>
          <w:rStyle w:val="ANGELBodytext"/>
          <w:rFonts w:ascii="Courier New" w:hAnsi="Courier New" w:cs="Courier New"/>
          <w:rPrChange w:id="2734" w:author="Darice Corey-Gilbert" w:date="2016-10-06T22:56:00Z">
            <w:rPr>
              <w:ins w:id="2735" w:author="Darice Corey-Gilbert" w:date="2016-10-06T22:55:00Z"/>
              <w:rStyle w:val="ANGELBodytext"/>
              <w:rFonts w:cs="Courier New"/>
            </w:rPr>
          </w:rPrChange>
        </w:rPr>
        <w:pPrChange w:id="2736" w:author="Darice Corey-Gilbert" w:date="2016-10-06T22:55:00Z">
          <w:pPr>
            <w:pStyle w:val="ListParagraph"/>
            <w:numPr>
              <w:ilvl w:val="1"/>
              <w:numId w:val="39"/>
            </w:numPr>
            <w:ind w:left="1440" w:hanging="360"/>
          </w:pPr>
        </w:pPrChange>
      </w:pPr>
      <w:ins w:id="2737" w:author="Darice Corey-Gilbert" w:date="2016-10-06T22:55:00Z">
        <w:r w:rsidRPr="00996304">
          <w:rPr>
            <w:rStyle w:val="ANGELBodytext"/>
            <w:rFonts w:ascii="Courier New" w:hAnsi="Courier New" w:cs="Courier New"/>
            <w:rPrChange w:id="2738" w:author="Darice Corey-Gilbert" w:date="2016-10-06T22:56:00Z">
              <w:rPr>
                <w:rStyle w:val="ANGELBodytext"/>
                <w:rFonts w:cs="Courier New"/>
              </w:rPr>
            </w:rPrChange>
          </w:rPr>
          <w:t>Line 51: data-role="footer"</w:t>
        </w:r>
      </w:ins>
    </w:p>
    <w:p w14:paraId="3169CF6B" w14:textId="199C6AE0" w:rsidR="00996304" w:rsidRPr="00996304" w:rsidRDefault="00996304" w:rsidP="00996304">
      <w:pPr>
        <w:pStyle w:val="ListParagraph"/>
        <w:numPr>
          <w:ilvl w:val="1"/>
          <w:numId w:val="39"/>
        </w:numPr>
        <w:rPr>
          <w:ins w:id="2739" w:author="Darice Corey-Gilbert" w:date="2016-10-06T22:51:00Z"/>
          <w:rStyle w:val="ANGELBodytext"/>
          <w:rFonts w:ascii="Courier New" w:hAnsi="Courier New" w:cs="Courier New"/>
          <w:rPrChange w:id="2740" w:author="Darice Corey-Gilbert" w:date="2016-10-06T22:53:00Z">
            <w:rPr>
              <w:ins w:id="2741" w:author="Darice Corey-Gilbert" w:date="2016-10-06T22:51:00Z"/>
              <w:rStyle w:val="ANGELBodytext"/>
            </w:rPr>
          </w:rPrChange>
        </w:rPr>
        <w:pPrChange w:id="2742" w:author="Darice Corey-Gilbert" w:date="2016-10-06T22:56:00Z">
          <w:pPr>
            <w:pStyle w:val="ListParagraph"/>
            <w:numPr>
              <w:ilvl w:val="1"/>
              <w:numId w:val="39"/>
            </w:numPr>
            <w:ind w:left="1440" w:hanging="360"/>
          </w:pPr>
        </w:pPrChange>
      </w:pPr>
      <w:ins w:id="2743" w:author="Darice Corey-Gilbert" w:date="2016-10-06T22:56:00Z">
        <w:r>
          <w:rPr>
            <w:rStyle w:val="ANGELBodytext"/>
            <w:rFonts w:cs="Courier New"/>
          </w:rPr>
          <w:t>Displays the footer section.</w:t>
        </w:r>
      </w:ins>
    </w:p>
    <w:p w14:paraId="36BA2A63" w14:textId="6A2DFCC7" w:rsidR="00996304" w:rsidRDefault="00996304" w:rsidP="00432967">
      <w:pPr>
        <w:rPr>
          <w:ins w:id="2744" w:author="Darice Corey-Gilbert" w:date="2016-10-06T22:57:00Z"/>
          <w:rStyle w:val="ANGELBodytext"/>
        </w:rPr>
      </w:pPr>
      <w:ins w:id="2745" w:author="Darice Corey-Gilbert" w:date="2016-10-06T22:56:00Z">
        <w:r>
          <w:rPr>
            <w:rStyle w:val="ANGELBodytext"/>
          </w:rPr>
          <w:t xml:space="preserve">When the user clicks on </w:t>
        </w:r>
      </w:ins>
      <w:ins w:id="2746" w:author="Darice Corey-Gilbert" w:date="2016-10-06T22:57:00Z">
        <w:r>
          <w:rPr>
            <w:rStyle w:val="ANGELBodytext"/>
          </w:rPr>
          <w:t>‘Section 1’, this will display the subpage:</w:t>
        </w:r>
      </w:ins>
    </w:p>
    <w:p w14:paraId="01474240" w14:textId="31A5F9F6" w:rsidR="00996304" w:rsidRDefault="00996304" w:rsidP="00432967">
      <w:pPr>
        <w:rPr>
          <w:ins w:id="2747" w:author="Darice Corey-Gilbert" w:date="2016-10-06T22:57:00Z"/>
          <w:rStyle w:val="ANGELBodytext"/>
        </w:rPr>
      </w:pPr>
      <w:ins w:id="2748" w:author="Darice Corey-Gilbert" w:date="2016-10-06T22:57:00Z">
        <w:r>
          <w:rPr>
            <w:noProof/>
          </w:rPr>
          <w:drawing>
            <wp:inline distT="0" distB="0" distL="0" distR="0" wp14:anchorId="192C2E1E" wp14:editId="4EF1E9DF">
              <wp:extent cx="3419048" cy="440000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9048" cy="4400000"/>
                      </a:xfrm>
                      <a:prstGeom prst="rect">
                        <a:avLst/>
                      </a:prstGeom>
                    </pic:spPr>
                  </pic:pic>
                </a:graphicData>
              </a:graphic>
            </wp:inline>
          </w:drawing>
        </w:r>
      </w:ins>
    </w:p>
    <w:p w14:paraId="47732610" w14:textId="3BA4CD79" w:rsidR="00996304" w:rsidRDefault="00996304" w:rsidP="00432967">
      <w:pPr>
        <w:rPr>
          <w:ins w:id="2749" w:author="Darice Corey-Gilbert" w:date="2016-10-06T22:51:00Z"/>
          <w:rStyle w:val="ANGELBodytext"/>
        </w:rPr>
      </w:pPr>
      <w:ins w:id="2750" w:author="Darice Corey-Gilbert" w:date="2016-10-06T22:57:00Z">
        <w:r>
          <w:rPr>
            <w:rStyle w:val="ANGELBodytext"/>
          </w:rPr>
          <w:t>Sections 2 through 6 use the same format as Section 1.</w:t>
        </w:r>
      </w:ins>
    </w:p>
    <w:p w14:paraId="4E8F66F3" w14:textId="5122F7F9" w:rsidR="00996304" w:rsidRPr="00996304" w:rsidRDefault="00996304" w:rsidP="00432967">
      <w:pPr>
        <w:rPr>
          <w:ins w:id="2751" w:author="Darice Corey-Gilbert" w:date="2016-10-06T22:48:00Z"/>
          <w:rStyle w:val="ANGELBodytext"/>
          <w:rPrChange w:id="2752" w:author="Darice Corey-Gilbert" w:date="2016-10-06T22:50:00Z">
            <w:rPr>
              <w:ins w:id="2753" w:author="Darice Corey-Gilbert" w:date="2016-10-06T22:48:00Z"/>
              <w:rStyle w:val="ANGELHeader"/>
            </w:rPr>
          </w:rPrChange>
        </w:rPr>
      </w:pPr>
      <w:ins w:id="2754" w:author="Darice Corey-Gilbert" w:date="2016-10-06T22:58:00Z">
        <w:r>
          <w:rPr>
            <w:rStyle w:val="ANGELBodytext"/>
          </w:rPr>
          <w:t xml:space="preserve">Additional data attributes can be found here: </w:t>
        </w:r>
      </w:ins>
      <w:ins w:id="2755" w:author="Darice Corey-Gilbert" w:date="2016-10-06T22:59:00Z">
        <w:r>
          <w:rPr>
            <w:rFonts w:ascii="Verdana" w:hAnsi="Verdana"/>
            <w:sz w:val="20"/>
          </w:rPr>
          <w:fldChar w:fldCharType="begin"/>
        </w:r>
        <w:r>
          <w:rPr>
            <w:rFonts w:ascii="Verdana" w:hAnsi="Verdana"/>
            <w:sz w:val="20"/>
          </w:rPr>
          <w:instrText xml:space="preserve"> HYPERLINK "</w:instrText>
        </w:r>
        <w:r w:rsidRPr="00996304">
          <w:rPr>
            <w:rFonts w:ascii="Verdana" w:hAnsi="Verdana"/>
            <w:sz w:val="20"/>
          </w:rPr>
          <w:instrText>https://api.jquerymobile.com/data-attribute/</w:instrText>
        </w:r>
        <w:r>
          <w:rPr>
            <w:rFonts w:ascii="Verdana" w:hAnsi="Verdana"/>
            <w:sz w:val="20"/>
          </w:rPr>
          <w:instrText xml:space="preserve">" </w:instrText>
        </w:r>
        <w:r>
          <w:rPr>
            <w:rFonts w:ascii="Verdana" w:hAnsi="Verdana"/>
            <w:sz w:val="20"/>
          </w:rPr>
          <w:fldChar w:fldCharType="separate"/>
        </w:r>
        <w:r w:rsidRPr="004D311E">
          <w:rPr>
            <w:rStyle w:val="Hyperlink"/>
            <w:rFonts w:ascii="Verdana" w:hAnsi="Verdana"/>
            <w:sz w:val="20"/>
          </w:rPr>
          <w:t>https://api.jquerymobile.com/data-attribute/</w:t>
        </w:r>
        <w:r>
          <w:rPr>
            <w:rFonts w:ascii="Verdana" w:hAnsi="Verdana"/>
            <w:sz w:val="20"/>
          </w:rPr>
          <w:fldChar w:fldCharType="end"/>
        </w:r>
        <w:r>
          <w:rPr>
            <w:rFonts w:ascii="Verdana" w:hAnsi="Verdana"/>
            <w:sz w:val="20"/>
          </w:rPr>
          <w:t xml:space="preserve"> </w:t>
        </w:r>
      </w:ins>
    </w:p>
    <w:p w14:paraId="645D6F56" w14:textId="77777777" w:rsidR="00996304" w:rsidRDefault="00996304" w:rsidP="00432967">
      <w:pPr>
        <w:rPr>
          <w:ins w:id="2756" w:author="Darice Corey-Gilbert" w:date="2016-10-06T22:43:00Z"/>
          <w:rStyle w:val="ANGELHeader"/>
        </w:rPr>
      </w:pPr>
    </w:p>
    <w:p w14:paraId="19F881CB" w14:textId="21CADFD9" w:rsidR="00432967" w:rsidRPr="004643EE" w:rsidRDefault="00432967" w:rsidP="00432967">
      <w:pPr>
        <w:rPr>
          <w:ins w:id="2757" w:author="Darice Corey-Gilbert" w:date="2016-10-06T22:02:00Z"/>
          <w:rFonts w:ascii="Verdana" w:hAnsi="Verdana"/>
          <w:sz w:val="20"/>
        </w:rPr>
      </w:pPr>
      <w:ins w:id="2758" w:author="Darice Corey-Gilbert" w:date="2016-10-06T22:02:00Z">
        <w:r w:rsidRPr="004643EE">
          <w:rPr>
            <w:rStyle w:val="ANGELHeader"/>
          </w:rPr>
          <w:t>Resources</w:t>
        </w:r>
        <w:r w:rsidRPr="004643EE">
          <w:rPr>
            <w:rFonts w:ascii="Verdana" w:hAnsi="Verdana"/>
            <w:sz w:val="20"/>
          </w:rPr>
          <w:t>:</w:t>
        </w:r>
      </w:ins>
    </w:p>
    <w:p w14:paraId="21C9F40A" w14:textId="37AFA4A5" w:rsidR="00432967" w:rsidRDefault="00432967" w:rsidP="00432967">
      <w:pPr>
        <w:rPr>
          <w:ins w:id="2759" w:author="Darice Corey-Gilbert" w:date="2016-10-06T22:08:00Z"/>
          <w:rFonts w:ascii="Verdana" w:hAnsi="Verdana"/>
          <w:sz w:val="20"/>
        </w:rPr>
      </w:pPr>
      <w:ins w:id="2760" w:author="Darice Corey-Gilbert" w:date="2016-10-06T22:08:00Z">
        <w:r>
          <w:rPr>
            <w:rFonts w:ascii="Verdana" w:hAnsi="Verdana"/>
            <w:sz w:val="20"/>
          </w:rPr>
          <w:t xml:space="preserve">HTML5 data-* Attributes: </w:t>
        </w:r>
        <w:r>
          <w:rPr>
            <w:rFonts w:ascii="Verdana" w:hAnsi="Verdana"/>
            <w:sz w:val="20"/>
          </w:rPr>
          <w:fldChar w:fldCharType="begin"/>
        </w:r>
        <w:r>
          <w:rPr>
            <w:rFonts w:ascii="Verdana" w:hAnsi="Verdana"/>
            <w:sz w:val="20"/>
          </w:rPr>
          <w:instrText xml:space="preserve"> HYPERLINK "</w:instrText>
        </w:r>
        <w:r w:rsidRPr="00432967">
          <w:rPr>
            <w:rFonts w:ascii="Verdana" w:hAnsi="Verdana"/>
            <w:sz w:val="20"/>
          </w:rPr>
          <w:instrText>http://www.w3schools.com/tags/att_global_data.asp</w:instrText>
        </w:r>
        <w:r>
          <w:rPr>
            <w:rFonts w:ascii="Verdana" w:hAnsi="Verdana"/>
            <w:sz w:val="20"/>
          </w:rPr>
          <w:instrText xml:space="preserve">" </w:instrText>
        </w:r>
        <w:r>
          <w:rPr>
            <w:rFonts w:ascii="Verdana" w:hAnsi="Verdana"/>
            <w:sz w:val="20"/>
          </w:rPr>
          <w:fldChar w:fldCharType="separate"/>
        </w:r>
        <w:r w:rsidRPr="004D311E">
          <w:rPr>
            <w:rStyle w:val="Hyperlink"/>
            <w:rFonts w:ascii="Verdana" w:hAnsi="Verdana"/>
            <w:sz w:val="20"/>
          </w:rPr>
          <w:t>http://www.w3schools.com/tags/att_global_data.asp</w:t>
        </w:r>
        <w:r>
          <w:rPr>
            <w:rFonts w:ascii="Verdana" w:hAnsi="Verdana"/>
            <w:sz w:val="20"/>
          </w:rPr>
          <w:fldChar w:fldCharType="end"/>
        </w:r>
        <w:r>
          <w:rPr>
            <w:rFonts w:ascii="Verdana" w:hAnsi="Verdana"/>
            <w:sz w:val="20"/>
          </w:rPr>
          <w:t xml:space="preserve"> </w:t>
        </w:r>
      </w:ins>
    </w:p>
    <w:p w14:paraId="70752149" w14:textId="63D64925" w:rsidR="00432967" w:rsidRDefault="00432967" w:rsidP="00432967">
      <w:pPr>
        <w:rPr>
          <w:ins w:id="2761" w:author="Darice Corey-Gilbert" w:date="2016-10-06T22:16:00Z"/>
          <w:rFonts w:ascii="Verdana" w:hAnsi="Verdana"/>
          <w:sz w:val="20"/>
        </w:rPr>
      </w:pPr>
      <w:ins w:id="2762" w:author="Darice Corey-Gilbert" w:date="2016-10-06T22:02:00Z">
        <w:r w:rsidRPr="004643EE">
          <w:rPr>
            <w:rFonts w:ascii="Verdana" w:hAnsi="Verdana"/>
            <w:sz w:val="20"/>
          </w:rPr>
          <w:t xml:space="preserve">jQuery Data Attributes: </w:t>
        </w:r>
        <w:r w:rsidRPr="004643EE">
          <w:rPr>
            <w:rFonts w:ascii="Verdana" w:hAnsi="Verdana"/>
            <w:sz w:val="20"/>
          </w:rPr>
          <w:fldChar w:fldCharType="begin"/>
        </w:r>
        <w:r w:rsidRPr="004643EE">
          <w:rPr>
            <w:rFonts w:ascii="Verdana" w:hAnsi="Verdana"/>
            <w:sz w:val="20"/>
          </w:rPr>
          <w:instrText xml:space="preserve"> HYPERLINK "http://www.w3schools.com/jquerymobile/jquerymobile_ref_data.asp" </w:instrText>
        </w:r>
        <w:r w:rsidRPr="004643EE">
          <w:rPr>
            <w:rFonts w:ascii="Verdana" w:hAnsi="Verdana"/>
            <w:sz w:val="20"/>
          </w:rPr>
          <w:fldChar w:fldCharType="separate"/>
        </w:r>
        <w:r w:rsidRPr="004643EE">
          <w:rPr>
            <w:rStyle w:val="Hyperlink"/>
            <w:rFonts w:ascii="Verdana" w:hAnsi="Verdana"/>
            <w:sz w:val="20"/>
          </w:rPr>
          <w:t>http://www.w3schools.com/jquerymobile/jquerymobile_ref_d</w:t>
        </w:r>
        <w:r w:rsidRPr="004643EE">
          <w:rPr>
            <w:rStyle w:val="Hyperlink"/>
            <w:rFonts w:ascii="Verdana" w:hAnsi="Verdana"/>
            <w:sz w:val="20"/>
          </w:rPr>
          <w:t>a</w:t>
        </w:r>
        <w:r w:rsidRPr="004643EE">
          <w:rPr>
            <w:rStyle w:val="Hyperlink"/>
            <w:rFonts w:ascii="Verdana" w:hAnsi="Verdana"/>
            <w:sz w:val="20"/>
          </w:rPr>
          <w:t>ta.asp</w:t>
        </w:r>
        <w:r w:rsidRPr="004643EE">
          <w:rPr>
            <w:rFonts w:ascii="Verdana" w:hAnsi="Verdana"/>
            <w:sz w:val="20"/>
          </w:rPr>
          <w:fldChar w:fldCharType="end"/>
        </w:r>
        <w:r w:rsidRPr="004643EE">
          <w:rPr>
            <w:rFonts w:ascii="Verdana" w:hAnsi="Verdana"/>
            <w:sz w:val="20"/>
          </w:rPr>
          <w:t xml:space="preserve"> </w:t>
        </w:r>
      </w:ins>
    </w:p>
    <w:p w14:paraId="2EC0FB4A" w14:textId="68D2EC2B" w:rsidR="00432967" w:rsidRPr="004643EE" w:rsidRDefault="00432967" w:rsidP="00432967">
      <w:pPr>
        <w:rPr>
          <w:ins w:id="2763" w:author="Darice Corey-Gilbert" w:date="2016-10-06T22:02:00Z"/>
          <w:rFonts w:ascii="Verdana" w:hAnsi="Verdana"/>
          <w:sz w:val="20"/>
        </w:rPr>
      </w:pPr>
      <w:ins w:id="2764" w:author="Darice Corey-Gilbert" w:date="2016-10-06T22:16:00Z">
        <w:r>
          <w:rPr>
            <w:rFonts w:ascii="Verdana" w:hAnsi="Verdana"/>
            <w:sz w:val="20"/>
          </w:rPr>
          <w:t xml:space="preserve">jQuery CSS Classes: </w:t>
        </w:r>
        <w:r>
          <w:rPr>
            <w:rFonts w:ascii="Verdana" w:hAnsi="Verdana"/>
            <w:sz w:val="20"/>
          </w:rPr>
          <w:fldChar w:fldCharType="begin"/>
        </w:r>
        <w:r>
          <w:rPr>
            <w:rFonts w:ascii="Verdana" w:hAnsi="Verdana"/>
            <w:sz w:val="20"/>
          </w:rPr>
          <w:instrText xml:space="preserve"> HYPERLINK "</w:instrText>
        </w:r>
        <w:r w:rsidRPr="00432967">
          <w:rPr>
            <w:rFonts w:ascii="Verdana" w:hAnsi="Verdana"/>
            <w:sz w:val="20"/>
          </w:rPr>
          <w:instrText>http://www.w3schools.com/jquerymobile/jquerymobile_ref_css.asp</w:instrText>
        </w:r>
        <w:r>
          <w:rPr>
            <w:rFonts w:ascii="Verdana" w:hAnsi="Verdana"/>
            <w:sz w:val="20"/>
          </w:rPr>
          <w:instrText xml:space="preserve">" </w:instrText>
        </w:r>
        <w:r>
          <w:rPr>
            <w:rFonts w:ascii="Verdana" w:hAnsi="Verdana"/>
            <w:sz w:val="20"/>
          </w:rPr>
          <w:fldChar w:fldCharType="separate"/>
        </w:r>
        <w:r w:rsidRPr="004D311E">
          <w:rPr>
            <w:rStyle w:val="Hyperlink"/>
            <w:rFonts w:ascii="Verdana" w:hAnsi="Verdana"/>
            <w:sz w:val="20"/>
          </w:rPr>
          <w:t>http://www.w3schools.com/jquerymobile/jquerymobile_ref_css.asp</w:t>
        </w:r>
        <w:r>
          <w:rPr>
            <w:rFonts w:ascii="Verdana" w:hAnsi="Verdana"/>
            <w:sz w:val="20"/>
          </w:rPr>
          <w:fldChar w:fldCharType="end"/>
        </w:r>
        <w:r>
          <w:rPr>
            <w:rFonts w:ascii="Verdana" w:hAnsi="Verdana"/>
            <w:sz w:val="20"/>
          </w:rPr>
          <w:t xml:space="preserve"> </w:t>
        </w:r>
      </w:ins>
    </w:p>
    <w:p w14:paraId="5949D927" w14:textId="011CA522" w:rsidR="00432967" w:rsidRDefault="00432967" w:rsidP="00454F5A">
      <w:pPr>
        <w:rPr>
          <w:ins w:id="2765" w:author="Darice Corey-Gilbert" w:date="2016-10-06T21:49:00Z"/>
          <w:rFonts w:ascii="Verdana" w:hAnsi="Verdana"/>
        </w:rPr>
      </w:pPr>
    </w:p>
    <w:p w14:paraId="42F7B569" w14:textId="33F74F7E" w:rsidR="00432967" w:rsidRDefault="00432967" w:rsidP="00454F5A">
      <w:pPr>
        <w:rPr>
          <w:ins w:id="2766" w:author="Darice Corey-Gilbert" w:date="2016-10-06T21:49:00Z"/>
          <w:rFonts w:ascii="Verdana" w:hAnsi="Verdana"/>
        </w:rPr>
      </w:pPr>
    </w:p>
    <w:p w14:paraId="7C7A5A15" w14:textId="77777777" w:rsidR="00432967" w:rsidRDefault="00432967">
      <w:pPr>
        <w:rPr>
          <w:ins w:id="2767" w:author="Darice Corey-Gilbert" w:date="2016-10-06T22:04:00Z"/>
          <w:rFonts w:ascii="Verdana" w:hAnsi="Verdana"/>
          <w:color w:val="808080" w:themeColor="background1" w:themeShade="80"/>
        </w:rPr>
      </w:pPr>
      <w:ins w:id="2768" w:author="Darice Corey-Gilbert" w:date="2016-10-06T22:04:00Z">
        <w:r>
          <w:rPr>
            <w:rFonts w:ascii="Verdana" w:hAnsi="Verdana"/>
            <w:color w:val="808080" w:themeColor="background1" w:themeShade="80"/>
          </w:rPr>
          <w:br w:type="page"/>
        </w:r>
      </w:ins>
    </w:p>
    <w:p w14:paraId="7E7A53E0" w14:textId="0330A6C4" w:rsidR="00432967" w:rsidRPr="004B4370" w:rsidRDefault="00432967" w:rsidP="00432967">
      <w:pPr>
        <w:spacing w:after="0"/>
        <w:rPr>
          <w:ins w:id="2769" w:author="Darice Corey-Gilbert" w:date="2016-10-06T21:49:00Z"/>
          <w:rFonts w:ascii="Verdana" w:hAnsi="Verdana"/>
          <w:color w:val="808080" w:themeColor="background1" w:themeShade="80"/>
        </w:rPr>
      </w:pPr>
      <w:ins w:id="2770" w:author="Darice Corey-Gilbert" w:date="2016-10-06T21:49:00Z">
        <w:r w:rsidRPr="004B4370">
          <w:rPr>
            <w:rFonts w:ascii="Verdana" w:hAnsi="Verdana"/>
            <w:color w:val="808080" w:themeColor="background1" w:themeShade="80"/>
          </w:rPr>
          <w:t>##Begin Item##</w:t>
        </w:r>
      </w:ins>
    </w:p>
    <w:p w14:paraId="35F0C385" w14:textId="3B3D710C" w:rsidR="00432967" w:rsidRPr="004B4370" w:rsidRDefault="00432967" w:rsidP="00432967">
      <w:pPr>
        <w:spacing w:after="0"/>
        <w:rPr>
          <w:ins w:id="2771" w:author="Darice Corey-Gilbert" w:date="2016-10-06T21:49:00Z"/>
          <w:rFonts w:ascii="Verdana" w:hAnsi="Verdana"/>
          <w:color w:val="808080" w:themeColor="background1" w:themeShade="80"/>
        </w:rPr>
      </w:pPr>
      <w:ins w:id="2772" w:author="Darice Corey-Gilbert" w:date="2016-10-06T21:49:00Z">
        <w:r>
          <w:rPr>
            <w:rFonts w:ascii="Verdana" w:hAnsi="Verdana"/>
            <w:color w:val="808080" w:themeColor="background1" w:themeShade="80"/>
          </w:rPr>
          <w:t xml:space="preserve">Name: </w:t>
        </w:r>
      </w:ins>
      <w:ins w:id="2773" w:author="Darice Corey-Gilbert" w:date="2016-10-06T21:51:00Z">
        <w:r>
          <w:rPr>
            <w:rFonts w:ascii="Verdana" w:hAnsi="Verdana"/>
            <w:color w:val="808080" w:themeColor="background1" w:themeShade="80"/>
          </w:rPr>
          <w:t xml:space="preserve">Working </w:t>
        </w:r>
      </w:ins>
      <w:ins w:id="2774" w:author="Darice Corey-Gilbert" w:date="2016-10-06T22:59:00Z">
        <w:r w:rsidR="00B745AA">
          <w:rPr>
            <w:rFonts w:ascii="Verdana" w:hAnsi="Verdana"/>
            <w:color w:val="808080" w:themeColor="background1" w:themeShade="80"/>
          </w:rPr>
          <w:t>with</w:t>
        </w:r>
      </w:ins>
      <w:ins w:id="2775" w:author="Darice Corey-Gilbert" w:date="2016-10-06T21:51:00Z">
        <w:r>
          <w:rPr>
            <w:rFonts w:ascii="Verdana" w:hAnsi="Verdana"/>
            <w:color w:val="808080" w:themeColor="background1" w:themeShade="80"/>
          </w:rPr>
          <w:t xml:space="preserve"> Links</w:t>
        </w:r>
      </w:ins>
    </w:p>
    <w:p w14:paraId="708984A1" w14:textId="77777777" w:rsidR="00432967" w:rsidRPr="004B4370" w:rsidRDefault="00432967" w:rsidP="00432967">
      <w:pPr>
        <w:spacing w:after="0"/>
        <w:rPr>
          <w:ins w:id="2776" w:author="Darice Corey-Gilbert" w:date="2016-10-06T21:49:00Z"/>
          <w:rFonts w:ascii="Verdana" w:hAnsi="Verdana"/>
          <w:color w:val="808080" w:themeColor="background1" w:themeShade="80"/>
        </w:rPr>
      </w:pPr>
      <w:ins w:id="2777" w:author="Darice Corey-Gilbert" w:date="2016-10-06T21:49:00Z">
        <w:r w:rsidRPr="004B4370">
          <w:rPr>
            <w:rFonts w:ascii="Verdana" w:hAnsi="Verdana"/>
            <w:color w:val="808080" w:themeColor="background1" w:themeShade="80"/>
          </w:rPr>
          <w:t xml:space="preserve">Type: </w:t>
        </w:r>
        <w:r>
          <w:rPr>
            <w:rFonts w:ascii="Verdana" w:hAnsi="Verdana"/>
            <w:color w:val="808080" w:themeColor="background1" w:themeShade="80"/>
          </w:rPr>
          <w:t>page</w:t>
        </w:r>
      </w:ins>
    </w:p>
    <w:p w14:paraId="66B200FB" w14:textId="77777777" w:rsidR="00432967" w:rsidRPr="004B4370" w:rsidRDefault="00432967" w:rsidP="00432967">
      <w:pPr>
        <w:spacing w:after="0"/>
        <w:rPr>
          <w:ins w:id="2778" w:author="Darice Corey-Gilbert" w:date="2016-10-06T21:49:00Z"/>
          <w:rFonts w:ascii="Verdana" w:hAnsi="Verdana"/>
          <w:color w:val="808080" w:themeColor="background1" w:themeShade="80"/>
        </w:rPr>
      </w:pPr>
      <w:ins w:id="2779" w:author="Darice Corey-Gilbert" w:date="2016-10-06T21:49:00Z">
        <w:r w:rsidRPr="004B4370">
          <w:rPr>
            <w:rFonts w:ascii="Verdana" w:hAnsi="Verdana"/>
            <w:color w:val="808080" w:themeColor="background1" w:themeShade="80"/>
          </w:rPr>
          <w:t xml:space="preserve">##End Item## </w:t>
        </w:r>
      </w:ins>
    </w:p>
    <w:p w14:paraId="31B16B9E" w14:textId="77777777" w:rsidR="00432967" w:rsidRDefault="00432967" w:rsidP="00454F5A">
      <w:pPr>
        <w:rPr>
          <w:rFonts w:ascii="Verdana" w:hAnsi="Verdana"/>
        </w:rPr>
      </w:pPr>
    </w:p>
    <w:p w14:paraId="179A8D60" w14:textId="18B8C030" w:rsidR="00454F5A" w:rsidRPr="00963008" w:rsidRDefault="00963008" w:rsidP="00454F5A">
      <w:pPr>
        <w:spacing w:after="0"/>
        <w:rPr>
          <w:ins w:id="2780" w:author="Darice Corey-Gilbert" w:date="2016-10-06T23:00:00Z"/>
          <w:rStyle w:val="ANGELHeader"/>
          <w:rPrChange w:id="2781" w:author="Darice Corey-Gilbert" w:date="2016-10-06T23:00:00Z">
            <w:rPr>
              <w:ins w:id="2782" w:author="Darice Corey-Gilbert" w:date="2016-10-06T23:00:00Z"/>
              <w:rFonts w:ascii="Verdana" w:hAnsi="Verdana"/>
              <w:color w:val="808080" w:themeColor="background1" w:themeShade="80"/>
            </w:rPr>
          </w:rPrChange>
        </w:rPr>
      </w:pPr>
      <w:ins w:id="2783" w:author="Darice Corey-Gilbert" w:date="2016-10-06T23:00:00Z">
        <w:r w:rsidRPr="00963008">
          <w:rPr>
            <w:rStyle w:val="ANGELHeader"/>
            <w:rPrChange w:id="2784" w:author="Darice Corey-Gilbert" w:date="2016-10-06T23:00:00Z">
              <w:rPr>
                <w:rFonts w:ascii="Verdana" w:hAnsi="Verdana"/>
                <w:color w:val="808080" w:themeColor="background1" w:themeShade="80"/>
              </w:rPr>
            </w:rPrChange>
          </w:rPr>
          <w:t>Working with Links</w:t>
        </w:r>
      </w:ins>
    </w:p>
    <w:p w14:paraId="7868E4A1" w14:textId="53DDD73E" w:rsidR="00963008" w:rsidRDefault="00963008" w:rsidP="00963008">
      <w:pPr>
        <w:rPr>
          <w:ins w:id="2785" w:author="Darice Corey-Gilbert" w:date="2016-10-06T23:00:00Z"/>
          <w:rStyle w:val="ANGELBodytext"/>
        </w:rPr>
      </w:pPr>
      <w:ins w:id="2786" w:author="Darice Corey-Gilbert" w:date="2016-10-06T23:00:00Z">
        <w:r>
          <w:rPr>
            <w:rStyle w:val="ANGELBodytext"/>
          </w:rPr>
          <w:t>Now let’s review lines 27 –</w:t>
        </w:r>
        <w:r>
          <w:rPr>
            <w:rStyle w:val="ANGELBodytext"/>
          </w:rPr>
          <w:t xml:space="preserve"> 37 again. </w:t>
        </w:r>
      </w:ins>
      <w:ins w:id="2787" w:author="Darice Corey-Gilbert" w:date="2016-10-06T23:01:00Z">
        <w:r>
          <w:rPr>
            <w:rStyle w:val="ANGELBodytext"/>
          </w:rPr>
          <w:t xml:space="preserve">Lines 28 – 36 use the </w:t>
        </w:r>
      </w:ins>
      <w:ins w:id="2788" w:author="Darice Corey-Gilbert" w:date="2016-10-06T23:03:00Z">
        <w:r>
          <w:rPr>
            <w:rStyle w:val="ANGELBodytext"/>
          </w:rPr>
          <w:fldChar w:fldCharType="begin"/>
        </w:r>
        <w:r>
          <w:rPr>
            <w:rStyle w:val="ANGELBodytext"/>
          </w:rPr>
          <w:instrText xml:space="preserve"> HYPERLINK "http://www.w3schools.com/tags/tag_ul.asp" </w:instrText>
        </w:r>
        <w:r>
          <w:rPr>
            <w:rStyle w:val="ANGELBodytext"/>
          </w:rPr>
        </w:r>
        <w:r>
          <w:rPr>
            <w:rStyle w:val="ANGELBodytext"/>
          </w:rPr>
          <w:fldChar w:fldCharType="separate"/>
        </w:r>
        <w:r w:rsidRPr="00963008">
          <w:rPr>
            <w:rStyle w:val="Hyperlink"/>
            <w:rFonts w:ascii="Verdana" w:hAnsi="Verdana"/>
            <w:sz w:val="20"/>
          </w:rPr>
          <w:t>HTML tag ‘ul’</w:t>
        </w:r>
        <w:r>
          <w:rPr>
            <w:rStyle w:val="ANGELBodytext"/>
          </w:rPr>
          <w:fldChar w:fldCharType="end"/>
        </w:r>
      </w:ins>
      <w:ins w:id="2789" w:author="Darice Corey-Gilbert" w:date="2016-10-06T23:01:00Z">
        <w:r>
          <w:rPr>
            <w:rStyle w:val="ANGELBodytext"/>
          </w:rPr>
          <w:t xml:space="preserve"> to </w:t>
        </w:r>
      </w:ins>
      <w:ins w:id="2790" w:author="Darice Corey-Gilbert" w:date="2016-10-06T23:02:00Z">
        <w:r>
          <w:rPr>
            <w:rStyle w:val="ANGELBodytext"/>
          </w:rPr>
          <w:t xml:space="preserve">create an unordered HTML list </w:t>
        </w:r>
      </w:ins>
      <w:ins w:id="2791" w:author="Darice Corey-Gilbert" w:date="2016-10-06T23:03:00Z">
        <w:r>
          <w:rPr>
            <w:rStyle w:val="ANGELBodytext"/>
          </w:rPr>
          <w:t>to display the</w:t>
        </w:r>
      </w:ins>
      <w:ins w:id="2792" w:author="Darice Corey-Gilbert" w:date="2016-10-06T23:02:00Z">
        <w:r>
          <w:rPr>
            <w:rStyle w:val="ANGELBodytext"/>
          </w:rPr>
          <w:t xml:space="preserve"> buttons or sections that you see in your browser. </w:t>
        </w:r>
      </w:ins>
    </w:p>
    <w:p w14:paraId="6B17DE49" w14:textId="77777777" w:rsidR="00963008" w:rsidRDefault="00963008" w:rsidP="00963008">
      <w:pPr>
        <w:rPr>
          <w:ins w:id="2793" w:author="Darice Corey-Gilbert" w:date="2016-10-06T23:00:00Z"/>
          <w:rStyle w:val="ANGELBodytext"/>
        </w:rPr>
      </w:pPr>
      <w:ins w:id="2794" w:author="Darice Corey-Gilbert" w:date="2016-10-06T23:00:00Z">
        <w:r>
          <w:rPr>
            <w:noProof/>
          </w:rPr>
          <w:drawing>
            <wp:inline distT="0" distB="0" distL="0" distR="0" wp14:anchorId="130EE0BB" wp14:editId="3CD02C97">
              <wp:extent cx="4266667" cy="23904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6667" cy="2390476"/>
                      </a:xfrm>
                      <a:prstGeom prst="rect">
                        <a:avLst/>
                      </a:prstGeom>
                    </pic:spPr>
                  </pic:pic>
                </a:graphicData>
              </a:graphic>
            </wp:inline>
          </w:drawing>
        </w:r>
      </w:ins>
    </w:p>
    <w:p w14:paraId="6CEED7DD" w14:textId="0DAEB5E2" w:rsidR="00963008" w:rsidRDefault="00963008" w:rsidP="00963008">
      <w:pPr>
        <w:rPr>
          <w:ins w:id="2795" w:author="Darice Corey-Gilbert" w:date="2016-10-06T23:05:00Z"/>
          <w:rStyle w:val="ANGELBodytext"/>
        </w:rPr>
        <w:pPrChange w:id="2796" w:author="Darice Corey-Gilbert" w:date="2016-10-06T23:04:00Z">
          <w:pPr/>
        </w:pPrChange>
      </w:pPr>
      <w:ins w:id="2797" w:author="Darice Corey-Gilbert" w:date="2016-10-06T23:04:00Z">
        <w:r w:rsidRPr="00963008">
          <w:rPr>
            <w:rStyle w:val="ANGELBodytext"/>
          </w:rPr>
          <w:t>The &lt;ul&gt; tag defines an unordered (bulleted) list.</w:t>
        </w:r>
        <w:r>
          <w:rPr>
            <w:rStyle w:val="ANGELBodytext"/>
          </w:rPr>
          <w:t xml:space="preserve"> T</w:t>
        </w:r>
        <w:r w:rsidRPr="00963008">
          <w:rPr>
            <w:rStyle w:val="ANGELBodytext"/>
          </w:rPr>
          <w:t xml:space="preserve">he &lt;li&gt; tag </w:t>
        </w:r>
        <w:r>
          <w:rPr>
            <w:rStyle w:val="ANGELBodytext"/>
          </w:rPr>
          <w:t>is use to define each line item in the list.</w:t>
        </w:r>
      </w:ins>
    </w:p>
    <w:p w14:paraId="02844851" w14:textId="310C0038" w:rsidR="00963008" w:rsidRDefault="00963008" w:rsidP="00963008">
      <w:pPr>
        <w:rPr>
          <w:ins w:id="2798" w:author="Darice Corey-Gilbert" w:date="2016-10-06T23:08:00Z"/>
          <w:rStyle w:val="ANGELBodytext"/>
          <w:rFonts w:cs="Courier New"/>
        </w:rPr>
        <w:pPrChange w:id="2799" w:author="Darice Corey-Gilbert" w:date="2016-10-06T23:04:00Z">
          <w:pPr/>
        </w:pPrChange>
      </w:pPr>
      <w:ins w:id="2800" w:author="Darice Corey-Gilbert" w:date="2016-10-06T23:05:00Z">
        <w:r w:rsidRPr="00963008">
          <w:rPr>
            <w:rStyle w:val="ANGELBodytext"/>
            <w:rFonts w:ascii="Courier New" w:hAnsi="Courier New" w:cs="Courier New"/>
            <w:sz w:val="22"/>
            <w:rPrChange w:id="2801" w:author="Darice Corey-Gilbert" w:date="2016-10-06T23:07:00Z">
              <w:rPr>
                <w:rStyle w:val="ANGELBodytext"/>
              </w:rPr>
            </w:rPrChange>
          </w:rPr>
          <w:t>‘a href’</w:t>
        </w:r>
        <w:r w:rsidRPr="00963008">
          <w:rPr>
            <w:rStyle w:val="ANGELBodytext"/>
            <w:rFonts w:ascii="Courier New" w:hAnsi="Courier New" w:cs="Courier New"/>
            <w:sz w:val="22"/>
            <w:rPrChange w:id="2802" w:author="Darice Corey-Gilbert" w:date="2016-10-06T23:07:00Z">
              <w:rPr>
                <w:rStyle w:val="ANGELBodytext"/>
                <w:rFonts w:ascii="Courier New" w:hAnsi="Courier New" w:cs="Courier New"/>
              </w:rPr>
            </w:rPrChange>
          </w:rPr>
          <w:t xml:space="preserve"> </w:t>
        </w:r>
        <w:r w:rsidRPr="00963008">
          <w:rPr>
            <w:rStyle w:val="ANGELBodytext"/>
            <w:rFonts w:cs="Courier New"/>
            <w:rPrChange w:id="2803" w:author="Darice Corey-Gilbert" w:date="2016-10-06T23:06:00Z">
              <w:rPr>
                <w:rStyle w:val="ANGELBodytext"/>
                <w:rFonts w:ascii="Courier New" w:hAnsi="Courier New" w:cs="Courier New"/>
              </w:rPr>
            </w:rPrChange>
          </w:rPr>
          <w:t>is an HTML attribute</w:t>
        </w:r>
      </w:ins>
      <w:ins w:id="2804" w:author="Darice Corey-Gilbert" w:date="2016-10-06T23:06:00Z">
        <w:r>
          <w:rPr>
            <w:rStyle w:val="ANGELBodytext"/>
            <w:rFonts w:cs="Courier New"/>
          </w:rPr>
          <w:t xml:space="preserve"> that specifies the URL of the page the link should go to. In this case, notice that instead of a URL or HTML document, the text in quotes</w:t>
        </w:r>
      </w:ins>
      <w:ins w:id="2805" w:author="Darice Corey-Gilbert" w:date="2016-10-06T23:07:00Z">
        <w:r>
          <w:rPr>
            <w:rStyle w:val="ANGELBodytext"/>
            <w:rFonts w:cs="Courier New"/>
          </w:rPr>
          <w:t xml:space="preserve"> contains a hash symbol and text</w:t>
        </w:r>
      </w:ins>
      <w:ins w:id="2806" w:author="Darice Corey-Gilbert" w:date="2016-10-06T23:06:00Z">
        <w:r>
          <w:rPr>
            <w:rStyle w:val="ANGELBodytext"/>
            <w:rFonts w:cs="Courier New"/>
          </w:rPr>
          <w:t>, such as “#section1”</w:t>
        </w:r>
      </w:ins>
      <w:ins w:id="2807" w:author="Darice Corey-Gilbert" w:date="2016-10-06T23:07:00Z">
        <w:r>
          <w:rPr>
            <w:rStyle w:val="ANGELBodytext"/>
            <w:rFonts w:cs="Courier New"/>
          </w:rPr>
          <w:t xml:space="preserve">. This links the button to the DIV on line </w:t>
        </w:r>
      </w:ins>
      <w:ins w:id="2808" w:author="Darice Corey-Gilbert" w:date="2016-10-06T23:08:00Z">
        <w:r>
          <w:rPr>
            <w:rStyle w:val="ANGELBodytext"/>
            <w:rFonts w:cs="Courier New"/>
          </w:rPr>
          <w:t>43, ‘</w:t>
        </w:r>
        <w:r w:rsidRPr="00963008">
          <w:rPr>
            <w:rStyle w:val="ANGELBodytext"/>
            <w:rFonts w:ascii="Courier New" w:hAnsi="Courier New" w:cs="Courier New"/>
            <w:rPrChange w:id="2809" w:author="Darice Corey-Gilbert" w:date="2016-10-06T23:08:00Z">
              <w:rPr>
                <w:rStyle w:val="ANGELBodytext"/>
                <w:rFonts w:cs="Courier New"/>
              </w:rPr>
            </w:rPrChange>
          </w:rPr>
          <w:t>id=”section1’</w:t>
        </w:r>
        <w:r>
          <w:rPr>
            <w:rStyle w:val="ANGELBodytext"/>
            <w:rFonts w:cs="Courier New"/>
          </w:rPr>
          <w:t>.</w:t>
        </w:r>
      </w:ins>
    </w:p>
    <w:p w14:paraId="347143CE" w14:textId="28319530" w:rsidR="00963008" w:rsidRDefault="00963008" w:rsidP="00963008">
      <w:pPr>
        <w:rPr>
          <w:ins w:id="2810" w:author="Darice Corey-Gilbert" w:date="2016-10-06T23:08:00Z"/>
          <w:rStyle w:val="ANGELBodytext"/>
          <w:rFonts w:ascii="Courier New" w:hAnsi="Courier New" w:cs="Courier New"/>
        </w:rPr>
        <w:pPrChange w:id="2811" w:author="Darice Corey-Gilbert" w:date="2016-10-06T23:04:00Z">
          <w:pPr/>
        </w:pPrChange>
      </w:pPr>
      <w:ins w:id="2812" w:author="Darice Corey-Gilbert" w:date="2016-10-06T23:08:00Z">
        <w:r>
          <w:rPr>
            <w:noProof/>
          </w:rPr>
          <w:drawing>
            <wp:inline distT="0" distB="0" distL="0" distR="0" wp14:anchorId="4DFF8148" wp14:editId="4CD87C9E">
              <wp:extent cx="5943600" cy="1297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97940"/>
                      </a:xfrm>
                      <a:prstGeom prst="rect">
                        <a:avLst/>
                      </a:prstGeom>
                    </pic:spPr>
                  </pic:pic>
                </a:graphicData>
              </a:graphic>
            </wp:inline>
          </w:drawing>
        </w:r>
      </w:ins>
    </w:p>
    <w:p w14:paraId="11351979" w14:textId="47B10FE5" w:rsidR="00963008" w:rsidRPr="00963008" w:rsidRDefault="00963008" w:rsidP="00963008">
      <w:pPr>
        <w:rPr>
          <w:ins w:id="2813" w:author="Darice Corey-Gilbert" w:date="2016-10-06T23:04:00Z"/>
          <w:rStyle w:val="ANGELBodytext"/>
          <w:rFonts w:cs="Courier New"/>
          <w:rPrChange w:id="2814" w:author="Darice Corey-Gilbert" w:date="2016-10-06T23:09:00Z">
            <w:rPr>
              <w:ins w:id="2815" w:author="Darice Corey-Gilbert" w:date="2016-10-06T23:04:00Z"/>
              <w:rStyle w:val="ANGELBodytext"/>
            </w:rPr>
          </w:rPrChange>
        </w:rPr>
        <w:pPrChange w:id="2816" w:author="Darice Corey-Gilbert" w:date="2016-10-06T23:04:00Z">
          <w:pPr/>
        </w:pPrChange>
      </w:pPr>
      <w:ins w:id="2817" w:author="Darice Corey-Gilbert" w:date="2016-10-06T23:08:00Z">
        <w:r w:rsidRPr="00963008">
          <w:rPr>
            <w:rStyle w:val="ANGELBodytext"/>
            <w:rFonts w:cs="Courier New"/>
            <w:rPrChange w:id="2818" w:author="Darice Corey-Gilbert" w:date="2016-10-06T23:09:00Z">
              <w:rPr>
                <w:rStyle w:val="ANGELBodytext"/>
                <w:rFonts w:ascii="Courier New" w:hAnsi="Courier New" w:cs="Courier New"/>
              </w:rPr>
            </w:rPrChange>
          </w:rPr>
          <w:t>Sections 2- 6 are configured in the same manner.</w:t>
        </w:r>
      </w:ins>
    </w:p>
    <w:p w14:paraId="633212FA" w14:textId="384FEAC8" w:rsidR="00963008" w:rsidRDefault="00963008" w:rsidP="00963008">
      <w:pPr>
        <w:rPr>
          <w:ins w:id="2819" w:author="Darice Corey-Gilbert" w:date="2016-10-06T23:00:00Z"/>
          <w:rStyle w:val="ANGELBodytext"/>
        </w:rPr>
      </w:pPr>
      <w:ins w:id="2820" w:author="Darice Corey-Gilbert" w:date="2016-10-06T23:00:00Z">
        <w:r>
          <w:rPr>
            <w:noProof/>
          </w:rPr>
          <w:drawing>
            <wp:inline distT="0" distB="0" distL="0" distR="0" wp14:anchorId="194B81B6" wp14:editId="00BBE954">
              <wp:extent cx="3523809" cy="421904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3809" cy="4219048"/>
                      </a:xfrm>
                      <a:prstGeom prst="rect">
                        <a:avLst/>
                      </a:prstGeom>
                    </pic:spPr>
                  </pic:pic>
                </a:graphicData>
              </a:graphic>
            </wp:inline>
          </w:drawing>
        </w:r>
      </w:ins>
    </w:p>
    <w:p w14:paraId="02B1C1EA" w14:textId="77777777" w:rsidR="00963008" w:rsidRDefault="00963008" w:rsidP="00454F5A">
      <w:pPr>
        <w:spacing w:after="0"/>
        <w:rPr>
          <w:rFonts w:ascii="Verdana" w:hAnsi="Verdana"/>
          <w:color w:val="808080" w:themeColor="background1" w:themeShade="80"/>
        </w:rPr>
      </w:pPr>
    </w:p>
    <w:p w14:paraId="1F2E4FE1" w14:textId="4AADE5D0" w:rsidR="00454F5A" w:rsidRDefault="00963008" w:rsidP="00454F5A">
      <w:pPr>
        <w:spacing w:after="0"/>
        <w:rPr>
          <w:rFonts w:ascii="Verdana" w:hAnsi="Verdana"/>
          <w:color w:val="808080" w:themeColor="background1" w:themeShade="80"/>
        </w:rPr>
      </w:pPr>
      <w:ins w:id="2821" w:author="Darice Corey-Gilbert" w:date="2016-10-06T23:10:00Z">
        <w:r>
          <w:rPr>
            <w:noProof/>
          </w:rPr>
          <w:drawing>
            <wp:inline distT="0" distB="0" distL="0" distR="0" wp14:anchorId="0C5638E1" wp14:editId="62D0BAD2">
              <wp:extent cx="3409524" cy="6095238"/>
              <wp:effectExtent l="0" t="0" r="63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524" cy="6095238"/>
                      </a:xfrm>
                      <a:prstGeom prst="rect">
                        <a:avLst/>
                      </a:prstGeom>
                    </pic:spPr>
                  </pic:pic>
                </a:graphicData>
              </a:graphic>
            </wp:inline>
          </w:drawing>
        </w:r>
      </w:ins>
    </w:p>
    <w:p w14:paraId="788926D6" w14:textId="77777777" w:rsidR="00B8790B" w:rsidRDefault="00B8790B">
      <w:pPr>
        <w:rPr>
          <w:ins w:id="2822" w:author="Darice Corey-Gilbert" w:date="2016-10-06T23:10:00Z"/>
          <w:rFonts w:ascii="Verdana" w:hAnsi="Verdana"/>
          <w:color w:val="808080" w:themeColor="background1" w:themeShade="80"/>
        </w:rPr>
      </w:pPr>
    </w:p>
    <w:p w14:paraId="3391BDB9" w14:textId="77777777" w:rsidR="00B8790B" w:rsidRPr="00B8790B" w:rsidRDefault="00B8790B">
      <w:pPr>
        <w:rPr>
          <w:ins w:id="2823" w:author="Darice Corey-Gilbert" w:date="2016-10-06T23:10:00Z"/>
          <w:rStyle w:val="ANGELHeader"/>
          <w:rPrChange w:id="2824" w:author="Darice Corey-Gilbert" w:date="2016-10-06T23:11:00Z">
            <w:rPr>
              <w:ins w:id="2825" w:author="Darice Corey-Gilbert" w:date="2016-10-06T23:10:00Z"/>
              <w:rFonts w:ascii="Verdana" w:hAnsi="Verdana"/>
              <w:color w:val="808080" w:themeColor="background1" w:themeShade="80"/>
            </w:rPr>
          </w:rPrChange>
        </w:rPr>
      </w:pPr>
      <w:ins w:id="2826" w:author="Darice Corey-Gilbert" w:date="2016-10-06T23:10:00Z">
        <w:r w:rsidRPr="00B8790B">
          <w:rPr>
            <w:rStyle w:val="ANGELHeader"/>
            <w:rPrChange w:id="2827" w:author="Darice Corey-Gilbert" w:date="2016-10-06T23:11:00Z">
              <w:rPr>
                <w:rFonts w:ascii="Verdana" w:hAnsi="Verdana"/>
                <w:color w:val="808080" w:themeColor="background1" w:themeShade="80"/>
              </w:rPr>
            </w:rPrChange>
          </w:rPr>
          <w:t>Resources</w:t>
        </w:r>
      </w:ins>
    </w:p>
    <w:p w14:paraId="473A79C0" w14:textId="6A1AFC8E" w:rsidR="00B8790B" w:rsidRPr="00B8790B" w:rsidRDefault="00B8790B">
      <w:pPr>
        <w:rPr>
          <w:ins w:id="2828" w:author="Darice Corey-Gilbert" w:date="2016-10-06T23:11:00Z"/>
          <w:rFonts w:ascii="Verdana" w:hAnsi="Verdana"/>
          <w:color w:val="808080" w:themeColor="background1" w:themeShade="80"/>
          <w:sz w:val="20"/>
          <w:rPrChange w:id="2829" w:author="Darice Corey-Gilbert" w:date="2016-10-06T23:12:00Z">
            <w:rPr>
              <w:ins w:id="2830" w:author="Darice Corey-Gilbert" w:date="2016-10-06T23:11:00Z"/>
              <w:rFonts w:ascii="Verdana" w:hAnsi="Verdana"/>
              <w:color w:val="808080" w:themeColor="background1" w:themeShade="80"/>
            </w:rPr>
          </w:rPrChange>
        </w:rPr>
      </w:pPr>
      <w:ins w:id="2831" w:author="Darice Corey-Gilbert" w:date="2016-10-06T23:11:00Z">
        <w:r w:rsidRPr="00B8790B">
          <w:rPr>
            <w:rFonts w:ascii="Verdana" w:hAnsi="Verdana"/>
            <w:color w:val="808080" w:themeColor="background1" w:themeShade="80"/>
            <w:sz w:val="20"/>
            <w:rPrChange w:id="2832" w:author="Darice Corey-Gilbert" w:date="2016-10-06T23:12:00Z">
              <w:rPr>
                <w:rFonts w:ascii="Verdana" w:hAnsi="Verdana"/>
                <w:color w:val="808080" w:themeColor="background1" w:themeShade="80"/>
              </w:rPr>
            </w:rPrChange>
          </w:rPr>
          <w:t xml:space="preserve">HTML Links: </w:t>
        </w:r>
        <w:r w:rsidRPr="00B8790B">
          <w:rPr>
            <w:rFonts w:ascii="Verdana" w:hAnsi="Verdana"/>
            <w:color w:val="808080" w:themeColor="background1" w:themeShade="80"/>
            <w:sz w:val="20"/>
            <w:rPrChange w:id="2833" w:author="Darice Corey-Gilbert" w:date="2016-10-06T23:12:00Z">
              <w:rPr>
                <w:rFonts w:ascii="Verdana" w:hAnsi="Verdana"/>
                <w:color w:val="808080" w:themeColor="background1" w:themeShade="80"/>
              </w:rPr>
            </w:rPrChange>
          </w:rPr>
          <w:fldChar w:fldCharType="begin"/>
        </w:r>
        <w:r w:rsidRPr="00B8790B">
          <w:rPr>
            <w:rFonts w:ascii="Verdana" w:hAnsi="Verdana"/>
            <w:color w:val="808080" w:themeColor="background1" w:themeShade="80"/>
            <w:sz w:val="20"/>
            <w:rPrChange w:id="2834" w:author="Darice Corey-Gilbert" w:date="2016-10-06T23:12:00Z">
              <w:rPr>
                <w:rFonts w:ascii="Verdana" w:hAnsi="Verdana"/>
                <w:color w:val="808080" w:themeColor="background1" w:themeShade="80"/>
              </w:rPr>
            </w:rPrChange>
          </w:rPr>
          <w:instrText xml:space="preserve"> HYPERLINK "http://www.w3schools.com/html/html_links.asp" </w:instrText>
        </w:r>
        <w:r w:rsidRPr="00B8790B">
          <w:rPr>
            <w:rFonts w:ascii="Verdana" w:hAnsi="Verdana"/>
            <w:color w:val="808080" w:themeColor="background1" w:themeShade="80"/>
            <w:sz w:val="20"/>
            <w:rPrChange w:id="2835" w:author="Darice Corey-Gilbert" w:date="2016-10-06T23:12:00Z">
              <w:rPr>
                <w:rFonts w:ascii="Verdana" w:hAnsi="Verdana"/>
                <w:color w:val="808080" w:themeColor="background1" w:themeShade="80"/>
              </w:rPr>
            </w:rPrChange>
          </w:rPr>
          <w:fldChar w:fldCharType="separate"/>
        </w:r>
        <w:r w:rsidRPr="00B8790B">
          <w:rPr>
            <w:rStyle w:val="Hyperlink"/>
            <w:rFonts w:ascii="Verdana" w:hAnsi="Verdana"/>
            <w:sz w:val="20"/>
            <w:rPrChange w:id="2836" w:author="Darice Corey-Gilbert" w:date="2016-10-06T23:12:00Z">
              <w:rPr>
                <w:rStyle w:val="Hyperlink"/>
                <w:rFonts w:ascii="Verdana" w:hAnsi="Verdana"/>
              </w:rPr>
            </w:rPrChange>
          </w:rPr>
          <w:t>http://www.w3schools.com/html/html_links.asp</w:t>
        </w:r>
        <w:r w:rsidRPr="00B8790B">
          <w:rPr>
            <w:rFonts w:ascii="Verdana" w:hAnsi="Verdana"/>
            <w:color w:val="808080" w:themeColor="background1" w:themeShade="80"/>
            <w:sz w:val="20"/>
            <w:rPrChange w:id="2837" w:author="Darice Corey-Gilbert" w:date="2016-10-06T23:12:00Z">
              <w:rPr>
                <w:rFonts w:ascii="Verdana" w:hAnsi="Verdana"/>
                <w:color w:val="808080" w:themeColor="background1" w:themeShade="80"/>
              </w:rPr>
            </w:rPrChange>
          </w:rPr>
          <w:fldChar w:fldCharType="end"/>
        </w:r>
        <w:r w:rsidRPr="00B8790B">
          <w:rPr>
            <w:rFonts w:ascii="Verdana" w:hAnsi="Verdana"/>
            <w:color w:val="808080" w:themeColor="background1" w:themeShade="80"/>
            <w:sz w:val="20"/>
            <w:rPrChange w:id="2838" w:author="Darice Corey-Gilbert" w:date="2016-10-06T23:12:00Z">
              <w:rPr>
                <w:rFonts w:ascii="Verdana" w:hAnsi="Verdana"/>
                <w:color w:val="808080" w:themeColor="background1" w:themeShade="80"/>
              </w:rPr>
            </w:rPrChange>
          </w:rPr>
          <w:t xml:space="preserve"> </w:t>
        </w:r>
      </w:ins>
    </w:p>
    <w:p w14:paraId="10CE2C1A" w14:textId="510BA80A" w:rsidR="00432967" w:rsidRDefault="00432967">
      <w:pPr>
        <w:rPr>
          <w:ins w:id="2839" w:author="Darice Corey-Gilbert" w:date="2016-10-06T21:47:00Z"/>
          <w:rFonts w:ascii="Verdana" w:hAnsi="Verdana"/>
          <w:color w:val="808080" w:themeColor="background1" w:themeShade="80"/>
        </w:rPr>
      </w:pPr>
      <w:ins w:id="2840" w:author="Darice Corey-Gilbert" w:date="2016-10-06T21:47:00Z">
        <w:r>
          <w:rPr>
            <w:rFonts w:ascii="Verdana" w:hAnsi="Verdana"/>
            <w:color w:val="808080" w:themeColor="background1" w:themeShade="80"/>
          </w:rPr>
          <w:br w:type="page"/>
        </w:r>
      </w:ins>
    </w:p>
    <w:p w14:paraId="4EBB2076" w14:textId="5E738550"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##Begin Item##</w:t>
      </w:r>
    </w:p>
    <w:p w14:paraId="7BD931C5" w14:textId="573FBE48"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del w:id="2841" w:author="Darice Corey-Gilbert" w:date="2016-10-06T23:40:00Z">
        <w:r w:rsidRPr="007C72EB" w:rsidDel="001D5A2B">
          <w:rPr>
            <w:rFonts w:ascii="Verdana" w:hAnsi="Verdana"/>
            <w:color w:val="808080" w:themeColor="background1" w:themeShade="80"/>
          </w:rPr>
          <w:delText>Module 0</w:delText>
        </w:r>
        <w:r w:rsidDel="001D5A2B">
          <w:rPr>
            <w:rFonts w:ascii="Verdana" w:hAnsi="Verdana"/>
            <w:color w:val="808080" w:themeColor="background1" w:themeShade="80"/>
          </w:rPr>
          <w:delText>2</w:delText>
        </w:r>
        <w:r w:rsidRPr="007C72EB" w:rsidDel="001D5A2B">
          <w:rPr>
            <w:rFonts w:ascii="Verdana" w:hAnsi="Verdana"/>
            <w:color w:val="808080" w:themeColor="background1" w:themeShade="80"/>
          </w:rPr>
          <w:delText xml:space="preserve"> </w:delText>
        </w:r>
        <w:r w:rsidR="0016726B" w:rsidDel="001D5A2B">
          <w:rPr>
            <w:rFonts w:ascii="Verdana" w:hAnsi="Verdana"/>
            <w:color w:val="808080" w:themeColor="background1" w:themeShade="80"/>
          </w:rPr>
          <w:delText>Written Assignment - Title</w:delText>
        </w:r>
      </w:del>
      <w:ins w:id="2842" w:author="Darice Corey-Gilbert" w:date="2016-10-06T23:40:00Z">
        <w:r w:rsidR="001D5A2B">
          <w:rPr>
            <w:rFonts w:ascii="Verdana" w:hAnsi="Verdana"/>
            <w:color w:val="808080" w:themeColor="background1" w:themeShade="80"/>
          </w:rPr>
          <w:t>Practice Adding a Page with Links</w:t>
        </w:r>
      </w:ins>
    </w:p>
    <w:p w14:paraId="565749C7" w14:textId="77777777" w:rsidR="00454F5A" w:rsidRPr="00CC1B0F" w:rsidRDefault="0016726B" w:rsidP="00454F5A">
      <w:pPr>
        <w:spacing w:after="0"/>
        <w:rPr>
          <w:rFonts w:ascii="Verdana" w:hAnsi="Verdana"/>
          <w:color w:val="808080" w:themeColor="background1" w:themeShade="80"/>
        </w:rPr>
      </w:pPr>
      <w:r>
        <w:rPr>
          <w:rFonts w:ascii="Verdana" w:hAnsi="Verdana"/>
          <w:color w:val="808080" w:themeColor="background1" w:themeShade="80"/>
        </w:rPr>
        <w:t>Type: Drop Box</w:t>
      </w:r>
    </w:p>
    <w:p w14:paraId="6DB630D4"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 xml:space="preserve">##End Item## </w:t>
      </w:r>
    </w:p>
    <w:p w14:paraId="017C378B" w14:textId="77777777" w:rsidR="00454F5A" w:rsidRDefault="00454F5A" w:rsidP="00454F5A">
      <w:pPr>
        <w:rPr>
          <w:rFonts w:ascii="Verdana" w:hAnsi="Verdana"/>
          <w:sz w:val="20"/>
          <w:szCs w:val="20"/>
        </w:rPr>
      </w:pPr>
    </w:p>
    <w:p w14:paraId="156B9329" w14:textId="77777777" w:rsidR="0016726B" w:rsidRPr="00A35523" w:rsidRDefault="0016726B" w:rsidP="0016726B">
      <w:pPr>
        <w:pStyle w:val="NormalWeb"/>
        <w:spacing w:before="150" w:beforeAutospacing="0" w:after="150" w:afterAutospacing="0" w:line="270" w:lineRule="atLeast"/>
        <w:ind w:left="300" w:right="150"/>
        <w:rPr>
          <w:rFonts w:ascii="Verdana" w:hAnsi="Verdana" w:cs="Arial"/>
          <w:color w:val="555753"/>
          <w:sz w:val="20"/>
          <w:szCs w:val="20"/>
        </w:rPr>
      </w:pPr>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p>
    <w:p w14:paraId="5AF94032" w14:textId="77777777" w:rsidR="0016726B" w:rsidRPr="00A35523" w:rsidRDefault="0016726B" w:rsidP="0016726B">
      <w:pPr>
        <w:pStyle w:val="NormalWeb"/>
        <w:spacing w:before="150" w:beforeAutospacing="0" w:after="150" w:afterAutospacing="0" w:line="270" w:lineRule="atLeast"/>
        <w:ind w:left="300" w:right="150"/>
        <w:rPr>
          <w:rFonts w:ascii="Verdana" w:hAnsi="Verdana" w:cs="Arial"/>
          <w:sz w:val="20"/>
          <w:szCs w:val="20"/>
        </w:rPr>
      </w:pPr>
      <w:r w:rsidRPr="00A35523">
        <w:rPr>
          <w:rFonts w:ascii="Verdana" w:hAnsi="Verdana" w:cs="Arial"/>
          <w:sz w:val="20"/>
          <w:szCs w:val="20"/>
        </w:rPr>
        <w:t xml:space="preserve">Save your assignment as a Microsoft Word document. (Mac users, please remember to append the </w:t>
      </w:r>
      <w:r w:rsidR="00070F8E">
        <w:rPr>
          <w:rFonts w:ascii="Verdana" w:hAnsi="Verdana" w:cs="Arial"/>
          <w:sz w:val="20"/>
          <w:szCs w:val="20"/>
        </w:rPr>
        <w:t>"</w:t>
      </w:r>
      <w:r w:rsidRPr="00A35523">
        <w:rPr>
          <w:rFonts w:ascii="Verdana" w:hAnsi="Verdana" w:cs="Arial"/>
          <w:sz w:val="20"/>
          <w:szCs w:val="20"/>
        </w:rPr>
        <w:t>.docx</w:t>
      </w:r>
      <w:r w:rsidR="00070F8E">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p>
    <w:p w14:paraId="27209B44" w14:textId="77777777" w:rsidR="0016726B" w:rsidRPr="00A35523" w:rsidRDefault="0016726B" w:rsidP="0016726B">
      <w:pPr>
        <w:pStyle w:val="NormalWeb"/>
        <w:spacing w:before="150" w:beforeAutospacing="0" w:after="150" w:afterAutospacing="0" w:line="270" w:lineRule="atLeast"/>
        <w:ind w:left="300" w:right="150"/>
        <w:rPr>
          <w:rFonts w:ascii="Verdana" w:hAnsi="Verdana" w:cs="Arial"/>
          <w:sz w:val="20"/>
          <w:szCs w:val="20"/>
        </w:rPr>
      </w:pPr>
      <w:r w:rsidRPr="00A35523">
        <w:rPr>
          <w:rFonts w:ascii="Verdana" w:hAnsi="Verdana" w:cs="Arial"/>
          <w:sz w:val="20"/>
          <w:szCs w:val="20"/>
        </w:rPr>
        <w:t>Jstudent_exampleproblem_101504</w:t>
      </w:r>
    </w:p>
    <w:p w14:paraId="28F13A73" w14:textId="77777777" w:rsidR="0016726B" w:rsidRPr="00A35523" w:rsidRDefault="0076178D" w:rsidP="0016726B">
      <w:pPr>
        <w:pStyle w:val="text"/>
        <w:spacing w:before="150" w:beforeAutospacing="0" w:after="150" w:afterAutospacing="0" w:line="270" w:lineRule="atLeast"/>
        <w:ind w:left="300" w:right="150"/>
        <w:rPr>
          <w:rFonts w:ascii="Verdana" w:hAnsi="Verdana" w:cs="Arial"/>
          <w:color w:val="555753"/>
          <w:sz w:val="20"/>
          <w:szCs w:val="20"/>
        </w:rPr>
      </w:pPr>
      <w:hyperlink r:id="rId70" w:tgtFrame="_blank" w:history="1">
        <w:r w:rsidR="0016726B" w:rsidRPr="00A35523">
          <w:rPr>
            <w:rStyle w:val="Hyperlink"/>
            <w:rFonts w:ascii="Verdana" w:hAnsi="Verdana"/>
            <w:sz w:val="20"/>
            <w:szCs w:val="20"/>
          </w:rPr>
          <w:t>Need Help? Click here for complete drop box instructions.</w:t>
        </w:r>
      </w:hyperlink>
    </w:p>
    <w:p w14:paraId="495C10D7" w14:textId="77777777" w:rsidR="00454F5A" w:rsidRDefault="00454F5A" w:rsidP="00454F5A">
      <w:pPr>
        <w:rPr>
          <w:rFonts w:ascii="Verdana" w:hAnsi="Verdana"/>
        </w:rPr>
      </w:pPr>
    </w:p>
    <w:p w14:paraId="0FDAF52C" w14:textId="77777777" w:rsidR="001D5A2B" w:rsidRPr="00CC1B0F" w:rsidRDefault="001D5A2B" w:rsidP="001D5A2B">
      <w:pPr>
        <w:spacing w:after="0"/>
        <w:rPr>
          <w:ins w:id="2843" w:author="Darice Corey-Gilbert" w:date="2016-10-06T23:41:00Z"/>
          <w:rFonts w:ascii="Verdana" w:hAnsi="Verdana"/>
          <w:color w:val="808080" w:themeColor="background1" w:themeShade="80"/>
        </w:rPr>
      </w:pPr>
      <w:ins w:id="2844" w:author="Darice Corey-Gilbert" w:date="2016-10-06T23:41:00Z">
        <w:r w:rsidRPr="00CC1B0F">
          <w:rPr>
            <w:rFonts w:ascii="Verdana" w:hAnsi="Verdana"/>
            <w:color w:val="808080" w:themeColor="background1" w:themeShade="80"/>
          </w:rPr>
          <w:t>##Begin Item##</w:t>
        </w:r>
      </w:ins>
    </w:p>
    <w:p w14:paraId="5DFC5CDE" w14:textId="7019635B" w:rsidR="001D5A2B" w:rsidRPr="00CC1B0F" w:rsidRDefault="001D5A2B" w:rsidP="001D5A2B">
      <w:pPr>
        <w:spacing w:after="0"/>
        <w:rPr>
          <w:ins w:id="2845" w:author="Darice Corey-Gilbert" w:date="2016-10-06T23:41:00Z"/>
          <w:rFonts w:ascii="Verdana" w:hAnsi="Verdana"/>
          <w:color w:val="808080" w:themeColor="background1" w:themeShade="80"/>
        </w:rPr>
      </w:pPr>
      <w:ins w:id="2846" w:author="Darice Corey-Gilbert" w:date="2016-10-06T23:41:00Z">
        <w:r w:rsidRPr="00CC1B0F">
          <w:rPr>
            <w:rFonts w:ascii="Verdana" w:hAnsi="Verdana"/>
            <w:color w:val="808080" w:themeColor="background1" w:themeShade="80"/>
          </w:rPr>
          <w:t xml:space="preserve">Name: </w:t>
        </w:r>
      </w:ins>
      <w:ins w:id="2847" w:author="Darice Corey-Gilbert" w:date="2016-10-06T23:42:00Z">
        <w:r>
          <w:rPr>
            <w:rFonts w:ascii="Verdana" w:hAnsi="Verdana"/>
            <w:color w:val="808080" w:themeColor="background1" w:themeShade="80"/>
          </w:rPr>
          <w:t>Using Data Attributes</w:t>
        </w:r>
      </w:ins>
    </w:p>
    <w:p w14:paraId="3583A038" w14:textId="77777777" w:rsidR="001D5A2B" w:rsidRPr="00CC1B0F" w:rsidRDefault="001D5A2B" w:rsidP="001D5A2B">
      <w:pPr>
        <w:spacing w:after="0"/>
        <w:rPr>
          <w:ins w:id="2848" w:author="Darice Corey-Gilbert" w:date="2016-10-06T23:41:00Z"/>
          <w:rFonts w:ascii="Verdana" w:hAnsi="Verdana"/>
          <w:color w:val="808080" w:themeColor="background1" w:themeShade="80"/>
        </w:rPr>
      </w:pPr>
      <w:ins w:id="2849" w:author="Darice Corey-Gilbert" w:date="2016-10-06T23:41:00Z">
        <w:r>
          <w:rPr>
            <w:rFonts w:ascii="Verdana" w:hAnsi="Verdana"/>
            <w:color w:val="808080" w:themeColor="background1" w:themeShade="80"/>
          </w:rPr>
          <w:t>Type: Drop Box</w:t>
        </w:r>
      </w:ins>
    </w:p>
    <w:p w14:paraId="15A64995" w14:textId="77777777" w:rsidR="001D5A2B" w:rsidRPr="00CC1B0F" w:rsidRDefault="001D5A2B" w:rsidP="001D5A2B">
      <w:pPr>
        <w:spacing w:after="0"/>
        <w:rPr>
          <w:ins w:id="2850" w:author="Darice Corey-Gilbert" w:date="2016-10-06T23:41:00Z"/>
          <w:rFonts w:ascii="Verdana" w:hAnsi="Verdana"/>
          <w:color w:val="808080" w:themeColor="background1" w:themeShade="80"/>
        </w:rPr>
      </w:pPr>
      <w:ins w:id="2851" w:author="Darice Corey-Gilbert" w:date="2016-10-06T23:41:00Z">
        <w:r w:rsidRPr="00CC1B0F">
          <w:rPr>
            <w:rFonts w:ascii="Verdana" w:hAnsi="Verdana"/>
            <w:color w:val="808080" w:themeColor="background1" w:themeShade="80"/>
          </w:rPr>
          <w:t xml:space="preserve">##End Item## </w:t>
        </w:r>
      </w:ins>
    </w:p>
    <w:p w14:paraId="27618650" w14:textId="77777777" w:rsidR="001D5A2B" w:rsidRDefault="001D5A2B" w:rsidP="001D5A2B">
      <w:pPr>
        <w:rPr>
          <w:ins w:id="2852" w:author="Darice Corey-Gilbert" w:date="2016-10-06T23:41:00Z"/>
          <w:rFonts w:ascii="Verdana" w:hAnsi="Verdana"/>
          <w:sz w:val="20"/>
          <w:szCs w:val="20"/>
        </w:rPr>
      </w:pPr>
    </w:p>
    <w:p w14:paraId="636A72D8" w14:textId="77777777" w:rsidR="001D5A2B" w:rsidRPr="00A35523" w:rsidRDefault="001D5A2B" w:rsidP="001D5A2B">
      <w:pPr>
        <w:pStyle w:val="NormalWeb"/>
        <w:spacing w:before="150" w:beforeAutospacing="0" w:after="150" w:afterAutospacing="0" w:line="270" w:lineRule="atLeast"/>
        <w:ind w:left="300" w:right="150"/>
        <w:rPr>
          <w:ins w:id="2853" w:author="Darice Corey-Gilbert" w:date="2016-10-06T23:41:00Z"/>
          <w:rFonts w:ascii="Verdana" w:hAnsi="Verdana" w:cs="Arial"/>
          <w:color w:val="555753"/>
          <w:sz w:val="20"/>
          <w:szCs w:val="20"/>
        </w:rPr>
      </w:pPr>
      <w:ins w:id="2854" w:author="Darice Corey-Gilbert" w:date="2016-10-06T23:41:00Z">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ins>
    </w:p>
    <w:p w14:paraId="05C4A2C3" w14:textId="77777777" w:rsidR="001D5A2B" w:rsidRPr="00A35523" w:rsidRDefault="001D5A2B" w:rsidP="001D5A2B">
      <w:pPr>
        <w:pStyle w:val="NormalWeb"/>
        <w:spacing w:before="150" w:beforeAutospacing="0" w:after="150" w:afterAutospacing="0" w:line="270" w:lineRule="atLeast"/>
        <w:ind w:left="300" w:right="150"/>
        <w:rPr>
          <w:ins w:id="2855" w:author="Darice Corey-Gilbert" w:date="2016-10-06T23:41:00Z"/>
          <w:rFonts w:ascii="Verdana" w:hAnsi="Verdana" w:cs="Arial"/>
          <w:sz w:val="20"/>
          <w:szCs w:val="20"/>
        </w:rPr>
      </w:pPr>
      <w:ins w:id="2856" w:author="Darice Corey-Gilbert" w:date="2016-10-06T23:41:00Z">
        <w:r w:rsidRPr="00A35523">
          <w:rPr>
            <w:rFonts w:ascii="Verdana" w:hAnsi="Verdana" w:cs="Arial"/>
            <w:sz w:val="20"/>
            <w:szCs w:val="20"/>
          </w:rPr>
          <w:t xml:space="preserve">Save your assignment as a Microsoft Word document. (Mac users, please remember to append the </w:t>
        </w:r>
        <w:r>
          <w:rPr>
            <w:rFonts w:ascii="Verdana" w:hAnsi="Verdana" w:cs="Arial"/>
            <w:sz w:val="20"/>
            <w:szCs w:val="20"/>
          </w:rPr>
          <w:t>"</w:t>
        </w:r>
        <w:r w:rsidRPr="00A35523">
          <w:rPr>
            <w:rFonts w:ascii="Verdana" w:hAnsi="Verdana" w:cs="Arial"/>
            <w:sz w:val="20"/>
            <w:szCs w:val="20"/>
          </w:rPr>
          <w:t>.docx</w:t>
        </w:r>
        <w:r>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ins>
    </w:p>
    <w:p w14:paraId="63A4C198" w14:textId="77777777" w:rsidR="001D5A2B" w:rsidRPr="00A35523" w:rsidRDefault="001D5A2B" w:rsidP="001D5A2B">
      <w:pPr>
        <w:pStyle w:val="NormalWeb"/>
        <w:spacing w:before="150" w:beforeAutospacing="0" w:after="150" w:afterAutospacing="0" w:line="270" w:lineRule="atLeast"/>
        <w:ind w:left="300" w:right="150"/>
        <w:rPr>
          <w:ins w:id="2857" w:author="Darice Corey-Gilbert" w:date="2016-10-06T23:41:00Z"/>
          <w:rFonts w:ascii="Verdana" w:hAnsi="Verdana" w:cs="Arial"/>
          <w:sz w:val="20"/>
          <w:szCs w:val="20"/>
        </w:rPr>
      </w:pPr>
      <w:ins w:id="2858" w:author="Darice Corey-Gilbert" w:date="2016-10-06T23:41:00Z">
        <w:r w:rsidRPr="00A35523">
          <w:rPr>
            <w:rFonts w:ascii="Verdana" w:hAnsi="Verdana" w:cs="Arial"/>
            <w:sz w:val="20"/>
            <w:szCs w:val="20"/>
          </w:rPr>
          <w:t>Jstudent_exampleproblem_101504</w:t>
        </w:r>
      </w:ins>
    </w:p>
    <w:p w14:paraId="42A3CB3F" w14:textId="77777777" w:rsidR="001D5A2B" w:rsidRPr="00A35523" w:rsidRDefault="001D5A2B" w:rsidP="001D5A2B">
      <w:pPr>
        <w:pStyle w:val="text"/>
        <w:spacing w:before="150" w:beforeAutospacing="0" w:after="150" w:afterAutospacing="0" w:line="270" w:lineRule="atLeast"/>
        <w:ind w:left="300" w:right="150"/>
        <w:rPr>
          <w:ins w:id="2859" w:author="Darice Corey-Gilbert" w:date="2016-10-06T23:41:00Z"/>
          <w:rFonts w:ascii="Verdana" w:hAnsi="Verdana" w:cs="Arial"/>
          <w:color w:val="555753"/>
          <w:sz w:val="20"/>
          <w:szCs w:val="20"/>
        </w:rPr>
      </w:pPr>
      <w:ins w:id="2860" w:author="Darice Corey-Gilbert" w:date="2016-10-06T23:41:00Z">
        <w:r>
          <w:fldChar w:fldCharType="begin"/>
        </w:r>
        <w:r>
          <w:instrText xml:space="preserve"> HYPERLINK "https://content.learntoday.info/Learn/course_files/help/dropbox.html" \t "_blank" </w:instrText>
        </w:r>
        <w:r>
          <w:fldChar w:fldCharType="separate"/>
        </w:r>
        <w:r w:rsidRPr="00A35523">
          <w:rPr>
            <w:rStyle w:val="Hyperlink"/>
            <w:rFonts w:ascii="Verdana" w:hAnsi="Verdana"/>
            <w:sz w:val="20"/>
            <w:szCs w:val="20"/>
          </w:rPr>
          <w:t>Need Help? Click here for complete drop box instructions.</w:t>
        </w:r>
        <w:r>
          <w:rPr>
            <w:rStyle w:val="Hyperlink"/>
            <w:rFonts w:ascii="Verdana" w:hAnsi="Verdana"/>
            <w:sz w:val="20"/>
            <w:szCs w:val="20"/>
          </w:rPr>
          <w:fldChar w:fldCharType="end"/>
        </w:r>
      </w:ins>
    </w:p>
    <w:p w14:paraId="5C8F63B1" w14:textId="77777777" w:rsidR="001D5A2B" w:rsidRDefault="001D5A2B">
      <w:pPr>
        <w:rPr>
          <w:ins w:id="2861" w:author="Darice Corey-Gilbert" w:date="2016-10-06T23:43:00Z"/>
          <w:rFonts w:ascii="Verdana" w:hAnsi="Verdana"/>
          <w:color w:val="808080" w:themeColor="background1" w:themeShade="80"/>
        </w:rPr>
      </w:pPr>
      <w:ins w:id="2862" w:author="Darice Corey-Gilbert" w:date="2016-10-06T23:43:00Z">
        <w:r>
          <w:rPr>
            <w:rFonts w:ascii="Verdana" w:hAnsi="Verdana"/>
            <w:color w:val="808080" w:themeColor="background1" w:themeShade="80"/>
          </w:rPr>
          <w:br w:type="page"/>
        </w:r>
      </w:ins>
    </w:p>
    <w:p w14:paraId="03F05472" w14:textId="77777777" w:rsidR="001D5A2B" w:rsidRPr="00240BC6" w:rsidRDefault="001D5A2B" w:rsidP="001D5A2B">
      <w:pPr>
        <w:spacing w:after="0"/>
        <w:rPr>
          <w:ins w:id="2863" w:author="Darice Corey-Gilbert" w:date="2016-10-06T23:43:00Z"/>
          <w:rFonts w:ascii="Verdana" w:hAnsi="Verdana"/>
          <w:color w:val="808080" w:themeColor="background1" w:themeShade="80"/>
        </w:rPr>
      </w:pPr>
      <w:ins w:id="2864" w:author="Darice Corey-Gilbert" w:date="2016-10-06T23:43:00Z">
        <w:r w:rsidRPr="00240BC6">
          <w:rPr>
            <w:rFonts w:ascii="Verdana" w:hAnsi="Verdana"/>
            <w:color w:val="808080" w:themeColor="background1" w:themeShade="80"/>
          </w:rPr>
          <w:t>##Begin Item##</w:t>
        </w:r>
      </w:ins>
    </w:p>
    <w:p w14:paraId="35E45668" w14:textId="6F83104C" w:rsidR="001D5A2B" w:rsidRPr="00240BC6" w:rsidRDefault="001D5A2B" w:rsidP="001D5A2B">
      <w:pPr>
        <w:spacing w:after="0"/>
        <w:rPr>
          <w:ins w:id="2865" w:author="Darice Corey-Gilbert" w:date="2016-10-06T23:43:00Z"/>
          <w:rFonts w:ascii="Verdana" w:hAnsi="Verdana"/>
          <w:color w:val="808080" w:themeColor="background1" w:themeShade="80"/>
        </w:rPr>
      </w:pPr>
      <w:ins w:id="2866" w:author="Darice Corey-Gilbert" w:date="2016-10-06T23:43:00Z">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2</w:t>
        </w:r>
        <w:r w:rsidRPr="007C72EB">
          <w:rPr>
            <w:rFonts w:ascii="Verdana" w:hAnsi="Verdana"/>
            <w:color w:val="808080" w:themeColor="background1" w:themeShade="80"/>
          </w:rPr>
          <w:t xml:space="preserve"> </w:t>
        </w:r>
        <w:r>
          <w:rPr>
            <w:rFonts w:ascii="Verdana" w:hAnsi="Verdana"/>
            <w:color w:val="808080" w:themeColor="background1" w:themeShade="80"/>
          </w:rPr>
          <w:t xml:space="preserve">Course Project </w:t>
        </w:r>
        <w:r>
          <w:rPr>
            <w:rFonts w:ascii="Verdana" w:hAnsi="Verdana"/>
            <w:color w:val="808080" w:themeColor="background1" w:themeShade="80"/>
          </w:rPr>
          <w:t>–</w:t>
        </w:r>
        <w:r>
          <w:rPr>
            <w:rFonts w:ascii="Verdana" w:hAnsi="Verdana"/>
            <w:color w:val="808080" w:themeColor="background1" w:themeShade="80"/>
          </w:rPr>
          <w:t xml:space="preserve"> </w:t>
        </w:r>
        <w:r>
          <w:rPr>
            <w:rFonts w:ascii="Verdana" w:hAnsi="Verdana"/>
            <w:color w:val="808080" w:themeColor="background1" w:themeShade="80"/>
          </w:rPr>
          <w:t>Your First Simple Home Page Using jQuery Mobile</w:t>
        </w:r>
      </w:ins>
    </w:p>
    <w:p w14:paraId="13D3A814" w14:textId="77777777" w:rsidR="001D5A2B" w:rsidRPr="00240BC6" w:rsidRDefault="001D5A2B" w:rsidP="001D5A2B">
      <w:pPr>
        <w:spacing w:after="0"/>
        <w:rPr>
          <w:ins w:id="2867" w:author="Darice Corey-Gilbert" w:date="2016-10-06T23:43:00Z"/>
          <w:rFonts w:ascii="Verdana" w:hAnsi="Verdana"/>
          <w:color w:val="808080" w:themeColor="background1" w:themeShade="80"/>
        </w:rPr>
      </w:pPr>
      <w:ins w:id="2868" w:author="Darice Corey-Gilbert" w:date="2016-10-06T23:43:00Z">
        <w:r w:rsidRPr="00240BC6">
          <w:rPr>
            <w:rFonts w:ascii="Verdana" w:hAnsi="Verdana"/>
            <w:color w:val="808080" w:themeColor="background1" w:themeShade="80"/>
          </w:rPr>
          <w:t>Type: Drop Box</w:t>
        </w:r>
      </w:ins>
    </w:p>
    <w:p w14:paraId="39E3C801" w14:textId="77777777" w:rsidR="001D5A2B" w:rsidRPr="00240BC6" w:rsidRDefault="001D5A2B" w:rsidP="001D5A2B">
      <w:pPr>
        <w:spacing w:after="0"/>
        <w:rPr>
          <w:ins w:id="2869" w:author="Darice Corey-Gilbert" w:date="2016-10-06T23:43:00Z"/>
          <w:rFonts w:ascii="Verdana" w:hAnsi="Verdana"/>
          <w:color w:val="808080" w:themeColor="background1" w:themeShade="80"/>
        </w:rPr>
      </w:pPr>
      <w:ins w:id="2870" w:author="Darice Corey-Gilbert" w:date="2016-10-06T23:43:00Z">
        <w:r w:rsidRPr="00240BC6">
          <w:rPr>
            <w:rFonts w:ascii="Verdana" w:hAnsi="Verdana"/>
            <w:color w:val="808080" w:themeColor="background1" w:themeShade="80"/>
          </w:rPr>
          <w:t xml:space="preserve">##End Item## </w:t>
        </w:r>
        <w:bookmarkStart w:id="2871" w:name="_GoBack"/>
        <w:bookmarkEnd w:id="2871"/>
      </w:ins>
    </w:p>
    <w:p w14:paraId="727CA5CD" w14:textId="77777777" w:rsidR="001D5A2B" w:rsidRDefault="001D5A2B" w:rsidP="001D5A2B">
      <w:pPr>
        <w:rPr>
          <w:ins w:id="2872" w:author="Darice Corey-Gilbert" w:date="2016-10-06T23:43:00Z"/>
          <w:rFonts w:ascii="Verdana" w:hAnsi="Verdana"/>
        </w:rPr>
      </w:pPr>
    </w:p>
    <w:p w14:paraId="6BA543DF" w14:textId="77777777" w:rsidR="001D5A2B" w:rsidRDefault="001D5A2B" w:rsidP="001D5A2B">
      <w:pPr>
        <w:pStyle w:val="NormalWeb"/>
        <w:spacing w:before="150" w:beforeAutospacing="0" w:after="150" w:afterAutospacing="0" w:line="270" w:lineRule="atLeast"/>
        <w:ind w:left="300" w:right="150"/>
        <w:rPr>
          <w:ins w:id="2873" w:author="Darice Corey-Gilbert" w:date="2016-10-06T23:46:00Z"/>
          <w:rFonts w:ascii="Verdana" w:hAnsi="Verdana" w:cs="Arial"/>
          <w:sz w:val="20"/>
          <w:szCs w:val="20"/>
        </w:rPr>
      </w:pPr>
      <w:ins w:id="2874" w:author="Darice Corey-Gilbert" w:date="2016-10-06T23:43:00Z">
        <w:r>
          <w:rPr>
            <w:rFonts w:ascii="Verdana" w:hAnsi="Verdana" w:cs="Arial"/>
            <w:sz w:val="20"/>
            <w:szCs w:val="20"/>
          </w:rPr>
          <w:t xml:space="preserve">Based on the </w:t>
        </w:r>
        <w:r>
          <w:rPr>
            <w:rFonts w:ascii="Verdana" w:hAnsi="Verdana" w:cs="Arial"/>
            <w:sz w:val="20"/>
            <w:szCs w:val="20"/>
          </w:rPr>
          <w:t xml:space="preserve">mockup </w:t>
        </w:r>
      </w:ins>
      <w:ins w:id="2875" w:author="Darice Corey-Gilbert" w:date="2016-10-06T23:44:00Z">
        <w:r>
          <w:rPr>
            <w:rFonts w:ascii="Verdana" w:hAnsi="Verdana" w:cs="Arial"/>
            <w:sz w:val="20"/>
            <w:szCs w:val="20"/>
          </w:rPr>
          <w:t xml:space="preserve">you created in Module 1, you should now begin creating the first simple home page of your application. </w:t>
        </w:r>
      </w:ins>
      <w:ins w:id="2876" w:author="Darice Corey-Gilbert" w:date="2016-10-06T23:43:00Z">
        <w:r>
          <w:rPr>
            <w:rFonts w:ascii="Verdana" w:hAnsi="Verdana" w:cs="Arial"/>
            <w:sz w:val="20"/>
            <w:szCs w:val="20"/>
          </w:rPr>
          <w:t xml:space="preserve">Your web application should contain at least </w:t>
        </w:r>
      </w:ins>
      <w:ins w:id="2877" w:author="Darice Corey-Gilbert" w:date="2016-10-06T23:45:00Z">
        <w:r>
          <w:rPr>
            <w:rFonts w:ascii="Verdana" w:hAnsi="Verdana" w:cs="Arial"/>
            <w:sz w:val="20"/>
            <w:szCs w:val="20"/>
          </w:rPr>
          <w:t>1</w:t>
        </w:r>
      </w:ins>
      <w:ins w:id="2878" w:author="Darice Corey-Gilbert" w:date="2016-10-06T23:43:00Z">
        <w:r>
          <w:rPr>
            <w:rFonts w:ascii="Verdana" w:hAnsi="Verdana" w:cs="Arial"/>
            <w:sz w:val="20"/>
            <w:szCs w:val="20"/>
          </w:rPr>
          <w:t xml:space="preserve"> page (HTML document</w:t>
        </w:r>
        <w:r>
          <w:rPr>
            <w:rFonts w:ascii="Verdana" w:hAnsi="Verdana" w:cs="Arial"/>
            <w:sz w:val="20"/>
            <w:szCs w:val="20"/>
          </w:rPr>
          <w:t>)</w:t>
        </w:r>
      </w:ins>
      <w:ins w:id="2879" w:author="Darice Corey-Gilbert" w:date="2016-10-06T23:45:00Z">
        <w:r>
          <w:rPr>
            <w:rFonts w:ascii="Verdana" w:hAnsi="Verdana" w:cs="Arial"/>
            <w:sz w:val="20"/>
            <w:szCs w:val="20"/>
          </w:rPr>
          <w:t>, containing only the main or home page of the application</w:t>
        </w:r>
      </w:ins>
      <w:ins w:id="2880" w:author="Darice Corey-Gilbert" w:date="2016-10-06T23:43:00Z">
        <w:r>
          <w:rPr>
            <w:rFonts w:ascii="Verdana" w:hAnsi="Verdana" w:cs="Arial"/>
            <w:sz w:val="20"/>
            <w:szCs w:val="20"/>
          </w:rPr>
          <w:t xml:space="preserve">. </w:t>
        </w:r>
      </w:ins>
      <w:ins w:id="2881" w:author="Darice Corey-Gilbert" w:date="2016-10-06T23:45:00Z">
        <w:r>
          <w:rPr>
            <w:rFonts w:ascii="Verdana" w:hAnsi="Verdana" w:cs="Arial"/>
            <w:sz w:val="20"/>
            <w:szCs w:val="20"/>
          </w:rPr>
          <w:t xml:space="preserve">Your </w:t>
        </w:r>
      </w:ins>
      <w:ins w:id="2882" w:author="Darice Corey-Gilbert" w:date="2016-10-06T23:46:00Z">
        <w:r>
          <w:rPr>
            <w:rFonts w:ascii="Verdana" w:hAnsi="Verdana" w:cs="Arial"/>
            <w:sz w:val="20"/>
            <w:szCs w:val="20"/>
          </w:rPr>
          <w:t>first simple page</w:t>
        </w:r>
      </w:ins>
      <w:ins w:id="2883" w:author="Darice Corey-Gilbert" w:date="2016-10-06T23:45:00Z">
        <w:r>
          <w:rPr>
            <w:rFonts w:ascii="Verdana" w:hAnsi="Verdana" w:cs="Arial"/>
            <w:sz w:val="20"/>
            <w:szCs w:val="20"/>
          </w:rPr>
          <w:t xml:space="preserve"> should contain </w:t>
        </w:r>
      </w:ins>
      <w:ins w:id="2884" w:author="Darice Corey-Gilbert" w:date="2016-10-06T23:46:00Z">
        <w:r>
          <w:rPr>
            <w:rFonts w:ascii="Verdana" w:hAnsi="Verdana" w:cs="Arial"/>
            <w:sz w:val="20"/>
            <w:szCs w:val="20"/>
          </w:rPr>
          <w:t>the following:</w:t>
        </w:r>
      </w:ins>
    </w:p>
    <w:p w14:paraId="7E41D1C2" w14:textId="77777777" w:rsidR="001D5A2B" w:rsidRDefault="001D5A2B" w:rsidP="001D5A2B">
      <w:pPr>
        <w:pStyle w:val="NormalWeb"/>
        <w:numPr>
          <w:ilvl w:val="0"/>
          <w:numId w:val="44"/>
        </w:numPr>
        <w:spacing w:before="150" w:beforeAutospacing="0" w:after="150" w:afterAutospacing="0" w:line="270" w:lineRule="atLeast"/>
        <w:ind w:right="150"/>
        <w:rPr>
          <w:ins w:id="2885" w:author="Darice Corey-Gilbert" w:date="2016-10-06T23:46:00Z"/>
          <w:rFonts w:ascii="Verdana" w:hAnsi="Verdana" w:cs="Arial"/>
          <w:sz w:val="20"/>
          <w:szCs w:val="20"/>
        </w:rPr>
        <w:pPrChange w:id="2886" w:author="Darice Corey-Gilbert" w:date="2016-10-06T23:46:00Z">
          <w:pPr>
            <w:pStyle w:val="NormalWeb"/>
            <w:spacing w:before="150" w:beforeAutospacing="0" w:after="150" w:afterAutospacing="0" w:line="270" w:lineRule="atLeast"/>
            <w:ind w:left="300" w:right="150"/>
          </w:pPr>
        </w:pPrChange>
      </w:pPr>
      <w:ins w:id="2887" w:author="Darice Corey-Gilbert" w:date="2016-10-06T23:46:00Z">
        <w:r>
          <w:rPr>
            <w:rFonts w:ascii="Verdana" w:hAnsi="Verdana" w:cs="Arial"/>
            <w:sz w:val="20"/>
            <w:szCs w:val="20"/>
          </w:rPr>
          <w:t>A header, logo, content, and footer sections.</w:t>
        </w:r>
      </w:ins>
    </w:p>
    <w:p w14:paraId="32F1A8B4" w14:textId="5D3888DC" w:rsidR="001D5A2B" w:rsidRDefault="001D5A2B" w:rsidP="001D5A2B">
      <w:pPr>
        <w:pStyle w:val="NormalWeb"/>
        <w:numPr>
          <w:ilvl w:val="0"/>
          <w:numId w:val="44"/>
        </w:numPr>
        <w:spacing w:before="150" w:beforeAutospacing="0" w:after="150" w:afterAutospacing="0" w:line="270" w:lineRule="atLeast"/>
        <w:ind w:right="150"/>
        <w:rPr>
          <w:ins w:id="2888" w:author="Darice Corey-Gilbert" w:date="2016-10-06T23:43:00Z"/>
          <w:rFonts w:ascii="Verdana" w:hAnsi="Verdana" w:cs="Arial"/>
          <w:sz w:val="20"/>
          <w:szCs w:val="20"/>
        </w:rPr>
        <w:pPrChange w:id="2889" w:author="Darice Corey-Gilbert" w:date="2016-10-06T23:46:00Z">
          <w:pPr>
            <w:pStyle w:val="NormalWeb"/>
            <w:spacing w:before="150" w:beforeAutospacing="0" w:after="150" w:afterAutospacing="0" w:line="270" w:lineRule="atLeast"/>
            <w:ind w:left="300" w:right="150"/>
          </w:pPr>
        </w:pPrChange>
      </w:pPr>
      <w:ins w:id="2890" w:author="Darice Corey-Gilbert" w:date="2016-10-06T23:46:00Z">
        <w:r>
          <w:rPr>
            <w:rFonts w:ascii="Verdana" w:hAnsi="Verdana" w:cs="Arial"/>
            <w:sz w:val="20"/>
            <w:szCs w:val="20"/>
          </w:rPr>
          <w:t>A</w:t>
        </w:r>
      </w:ins>
      <w:ins w:id="2891" w:author="Darice Corey-Gilbert" w:date="2016-10-06T23:45:00Z">
        <w:r>
          <w:rPr>
            <w:rFonts w:ascii="Verdana" w:hAnsi="Verdana" w:cs="Arial"/>
            <w:sz w:val="20"/>
            <w:szCs w:val="20"/>
          </w:rPr>
          <w:t>t least 6 buttons or sections.</w:t>
        </w:r>
      </w:ins>
    </w:p>
    <w:p w14:paraId="5D58D4D6" w14:textId="77777777" w:rsidR="001D5A2B" w:rsidRDefault="001D5A2B" w:rsidP="001D5A2B">
      <w:pPr>
        <w:pStyle w:val="ListParagraph"/>
        <w:numPr>
          <w:ilvl w:val="0"/>
          <w:numId w:val="30"/>
        </w:numPr>
        <w:rPr>
          <w:ins w:id="2892" w:author="Darice Corey-Gilbert" w:date="2016-10-06T23:46:00Z"/>
          <w:rFonts w:ascii="Verdana" w:hAnsi="Verdana"/>
          <w:sz w:val="20"/>
        </w:rPr>
      </w:pPr>
      <w:ins w:id="2893" w:author="Darice Corey-Gilbert" w:date="2016-10-06T23:46:00Z">
        <w:r>
          <w:rPr>
            <w:rFonts w:ascii="Verdana" w:hAnsi="Verdana"/>
            <w:sz w:val="20"/>
          </w:rPr>
          <w:t>A copyright in the footer.</w:t>
        </w:r>
      </w:ins>
    </w:p>
    <w:p w14:paraId="59818E59" w14:textId="77777777" w:rsidR="001D5A2B" w:rsidRDefault="001D5A2B" w:rsidP="001D5A2B">
      <w:pPr>
        <w:ind w:left="360"/>
        <w:rPr>
          <w:ins w:id="2894" w:author="Darice Corey-Gilbert" w:date="2016-10-06T23:43:00Z"/>
          <w:rFonts w:ascii="Verdana" w:hAnsi="Verdana"/>
          <w:sz w:val="20"/>
        </w:rPr>
      </w:pPr>
      <w:ins w:id="2895" w:author="Darice Corey-Gilbert" w:date="2016-10-06T23:43:00Z">
        <w:r>
          <w:rPr>
            <w:rFonts w:ascii="Verdana" w:hAnsi="Verdana"/>
            <w:sz w:val="20"/>
          </w:rPr>
          <w:t>You must use FileZilla to upload your HTML document to your Rasmussen FTP account. You must include the URL to your new website in your document. Your URL should follow this format:</w:t>
        </w:r>
      </w:ins>
    </w:p>
    <w:p w14:paraId="5A3EE2A4" w14:textId="77777777" w:rsidR="001D5A2B" w:rsidRDefault="001D5A2B" w:rsidP="001D5A2B">
      <w:pPr>
        <w:ind w:left="360"/>
        <w:rPr>
          <w:ins w:id="2896" w:author="Darice Corey-Gilbert" w:date="2016-10-06T23:43:00Z"/>
          <w:rFonts w:ascii="Courier New" w:hAnsi="Courier New" w:cs="Courier New"/>
          <w:sz w:val="20"/>
        </w:rPr>
      </w:pPr>
      <w:ins w:id="2897" w:author="Darice Corey-Gilbert" w:date="2016-10-06T23:43:00Z">
        <w:r w:rsidRPr="004D11F3">
          <w:rPr>
            <w:rFonts w:ascii="Courier New" w:hAnsi="Courier New" w:cs="Courier New"/>
            <w:sz w:val="20"/>
          </w:rPr>
          <w:t>http://sotd.us/firstnamelastname/yourwebsitefolder/index.html</w:t>
        </w:r>
      </w:ins>
    </w:p>
    <w:p w14:paraId="3989A683" w14:textId="77777777" w:rsidR="001D5A2B" w:rsidRDefault="001D5A2B" w:rsidP="001D5A2B">
      <w:pPr>
        <w:ind w:left="360"/>
        <w:rPr>
          <w:ins w:id="2898" w:author="Darice Corey-Gilbert" w:date="2016-10-06T23:43:00Z"/>
          <w:rFonts w:ascii="Courier New" w:hAnsi="Courier New" w:cs="Courier New"/>
          <w:sz w:val="20"/>
        </w:rPr>
      </w:pPr>
      <w:ins w:id="2899" w:author="Darice Corey-Gilbert" w:date="2016-10-06T23:43:00Z">
        <w:r>
          <w:rPr>
            <w:rFonts w:ascii="Courier New" w:hAnsi="Courier New" w:cs="Courier New"/>
            <w:sz w:val="20"/>
          </w:rPr>
          <w:t>or</w:t>
        </w:r>
      </w:ins>
    </w:p>
    <w:p w14:paraId="70C5CFDF" w14:textId="6206C5C8" w:rsidR="001D5A2B" w:rsidRPr="00DC6C87" w:rsidRDefault="001D5A2B" w:rsidP="001D5A2B">
      <w:pPr>
        <w:ind w:left="360"/>
        <w:rPr>
          <w:ins w:id="2900" w:author="Darice Corey-Gilbert" w:date="2016-10-06T23:43:00Z"/>
          <w:rFonts w:ascii="Courier New" w:hAnsi="Courier New" w:cs="Courier New"/>
          <w:sz w:val="20"/>
        </w:rPr>
      </w:pPr>
      <w:ins w:id="2901" w:author="Darice Corey-Gilbert" w:date="2016-10-06T23:43:00Z">
        <w:r w:rsidRPr="00DC6C87">
          <w:rPr>
            <w:rFonts w:ascii="Courier New" w:hAnsi="Courier New" w:cs="Courier New"/>
            <w:sz w:val="20"/>
          </w:rPr>
          <w:t>http://sotd.us/</w:t>
        </w:r>
        <w:r>
          <w:rPr>
            <w:rFonts w:ascii="Courier New" w:hAnsi="Courier New" w:cs="Courier New"/>
            <w:sz w:val="20"/>
          </w:rPr>
          <w:t>joesmith</w:t>
        </w:r>
        <w:r w:rsidRPr="00DC6C87">
          <w:rPr>
            <w:rFonts w:ascii="Courier New" w:hAnsi="Courier New" w:cs="Courier New"/>
            <w:sz w:val="20"/>
          </w:rPr>
          <w:t>/</w:t>
        </w:r>
      </w:ins>
      <w:ins w:id="2902" w:author="Darice Corey-Gilbert" w:date="2016-10-06T23:48:00Z">
        <w:r>
          <w:rPr>
            <w:rFonts w:ascii="Courier New" w:hAnsi="Courier New" w:cs="Courier New"/>
            <w:sz w:val="20"/>
          </w:rPr>
          <w:t>project</w:t>
        </w:r>
      </w:ins>
      <w:ins w:id="2903" w:author="Darice Corey-Gilbert" w:date="2016-10-06T23:43:00Z">
        <w:r w:rsidRPr="00DC6C87">
          <w:rPr>
            <w:rFonts w:ascii="Courier New" w:hAnsi="Courier New" w:cs="Courier New"/>
            <w:sz w:val="20"/>
          </w:rPr>
          <w:t>/index.html</w:t>
        </w:r>
      </w:ins>
    </w:p>
    <w:p w14:paraId="6FC48782" w14:textId="77777777" w:rsidR="001D5A2B" w:rsidRPr="00A35523" w:rsidRDefault="001D5A2B" w:rsidP="001D5A2B">
      <w:pPr>
        <w:pStyle w:val="NormalWeb"/>
        <w:spacing w:before="150" w:beforeAutospacing="0" w:after="150" w:afterAutospacing="0" w:line="270" w:lineRule="atLeast"/>
        <w:ind w:left="300" w:right="150"/>
        <w:rPr>
          <w:ins w:id="2904" w:author="Darice Corey-Gilbert" w:date="2016-10-06T23:43:00Z"/>
          <w:rFonts w:ascii="Verdana" w:hAnsi="Verdana" w:cs="Arial"/>
          <w:color w:val="555753"/>
          <w:sz w:val="20"/>
          <w:szCs w:val="20"/>
        </w:rPr>
      </w:pPr>
      <w:ins w:id="2905" w:author="Darice Corey-Gilbert" w:date="2016-10-06T23:43:00Z">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ins>
    </w:p>
    <w:p w14:paraId="618F7CD6" w14:textId="77777777" w:rsidR="001D5A2B" w:rsidRPr="00A35523" w:rsidRDefault="001D5A2B" w:rsidP="001D5A2B">
      <w:pPr>
        <w:pStyle w:val="NormalWeb"/>
        <w:spacing w:before="150" w:beforeAutospacing="0" w:after="150" w:afterAutospacing="0" w:line="270" w:lineRule="atLeast"/>
        <w:ind w:left="300" w:right="150"/>
        <w:rPr>
          <w:ins w:id="2906" w:author="Darice Corey-Gilbert" w:date="2016-10-06T23:43:00Z"/>
          <w:rFonts w:ascii="Verdana" w:hAnsi="Verdana" w:cs="Arial"/>
          <w:sz w:val="20"/>
          <w:szCs w:val="20"/>
        </w:rPr>
      </w:pPr>
      <w:ins w:id="2907" w:author="Darice Corey-Gilbert" w:date="2016-10-06T23:43:00Z">
        <w:r w:rsidRPr="00A35523">
          <w:rPr>
            <w:rFonts w:ascii="Verdana" w:hAnsi="Verdana" w:cs="Arial"/>
            <w:sz w:val="20"/>
            <w:szCs w:val="20"/>
          </w:rPr>
          <w:t xml:space="preserve">Save your assignment as a Microsoft Word document. (Mac users, please remember to append the </w:t>
        </w:r>
        <w:r>
          <w:rPr>
            <w:rFonts w:ascii="Verdana" w:hAnsi="Verdana" w:cs="Arial"/>
            <w:sz w:val="20"/>
            <w:szCs w:val="20"/>
          </w:rPr>
          <w:t>"</w:t>
        </w:r>
        <w:r w:rsidRPr="00A35523">
          <w:rPr>
            <w:rFonts w:ascii="Verdana" w:hAnsi="Verdana" w:cs="Arial"/>
            <w:sz w:val="20"/>
            <w:szCs w:val="20"/>
          </w:rPr>
          <w:t>.docx</w:t>
        </w:r>
        <w:r>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ins>
    </w:p>
    <w:p w14:paraId="58B50C43" w14:textId="77777777" w:rsidR="001D5A2B" w:rsidRPr="00A35523" w:rsidRDefault="001D5A2B" w:rsidP="001D5A2B">
      <w:pPr>
        <w:pStyle w:val="NormalWeb"/>
        <w:spacing w:before="150" w:beforeAutospacing="0" w:after="150" w:afterAutospacing="0" w:line="270" w:lineRule="atLeast"/>
        <w:ind w:left="300" w:right="150"/>
        <w:rPr>
          <w:ins w:id="2908" w:author="Darice Corey-Gilbert" w:date="2016-10-06T23:43:00Z"/>
          <w:rFonts w:ascii="Verdana" w:hAnsi="Verdana" w:cs="Arial"/>
          <w:sz w:val="20"/>
          <w:szCs w:val="20"/>
        </w:rPr>
      </w:pPr>
      <w:ins w:id="2909" w:author="Darice Corey-Gilbert" w:date="2016-10-06T23:43:00Z">
        <w:r w:rsidRPr="00A35523">
          <w:rPr>
            <w:rFonts w:ascii="Verdana" w:hAnsi="Verdana" w:cs="Arial"/>
            <w:sz w:val="20"/>
            <w:szCs w:val="20"/>
          </w:rPr>
          <w:t>Jstudent_exampleproblem_101504</w:t>
        </w:r>
      </w:ins>
    </w:p>
    <w:p w14:paraId="34A43D1C" w14:textId="77777777" w:rsidR="001D5A2B" w:rsidRPr="00A35523" w:rsidRDefault="001D5A2B" w:rsidP="001D5A2B">
      <w:pPr>
        <w:pStyle w:val="NormalWeb"/>
        <w:spacing w:before="150" w:beforeAutospacing="0" w:after="150" w:afterAutospacing="0" w:line="270" w:lineRule="atLeast"/>
        <w:ind w:left="300" w:right="150"/>
        <w:rPr>
          <w:ins w:id="2910" w:author="Darice Corey-Gilbert" w:date="2016-10-06T23:43:00Z"/>
          <w:rFonts w:ascii="Verdana" w:hAnsi="Verdana" w:cs="Arial"/>
          <w:color w:val="555753"/>
          <w:sz w:val="20"/>
          <w:szCs w:val="20"/>
        </w:rPr>
      </w:pPr>
      <w:ins w:id="2911" w:author="Darice Corey-Gilbert" w:date="2016-10-06T23:43:00Z">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ins>
    </w:p>
    <w:p w14:paraId="1BC91BB0" w14:textId="77777777" w:rsidR="001D5A2B" w:rsidRPr="00A35523" w:rsidRDefault="001D5A2B" w:rsidP="001D5A2B">
      <w:pPr>
        <w:pStyle w:val="NormalWeb"/>
        <w:spacing w:before="150" w:beforeAutospacing="0" w:after="150" w:afterAutospacing="0" w:line="270" w:lineRule="atLeast"/>
        <w:ind w:left="300" w:right="150"/>
        <w:rPr>
          <w:ins w:id="2912" w:author="Darice Corey-Gilbert" w:date="2016-10-06T23:43:00Z"/>
          <w:rFonts w:ascii="Verdana" w:hAnsi="Verdana" w:cs="Arial"/>
          <w:sz w:val="20"/>
          <w:szCs w:val="20"/>
        </w:rPr>
      </w:pPr>
      <w:ins w:id="2913" w:author="Darice Corey-Gilbert" w:date="2016-10-06T23:43:00Z">
        <w:r w:rsidRPr="00A35523">
          <w:rPr>
            <w:rFonts w:ascii="Verdana" w:hAnsi="Verdana" w:cs="Arial"/>
            <w:sz w:val="20"/>
            <w:szCs w:val="20"/>
          </w:rPr>
          <w:t xml:space="preserve">Save your assignment as a Microsoft Word document. (Mac users, please remember to append the </w:t>
        </w:r>
        <w:r>
          <w:rPr>
            <w:rFonts w:ascii="Verdana" w:hAnsi="Verdana" w:cs="Arial"/>
            <w:sz w:val="20"/>
            <w:szCs w:val="20"/>
          </w:rPr>
          <w:t>"</w:t>
        </w:r>
        <w:r w:rsidRPr="00A35523">
          <w:rPr>
            <w:rFonts w:ascii="Verdana" w:hAnsi="Verdana" w:cs="Arial"/>
            <w:sz w:val="20"/>
            <w:szCs w:val="20"/>
          </w:rPr>
          <w:t>.docx</w:t>
        </w:r>
        <w:r>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ins>
    </w:p>
    <w:p w14:paraId="0D37F17A" w14:textId="77777777" w:rsidR="001D5A2B" w:rsidRPr="00A35523" w:rsidRDefault="001D5A2B" w:rsidP="001D5A2B">
      <w:pPr>
        <w:pStyle w:val="NormalWeb"/>
        <w:spacing w:before="150" w:beforeAutospacing="0" w:after="150" w:afterAutospacing="0" w:line="270" w:lineRule="atLeast"/>
        <w:ind w:left="300" w:right="150"/>
        <w:rPr>
          <w:ins w:id="2914" w:author="Darice Corey-Gilbert" w:date="2016-10-06T23:43:00Z"/>
          <w:rFonts w:ascii="Verdana" w:hAnsi="Verdana" w:cs="Arial"/>
          <w:sz w:val="20"/>
          <w:szCs w:val="20"/>
        </w:rPr>
      </w:pPr>
      <w:ins w:id="2915" w:author="Darice Corey-Gilbert" w:date="2016-10-06T23:43:00Z">
        <w:r w:rsidRPr="00A35523">
          <w:rPr>
            <w:rFonts w:ascii="Verdana" w:hAnsi="Verdana" w:cs="Arial"/>
            <w:sz w:val="20"/>
            <w:szCs w:val="20"/>
          </w:rPr>
          <w:t>Jstudent_exampleproblem_101504</w:t>
        </w:r>
      </w:ins>
    </w:p>
    <w:p w14:paraId="36379430" w14:textId="77777777" w:rsidR="001D5A2B" w:rsidRDefault="001D5A2B" w:rsidP="001D5A2B">
      <w:pPr>
        <w:pStyle w:val="text"/>
        <w:spacing w:before="150" w:beforeAutospacing="0" w:after="150" w:afterAutospacing="0" w:line="270" w:lineRule="atLeast"/>
        <w:ind w:left="300" w:right="150"/>
        <w:rPr>
          <w:ins w:id="2916" w:author="Darice Corey-Gilbert" w:date="2016-10-06T23:43:00Z"/>
          <w:rStyle w:val="Hyperlink"/>
          <w:rFonts w:ascii="Verdana" w:hAnsi="Verdana"/>
          <w:sz w:val="20"/>
          <w:szCs w:val="20"/>
        </w:rPr>
      </w:pPr>
      <w:ins w:id="2917" w:author="Darice Corey-Gilbert" w:date="2016-10-06T23:43:00Z">
        <w:r>
          <w:fldChar w:fldCharType="begin"/>
        </w:r>
        <w:r>
          <w:instrText xml:space="preserve"> HYPERLINK "https://content.learntoday.info/Learn/course_files/help/dropbox.html" \t "_blank" </w:instrText>
        </w:r>
        <w:r>
          <w:fldChar w:fldCharType="separate"/>
        </w:r>
        <w:r w:rsidRPr="00A35523">
          <w:rPr>
            <w:rStyle w:val="Hyperlink"/>
            <w:rFonts w:ascii="Verdana" w:hAnsi="Verdana"/>
            <w:sz w:val="20"/>
            <w:szCs w:val="20"/>
          </w:rPr>
          <w:t>Need Help? Click here for complete drop box instructions.</w:t>
        </w:r>
        <w:r>
          <w:rPr>
            <w:rStyle w:val="Hyperlink"/>
            <w:rFonts w:ascii="Verdana" w:hAnsi="Verdana"/>
            <w:sz w:val="20"/>
            <w:szCs w:val="20"/>
          </w:rPr>
          <w:fldChar w:fldCharType="end"/>
        </w:r>
      </w:ins>
    </w:p>
    <w:p w14:paraId="4AC5A559" w14:textId="7A2AF1E9" w:rsidR="001D5A2B" w:rsidRDefault="001D5A2B">
      <w:pPr>
        <w:rPr>
          <w:ins w:id="2918" w:author="Darice Corey-Gilbert" w:date="2016-10-06T23:40:00Z"/>
          <w:rFonts w:ascii="Verdana" w:hAnsi="Verdana"/>
          <w:color w:val="808080" w:themeColor="background1" w:themeShade="80"/>
        </w:rPr>
      </w:pPr>
      <w:ins w:id="2919" w:author="Darice Corey-Gilbert" w:date="2016-10-06T23:40:00Z">
        <w:r>
          <w:rPr>
            <w:rFonts w:ascii="Verdana" w:hAnsi="Verdana"/>
            <w:color w:val="808080" w:themeColor="background1" w:themeShade="80"/>
          </w:rPr>
          <w:br w:type="page"/>
        </w:r>
      </w:ins>
    </w:p>
    <w:p w14:paraId="6BFED162" w14:textId="4373C126"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29B38F2B" w14:textId="612B9695" w:rsidR="0016726B" w:rsidRPr="00CC1B0F" w:rsidRDefault="0016726B" w:rsidP="0016726B">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2</w:t>
      </w:r>
      <w:r w:rsidRPr="007C72EB">
        <w:rPr>
          <w:rFonts w:ascii="Verdana" w:hAnsi="Verdana"/>
          <w:color w:val="808080" w:themeColor="background1" w:themeShade="80"/>
        </w:rPr>
        <w:t xml:space="preserve"> Discussion </w:t>
      </w:r>
      <w:del w:id="2920" w:author="Darice Corey-Gilbert" w:date="2016-10-06T23:49:00Z">
        <w:r w:rsidR="00070F8E" w:rsidDel="001D5A2B">
          <w:rPr>
            <w:rFonts w:ascii="Verdana" w:hAnsi="Verdana"/>
            <w:color w:val="808080" w:themeColor="background1" w:themeShade="80"/>
          </w:rPr>
          <w:delText>-</w:delText>
        </w:r>
      </w:del>
      <w:ins w:id="2921" w:author="Darice Corey-Gilbert" w:date="2016-10-06T23:49:00Z">
        <w:r w:rsidR="001D5A2B">
          <w:rPr>
            <w:rFonts w:ascii="Verdana" w:hAnsi="Verdana"/>
            <w:color w:val="808080" w:themeColor="background1" w:themeShade="80"/>
          </w:rPr>
          <w:t>–</w:t>
        </w:r>
      </w:ins>
      <w:r w:rsidRPr="007C72EB">
        <w:rPr>
          <w:rFonts w:ascii="Verdana" w:hAnsi="Verdana"/>
          <w:color w:val="808080" w:themeColor="background1" w:themeShade="80"/>
        </w:rPr>
        <w:t xml:space="preserve"> </w:t>
      </w:r>
      <w:del w:id="2922" w:author="Darice Corey-Gilbert" w:date="2016-10-06T23:49:00Z">
        <w:r w:rsidDel="001D5A2B">
          <w:rPr>
            <w:rFonts w:ascii="Verdana" w:hAnsi="Verdana"/>
            <w:color w:val="808080" w:themeColor="background1" w:themeShade="80"/>
          </w:rPr>
          <w:delText>Title Goes Here</w:delText>
        </w:r>
      </w:del>
      <w:ins w:id="2923" w:author="Darice Corey-Gilbert" w:date="2016-10-06T23:49:00Z">
        <w:r w:rsidR="001D5A2B">
          <w:rPr>
            <w:rFonts w:ascii="Verdana" w:hAnsi="Verdana"/>
            <w:color w:val="808080" w:themeColor="background1" w:themeShade="80"/>
          </w:rPr>
          <w:t>Determining a Target Audience</w:t>
        </w:r>
      </w:ins>
    </w:p>
    <w:p w14:paraId="6888341E" w14:textId="77777777" w:rsidR="0016726B" w:rsidRPr="00CC1B0F" w:rsidRDefault="0016726B" w:rsidP="0016726B">
      <w:pPr>
        <w:spacing w:after="0"/>
        <w:rPr>
          <w:rFonts w:ascii="Verdana" w:hAnsi="Verdana"/>
          <w:color w:val="808080" w:themeColor="background1" w:themeShade="80"/>
        </w:rPr>
      </w:pPr>
      <w:r w:rsidRPr="00CC1B0F">
        <w:rPr>
          <w:rFonts w:ascii="Verdana" w:hAnsi="Verdana"/>
          <w:color w:val="808080" w:themeColor="background1" w:themeShade="80"/>
        </w:rPr>
        <w:t>Type: forum</w:t>
      </w:r>
    </w:p>
    <w:p w14:paraId="4C445863"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74FFA09C" w14:textId="603CAEBD" w:rsidR="00454F5A" w:rsidRDefault="00454F5A" w:rsidP="00454F5A">
      <w:pPr>
        <w:rPr>
          <w:ins w:id="2924" w:author="Darice Corey-Gilbert" w:date="2016-10-06T23:49:00Z"/>
          <w:rFonts w:ascii="Verdana" w:hAnsi="Verdana"/>
        </w:rPr>
      </w:pPr>
    </w:p>
    <w:p w14:paraId="75796CE2" w14:textId="77777777" w:rsidR="001D5A2B" w:rsidRPr="001D483A" w:rsidRDefault="001D5A2B" w:rsidP="001D5A2B">
      <w:pPr>
        <w:rPr>
          <w:ins w:id="2925" w:author="Darice Corey-Gilbert" w:date="2016-10-06T23:51:00Z"/>
          <w:rFonts w:ascii="Verdana" w:hAnsi="Verdana"/>
          <w:sz w:val="20"/>
          <w:szCs w:val="20"/>
        </w:rPr>
      </w:pPr>
      <w:ins w:id="2926" w:author="Darice Corey-Gilbert" w:date="2016-10-06T23:51:00Z">
        <w:r>
          <w:rPr>
            <w:rFonts w:ascii="Verdana" w:hAnsi="Verdana"/>
            <w:sz w:val="20"/>
            <w:szCs w:val="20"/>
          </w:rPr>
          <w:t>Refer to your Module 01 Discussion post where you selected a site and discussed the following questions:</w:t>
        </w:r>
      </w:ins>
    </w:p>
    <w:p w14:paraId="4E530ADE" w14:textId="77777777" w:rsidR="001D5A2B" w:rsidRPr="004D11F3" w:rsidRDefault="001D5A2B" w:rsidP="001D5A2B">
      <w:pPr>
        <w:pStyle w:val="ListParagraph"/>
        <w:numPr>
          <w:ilvl w:val="0"/>
          <w:numId w:val="41"/>
        </w:numPr>
        <w:rPr>
          <w:ins w:id="2927" w:author="Darice Corey-Gilbert" w:date="2016-10-06T23:51:00Z"/>
          <w:rFonts w:ascii="Verdana" w:hAnsi="Verdana"/>
          <w:sz w:val="20"/>
          <w:szCs w:val="20"/>
        </w:rPr>
      </w:pPr>
      <w:ins w:id="2928" w:author="Darice Corey-Gilbert" w:date="2016-10-06T23:51:00Z">
        <w:r w:rsidRPr="004D11F3">
          <w:rPr>
            <w:rFonts w:ascii="Verdana" w:hAnsi="Verdana"/>
            <w:sz w:val="20"/>
            <w:szCs w:val="20"/>
          </w:rPr>
          <w:t>Who is the intended audience?</w:t>
        </w:r>
      </w:ins>
    </w:p>
    <w:p w14:paraId="62D4CEB9" w14:textId="77777777" w:rsidR="001D5A2B" w:rsidRDefault="001D5A2B" w:rsidP="001D5A2B">
      <w:pPr>
        <w:pStyle w:val="ListParagraph"/>
        <w:numPr>
          <w:ilvl w:val="0"/>
          <w:numId w:val="41"/>
        </w:numPr>
        <w:rPr>
          <w:ins w:id="2929" w:author="Darice Corey-Gilbert" w:date="2016-10-06T23:51:00Z"/>
          <w:rFonts w:ascii="Verdana" w:hAnsi="Verdana"/>
          <w:sz w:val="20"/>
          <w:szCs w:val="20"/>
        </w:rPr>
      </w:pPr>
      <w:ins w:id="2930" w:author="Darice Corey-Gilbert" w:date="2016-10-06T23:51:00Z">
        <w:r w:rsidRPr="004D11F3">
          <w:rPr>
            <w:rFonts w:ascii="Verdana" w:hAnsi="Verdana"/>
            <w:sz w:val="20"/>
            <w:szCs w:val="20"/>
          </w:rPr>
          <w:t>Do you think that the site reaches its intended audience? Why or why not?</w:t>
        </w:r>
      </w:ins>
    </w:p>
    <w:p w14:paraId="190B7483" w14:textId="77777777" w:rsidR="001D5A2B" w:rsidRPr="001909C2" w:rsidRDefault="001D5A2B" w:rsidP="001D5A2B">
      <w:pPr>
        <w:rPr>
          <w:ins w:id="2931" w:author="Darice Corey-Gilbert" w:date="2016-10-06T23:51:00Z"/>
          <w:rFonts w:ascii="Verdana" w:hAnsi="Verdana"/>
          <w:sz w:val="20"/>
          <w:szCs w:val="20"/>
        </w:rPr>
      </w:pPr>
      <w:ins w:id="2932" w:author="Darice Corey-Gilbert" w:date="2016-10-06T23:51:00Z">
        <w:r>
          <w:rPr>
            <w:rFonts w:ascii="Verdana" w:hAnsi="Verdana"/>
            <w:sz w:val="20"/>
            <w:szCs w:val="20"/>
          </w:rPr>
          <w:t>Be sure to provide the URL of the site.</w:t>
        </w:r>
      </w:ins>
    </w:p>
    <w:p w14:paraId="67818F3E" w14:textId="77777777" w:rsidR="001D5A2B" w:rsidRDefault="001D5A2B" w:rsidP="001D5A2B">
      <w:pPr>
        <w:rPr>
          <w:ins w:id="2933" w:author="Darice Corey-Gilbert" w:date="2016-10-06T23:51:00Z"/>
          <w:rFonts w:ascii="Verdana" w:hAnsi="Verdana"/>
          <w:sz w:val="20"/>
          <w:szCs w:val="20"/>
        </w:rPr>
      </w:pPr>
      <w:ins w:id="2934" w:author="Darice Corey-Gilbert" w:date="2016-10-06T23:51:00Z">
        <w:r>
          <w:rPr>
            <w:rFonts w:ascii="Verdana" w:hAnsi="Verdana"/>
            <w:sz w:val="20"/>
            <w:szCs w:val="20"/>
          </w:rPr>
          <w:t xml:space="preserve">This time, discuss your response in more detail and </w:t>
        </w:r>
      </w:ins>
    </w:p>
    <w:p w14:paraId="70612C91" w14:textId="3DE733D7" w:rsidR="001D5A2B" w:rsidRDefault="001D5A2B" w:rsidP="001D5A2B">
      <w:pPr>
        <w:pStyle w:val="ListParagraph"/>
        <w:numPr>
          <w:ilvl w:val="0"/>
          <w:numId w:val="45"/>
        </w:numPr>
        <w:rPr>
          <w:ins w:id="2935" w:author="Darice Corey-Gilbert" w:date="2016-10-06T23:51:00Z"/>
          <w:rFonts w:ascii="Verdana" w:hAnsi="Verdana"/>
          <w:sz w:val="20"/>
          <w:szCs w:val="20"/>
        </w:rPr>
      </w:pPr>
      <w:ins w:id="2936" w:author="Darice Corey-Gilbert" w:date="2016-10-06T23:51:00Z">
        <w:r>
          <w:rPr>
            <w:rFonts w:ascii="Verdana" w:hAnsi="Verdana"/>
            <w:sz w:val="20"/>
            <w:szCs w:val="20"/>
          </w:rPr>
          <w:t>Provide 3 improvements the designer could make on the site</w:t>
        </w:r>
      </w:ins>
      <w:ins w:id="2937" w:author="Darice Corey-Gilbert" w:date="2016-10-06T23:52:00Z">
        <w:r>
          <w:rPr>
            <w:rFonts w:ascii="Verdana" w:hAnsi="Verdana"/>
            <w:sz w:val="20"/>
            <w:szCs w:val="20"/>
          </w:rPr>
          <w:t>, such as responsiveness on multiple devices</w:t>
        </w:r>
      </w:ins>
      <w:ins w:id="2938" w:author="Darice Corey-Gilbert" w:date="2016-10-06T23:51:00Z">
        <w:r>
          <w:rPr>
            <w:rFonts w:ascii="Verdana" w:hAnsi="Verdana"/>
            <w:sz w:val="20"/>
            <w:szCs w:val="20"/>
          </w:rPr>
          <w:t xml:space="preserve">, </w:t>
        </w:r>
        <w:r w:rsidRPr="00791237">
          <w:rPr>
            <w:rFonts w:ascii="Verdana" w:hAnsi="Verdana"/>
            <w:b/>
            <w:sz w:val="20"/>
            <w:szCs w:val="20"/>
          </w:rPr>
          <w:t>OR</w:t>
        </w:r>
      </w:ins>
    </w:p>
    <w:p w14:paraId="5AF797DB" w14:textId="77777777" w:rsidR="001D5A2B" w:rsidRDefault="001D5A2B" w:rsidP="001D5A2B">
      <w:pPr>
        <w:pStyle w:val="ListParagraph"/>
        <w:numPr>
          <w:ilvl w:val="0"/>
          <w:numId w:val="45"/>
        </w:numPr>
        <w:rPr>
          <w:ins w:id="2939" w:author="Darice Corey-Gilbert" w:date="2016-10-06T23:51:00Z"/>
          <w:rFonts w:ascii="Verdana" w:hAnsi="Verdana"/>
          <w:sz w:val="20"/>
          <w:szCs w:val="20"/>
        </w:rPr>
      </w:pPr>
      <w:ins w:id="2940" w:author="Darice Corey-Gilbert" w:date="2016-10-06T23:51:00Z">
        <w:r>
          <w:rPr>
            <w:rFonts w:ascii="Verdana" w:hAnsi="Verdana"/>
            <w:sz w:val="20"/>
            <w:szCs w:val="20"/>
          </w:rPr>
          <w:t>Provide 3 key features that helps the site reach its intended audience</w:t>
        </w:r>
      </w:ins>
    </w:p>
    <w:p w14:paraId="67899D06" w14:textId="77777777" w:rsidR="001D5A2B" w:rsidRPr="00791237" w:rsidRDefault="001D5A2B" w:rsidP="001D5A2B">
      <w:pPr>
        <w:rPr>
          <w:ins w:id="2941" w:author="Darice Corey-Gilbert" w:date="2016-10-06T23:51:00Z"/>
          <w:rFonts w:ascii="Verdana" w:hAnsi="Verdana"/>
          <w:sz w:val="20"/>
          <w:szCs w:val="20"/>
        </w:rPr>
      </w:pPr>
      <w:ins w:id="2942" w:author="Darice Corey-Gilbert" w:date="2016-10-06T23:51:00Z">
        <w:r w:rsidRPr="00791237">
          <w:rPr>
            <w:rFonts w:ascii="Verdana" w:hAnsi="Verdana"/>
            <w:sz w:val="20"/>
            <w:szCs w:val="20"/>
          </w:rPr>
          <w:t xml:space="preserve">In your response post, select one of your classmates’ posts and answer the following questions: </w:t>
        </w:r>
      </w:ins>
    </w:p>
    <w:p w14:paraId="2559E1AC" w14:textId="77777777" w:rsidR="001D5A2B" w:rsidRPr="004D11F3" w:rsidRDefault="001D5A2B" w:rsidP="001D5A2B">
      <w:pPr>
        <w:pStyle w:val="ListParagraph"/>
        <w:numPr>
          <w:ilvl w:val="0"/>
          <w:numId w:val="40"/>
        </w:numPr>
        <w:rPr>
          <w:ins w:id="2943" w:author="Darice Corey-Gilbert" w:date="2016-10-06T23:51:00Z"/>
          <w:rFonts w:ascii="Verdana" w:hAnsi="Verdana"/>
          <w:sz w:val="20"/>
          <w:szCs w:val="20"/>
        </w:rPr>
      </w:pPr>
      <w:ins w:id="2944" w:author="Darice Corey-Gilbert" w:date="2016-10-06T23:51:00Z">
        <w:r w:rsidRPr="004D11F3">
          <w:rPr>
            <w:rFonts w:ascii="Verdana" w:hAnsi="Verdana"/>
            <w:sz w:val="20"/>
            <w:szCs w:val="20"/>
          </w:rPr>
          <w:t xml:space="preserve">Do you </w:t>
        </w:r>
        <w:r>
          <w:rPr>
            <w:rFonts w:ascii="Verdana" w:hAnsi="Verdana"/>
            <w:sz w:val="20"/>
            <w:szCs w:val="20"/>
          </w:rPr>
          <w:t>agree that the site reaches its intended audience</w:t>
        </w:r>
        <w:r w:rsidRPr="004D11F3">
          <w:rPr>
            <w:rFonts w:ascii="Verdana" w:hAnsi="Verdana"/>
            <w:sz w:val="20"/>
            <w:szCs w:val="20"/>
          </w:rPr>
          <w:t>? Why or why not?</w:t>
        </w:r>
      </w:ins>
    </w:p>
    <w:p w14:paraId="04334BF2" w14:textId="69BCA2E8" w:rsidR="001D5A2B" w:rsidRDefault="001D5A2B" w:rsidP="001D5A2B">
      <w:pPr>
        <w:pStyle w:val="ListParagraph"/>
        <w:numPr>
          <w:ilvl w:val="0"/>
          <w:numId w:val="40"/>
        </w:numPr>
        <w:rPr>
          <w:ins w:id="2945" w:author="Darice Corey-Gilbert" w:date="2016-10-06T23:52:00Z"/>
          <w:rFonts w:ascii="Verdana" w:hAnsi="Verdana"/>
          <w:sz w:val="20"/>
          <w:szCs w:val="20"/>
        </w:rPr>
      </w:pPr>
      <w:ins w:id="2946" w:author="Darice Corey-Gilbert" w:date="2016-10-06T23:51:00Z">
        <w:r w:rsidRPr="00136752">
          <w:rPr>
            <w:rFonts w:ascii="Verdana" w:hAnsi="Verdana"/>
            <w:sz w:val="20"/>
            <w:szCs w:val="20"/>
          </w:rPr>
          <w:t xml:space="preserve">Are there additional features or improvements </w:t>
        </w:r>
        <w:r>
          <w:rPr>
            <w:rFonts w:ascii="Verdana" w:hAnsi="Verdana"/>
            <w:sz w:val="20"/>
            <w:szCs w:val="20"/>
          </w:rPr>
          <w:t>you feel are missing that</w:t>
        </w:r>
        <w:r w:rsidRPr="00136752">
          <w:rPr>
            <w:rFonts w:ascii="Verdana" w:hAnsi="Verdana"/>
            <w:sz w:val="20"/>
            <w:szCs w:val="20"/>
          </w:rPr>
          <w:t xml:space="preserve"> could </w:t>
        </w:r>
        <w:r>
          <w:rPr>
            <w:rFonts w:ascii="Verdana" w:hAnsi="Verdana"/>
            <w:sz w:val="20"/>
            <w:szCs w:val="20"/>
          </w:rPr>
          <w:t xml:space="preserve">help </w:t>
        </w:r>
        <w:r w:rsidRPr="00136752">
          <w:rPr>
            <w:rFonts w:ascii="Verdana" w:hAnsi="Verdana"/>
            <w:sz w:val="20"/>
            <w:szCs w:val="20"/>
          </w:rPr>
          <w:t>reach this goal?</w:t>
        </w:r>
      </w:ins>
    </w:p>
    <w:p w14:paraId="04C29C64" w14:textId="7B68E6FF" w:rsidR="001D5A2B" w:rsidRPr="00136752" w:rsidRDefault="001D5A2B" w:rsidP="001D5A2B">
      <w:pPr>
        <w:pStyle w:val="ListParagraph"/>
        <w:numPr>
          <w:ilvl w:val="0"/>
          <w:numId w:val="40"/>
        </w:numPr>
        <w:rPr>
          <w:ins w:id="2947" w:author="Darice Corey-Gilbert" w:date="2016-10-06T23:51:00Z"/>
          <w:rFonts w:ascii="Verdana" w:hAnsi="Verdana"/>
          <w:sz w:val="20"/>
          <w:szCs w:val="20"/>
        </w:rPr>
      </w:pPr>
      <w:ins w:id="2948" w:author="Darice Corey-Gilbert" w:date="2016-10-06T23:52:00Z">
        <w:r>
          <w:rPr>
            <w:rFonts w:ascii="Verdana" w:hAnsi="Verdana"/>
            <w:sz w:val="20"/>
            <w:szCs w:val="20"/>
          </w:rPr>
          <w:t xml:space="preserve">If you </w:t>
        </w:r>
      </w:ins>
      <w:ins w:id="2949" w:author="Darice Corey-Gilbert" w:date="2016-10-06T23:53:00Z">
        <w:r>
          <w:rPr>
            <w:rFonts w:ascii="Verdana" w:hAnsi="Verdana"/>
            <w:sz w:val="20"/>
            <w:szCs w:val="20"/>
          </w:rPr>
          <w:t xml:space="preserve">had to redesign the site and you </w:t>
        </w:r>
      </w:ins>
      <w:ins w:id="2950" w:author="Darice Corey-Gilbert" w:date="2016-10-06T23:52:00Z">
        <w:r>
          <w:rPr>
            <w:rFonts w:ascii="Verdana" w:hAnsi="Verdana"/>
            <w:sz w:val="20"/>
            <w:szCs w:val="20"/>
          </w:rPr>
          <w:t>were provided with analytics of users based on device, what type of data would you look for that would influence the design or layout of your mobile web application?</w:t>
        </w:r>
      </w:ins>
    </w:p>
    <w:p w14:paraId="130875FC" w14:textId="77777777" w:rsidR="001D5A2B" w:rsidRDefault="001D5A2B" w:rsidP="00454F5A">
      <w:pPr>
        <w:rPr>
          <w:rFonts w:ascii="Verdana" w:hAnsi="Verdana"/>
        </w:rPr>
      </w:pPr>
    </w:p>
    <w:p w14:paraId="0DC167ED" w14:textId="77777777" w:rsidR="00305585" w:rsidRPr="00C630B0" w:rsidRDefault="00305585" w:rsidP="00305585">
      <w:pPr>
        <w:rPr>
          <w:rFonts w:ascii="Verdana" w:hAnsi="Verdana"/>
          <w:sz w:val="20"/>
          <w:szCs w:val="20"/>
        </w:rPr>
      </w:pPr>
      <w:r w:rsidRPr="00305585">
        <w:rPr>
          <w:rStyle w:val="Strong"/>
          <w:highlight w:val="yellow"/>
        </w:rPr>
        <w:t>NOTE:</w:t>
      </w:r>
      <w:r>
        <w:rPr>
          <w:rFonts w:ascii="Verdana" w:hAnsi="Verdana"/>
          <w:sz w:val="20"/>
          <w:szCs w:val="20"/>
        </w:rPr>
        <w:t xml:space="preserve"> The instructional designer must select the correct discussion footer to match the course modality.</w:t>
      </w:r>
    </w:p>
    <w:p w14:paraId="4FBCAE43" w14:textId="77777777" w:rsidR="00305585" w:rsidRPr="00305585" w:rsidRDefault="00305585" w:rsidP="00305585">
      <w:pPr>
        <w:pStyle w:val="NormalWeb"/>
        <w:spacing w:before="150" w:after="150" w:line="270" w:lineRule="atLeast"/>
        <w:ind w:left="300" w:right="150"/>
        <w:rPr>
          <w:rStyle w:val="ANGELProductionNote"/>
        </w:rPr>
      </w:pPr>
      <w:r>
        <w:rPr>
          <w:rStyle w:val="ANGELProductionNote"/>
        </w:rPr>
        <w:t>&lt;N</w:t>
      </w:r>
      <w:r w:rsidRPr="00305585">
        <w:rPr>
          <w:rStyle w:val="ANGELProductionNote"/>
        </w:rPr>
        <w:t>ew 5.5 Week discussion footer follows&gt;</w:t>
      </w:r>
    </w:p>
    <w:p w14:paraId="14761EE7" w14:textId="77777777" w:rsidR="00305585" w:rsidRPr="00305585" w:rsidRDefault="00305585" w:rsidP="00305585">
      <w:pPr>
        <w:pStyle w:val="NormalWeb"/>
        <w:spacing w:before="150" w:after="150" w:line="270" w:lineRule="atLeast"/>
        <w:ind w:left="300" w:right="150"/>
        <w:rPr>
          <w:rFonts w:ascii="Verdana" w:hAnsi="Verdana" w:cs="Arial"/>
          <w:sz w:val="20"/>
          <w:szCs w:val="20"/>
        </w:rPr>
      </w:pPr>
      <w:r w:rsidRPr="00305585">
        <w:rPr>
          <w:rFonts w:ascii="Verdana" w:hAnsi="Verdana" w:cs="Arial"/>
          <w:sz w:val="20"/>
          <w:szCs w:val="20"/>
        </w:rPr>
        <w:t xml:space="preserve">Due dates for your initial and response posts can be found by checking the </w:t>
      </w:r>
      <w:r w:rsidRPr="00305585">
        <w:rPr>
          <w:rStyle w:val="ANGELBlue"/>
        </w:rPr>
        <w:t>Course Syllabus</w:t>
      </w:r>
      <w:r w:rsidRPr="00305585">
        <w:rPr>
          <w:rFonts w:ascii="Verdana" w:hAnsi="Verdana" w:cs="Arial"/>
          <w:sz w:val="20"/>
          <w:szCs w:val="20"/>
        </w:rPr>
        <w:t xml:space="preserve"> and </w:t>
      </w:r>
      <w:r w:rsidRPr="00305585">
        <w:rPr>
          <w:rStyle w:val="ANGELBlue"/>
        </w:rPr>
        <w:t>Course Calendar</w:t>
      </w:r>
      <w:r w:rsidRPr="00305585">
        <w:rPr>
          <w:rFonts w:ascii="Verdana" w:hAnsi="Verdana" w:cs="Arial"/>
          <w:sz w:val="20"/>
          <w:szCs w:val="20"/>
        </w:rPr>
        <w:t xml:space="preserve">. </w:t>
      </w:r>
    </w:p>
    <w:p w14:paraId="128C403D" w14:textId="77777777" w:rsidR="00305585" w:rsidRPr="00305585" w:rsidRDefault="00305585" w:rsidP="00305585">
      <w:pPr>
        <w:pStyle w:val="NormalWeb"/>
        <w:spacing w:before="150" w:beforeAutospacing="0" w:after="150" w:afterAutospacing="0" w:line="270" w:lineRule="atLeast"/>
        <w:ind w:left="300" w:right="150"/>
        <w:rPr>
          <w:rStyle w:val="ANGELLinks"/>
        </w:rPr>
      </w:pPr>
      <w:r w:rsidRPr="00305585">
        <w:rPr>
          <w:rStyle w:val="ANGELLinks"/>
        </w:rPr>
        <w:t>Need Help? Click here for complete discussion forum instructions.</w:t>
      </w:r>
      <w:r w:rsidRPr="00305585">
        <w:rPr>
          <w:rStyle w:val="ANGELLinks"/>
        </w:rPr>
        <w:br w:type="page"/>
      </w:r>
    </w:p>
    <w:p w14:paraId="2989201B" w14:textId="4E75C2E6" w:rsidR="00305585" w:rsidDel="00380314" w:rsidRDefault="00305585" w:rsidP="00305585">
      <w:pPr>
        <w:pStyle w:val="NormalWeb"/>
        <w:spacing w:before="150" w:beforeAutospacing="0" w:after="150" w:afterAutospacing="0" w:line="270" w:lineRule="atLeast"/>
        <w:ind w:left="300" w:right="150"/>
        <w:rPr>
          <w:del w:id="2951" w:author="Darice Corey-Gilbert" w:date="2016-10-06T23:54:00Z"/>
          <w:rFonts w:ascii="Verdana" w:hAnsi="Verdana" w:cs="Arial"/>
          <w:sz w:val="20"/>
          <w:szCs w:val="20"/>
        </w:rPr>
      </w:pPr>
    </w:p>
    <w:p w14:paraId="0CA16B47" w14:textId="277B739A" w:rsidR="00305585" w:rsidRPr="00305585" w:rsidDel="001D5A2B" w:rsidRDefault="00305585" w:rsidP="00305585">
      <w:pPr>
        <w:pStyle w:val="NormalWeb"/>
        <w:spacing w:before="150" w:beforeAutospacing="0" w:after="150" w:afterAutospacing="0" w:line="270" w:lineRule="atLeast"/>
        <w:ind w:left="300" w:right="150"/>
        <w:rPr>
          <w:del w:id="2952" w:author="Darice Corey-Gilbert" w:date="2016-10-06T23:41:00Z"/>
          <w:rStyle w:val="ANGELProductionNote"/>
        </w:rPr>
      </w:pPr>
      <w:del w:id="2953" w:author="Darice Corey-Gilbert" w:date="2016-10-06T23:41:00Z">
        <w:r w:rsidRPr="00305585" w:rsidDel="001D5A2B">
          <w:rPr>
            <w:rStyle w:val="ANGELProductionNote"/>
          </w:rPr>
          <w:delText>&lt;11 Week discussion footer follows&gt;</w:delText>
        </w:r>
      </w:del>
    </w:p>
    <w:p w14:paraId="279D3080" w14:textId="34751A0E" w:rsidR="00305585" w:rsidRPr="00C630B0" w:rsidDel="001D5A2B" w:rsidRDefault="00305585" w:rsidP="00305585">
      <w:pPr>
        <w:pStyle w:val="NormalWeb"/>
        <w:spacing w:before="150" w:beforeAutospacing="0" w:after="150" w:afterAutospacing="0" w:line="270" w:lineRule="atLeast"/>
        <w:ind w:left="300" w:right="150"/>
        <w:rPr>
          <w:del w:id="2954" w:author="Darice Corey-Gilbert" w:date="2016-10-06T23:41:00Z"/>
          <w:rFonts w:ascii="Verdana" w:hAnsi="Verdana" w:cs="Arial"/>
          <w:color w:val="555753"/>
          <w:sz w:val="20"/>
          <w:szCs w:val="20"/>
        </w:rPr>
      </w:pPr>
      <w:del w:id="2955" w:author="Darice Corey-Gilbert" w:date="2016-10-06T23:41:00Z">
        <w:r w:rsidRPr="00C630B0" w:rsidDel="001D5A2B">
          <w:rPr>
            <w:rFonts w:ascii="Verdana" w:hAnsi="Verdana" w:cs="Arial"/>
            <w:sz w:val="20"/>
            <w:szCs w:val="20"/>
          </w:rPr>
          <w:delText>Please make your initial post by midweek, and respond to at least one other student</w:delText>
        </w:r>
        <w:r w:rsidDel="001D5A2B">
          <w:rPr>
            <w:rFonts w:ascii="Verdana" w:hAnsi="Verdana" w:cs="Arial"/>
            <w:sz w:val="20"/>
            <w:szCs w:val="20"/>
          </w:rPr>
          <w:delText>'</w:delText>
        </w:r>
        <w:r w:rsidRPr="00C630B0" w:rsidDel="001D5A2B">
          <w:rPr>
            <w:rFonts w:ascii="Verdana" w:hAnsi="Verdana" w:cs="Arial"/>
            <w:sz w:val="20"/>
            <w:szCs w:val="20"/>
          </w:rPr>
          <w:delText>s post by the end of the week. Please check the</w:delText>
        </w:r>
        <w:r w:rsidRPr="00C630B0" w:rsidDel="001D5A2B">
          <w:rPr>
            <w:rStyle w:val="apple-converted-space"/>
            <w:rFonts w:ascii="Verdana" w:hAnsi="Verdana" w:cs="Arial"/>
            <w:sz w:val="20"/>
            <w:szCs w:val="20"/>
          </w:rPr>
          <w:delText> </w:delText>
        </w:r>
        <w:r w:rsidRPr="00C630B0" w:rsidDel="001D5A2B">
          <w:rPr>
            <w:rStyle w:val="angel"/>
            <w:rFonts w:ascii="Verdana" w:hAnsi="Verdana"/>
            <w:b/>
            <w:bCs/>
            <w:color w:val="C78718"/>
            <w:sz w:val="20"/>
            <w:szCs w:val="20"/>
          </w:rPr>
          <w:delText>Course Calendar</w:delText>
        </w:r>
        <w:r w:rsidRPr="00C630B0" w:rsidDel="001D5A2B">
          <w:rPr>
            <w:rStyle w:val="apple-converted-space"/>
            <w:rFonts w:ascii="Verdana" w:hAnsi="Verdana" w:cs="Arial"/>
            <w:b/>
            <w:bCs/>
            <w:color w:val="C78718"/>
            <w:sz w:val="20"/>
            <w:szCs w:val="20"/>
          </w:rPr>
          <w:delText> </w:delText>
        </w:r>
        <w:r w:rsidRPr="00C630B0" w:rsidDel="001D5A2B">
          <w:rPr>
            <w:rFonts w:ascii="Verdana" w:hAnsi="Verdana" w:cs="Arial"/>
            <w:sz w:val="20"/>
            <w:szCs w:val="20"/>
          </w:rPr>
          <w:delText>for specific due dates.</w:delText>
        </w:r>
      </w:del>
    </w:p>
    <w:p w14:paraId="545A70B2" w14:textId="6A1A3684" w:rsidR="00305585" w:rsidRPr="00C630B0" w:rsidDel="001D5A2B" w:rsidRDefault="0076178D" w:rsidP="00305585">
      <w:pPr>
        <w:pStyle w:val="text"/>
        <w:spacing w:before="150" w:beforeAutospacing="0" w:after="150" w:afterAutospacing="0" w:line="270" w:lineRule="atLeast"/>
        <w:ind w:left="300" w:right="150"/>
        <w:rPr>
          <w:del w:id="2956" w:author="Darice Corey-Gilbert" w:date="2016-10-06T23:41:00Z"/>
          <w:rFonts w:ascii="Verdana" w:hAnsi="Verdana" w:cs="Arial"/>
          <w:color w:val="555753"/>
          <w:sz w:val="20"/>
          <w:szCs w:val="20"/>
        </w:rPr>
      </w:pPr>
      <w:del w:id="2957" w:author="Darice Corey-Gilbert" w:date="2016-10-06T23:41:00Z">
        <w:r w:rsidDel="001D5A2B">
          <w:fldChar w:fldCharType="begin"/>
        </w:r>
        <w:r w:rsidDel="001D5A2B">
          <w:delInstrText xml:space="preserve"> HYPERLINK "https://content.learntoday.info/Learn/course_files/help/discussion.html" \t "_blank" </w:delInstrText>
        </w:r>
        <w:r w:rsidDel="001D5A2B">
          <w:fldChar w:fldCharType="separate"/>
        </w:r>
        <w:r w:rsidR="00305585" w:rsidRPr="00C630B0" w:rsidDel="001D5A2B">
          <w:rPr>
            <w:rStyle w:val="Hyperlink"/>
            <w:rFonts w:ascii="Verdana" w:hAnsi="Verdana"/>
            <w:sz w:val="20"/>
            <w:szCs w:val="20"/>
          </w:rPr>
          <w:delText>Need Help? Click here for complete discussion forum instructions.</w:delText>
        </w:r>
        <w:r w:rsidDel="001D5A2B">
          <w:rPr>
            <w:rStyle w:val="Hyperlink"/>
            <w:rFonts w:ascii="Verdana" w:hAnsi="Verdana"/>
            <w:sz w:val="20"/>
            <w:szCs w:val="20"/>
          </w:rPr>
          <w:fldChar w:fldCharType="end"/>
        </w:r>
      </w:del>
    </w:p>
    <w:p w14:paraId="2CA24078" w14:textId="16C2BFB6" w:rsidR="0016726B" w:rsidDel="00380314" w:rsidRDefault="0016726B" w:rsidP="0016726B">
      <w:pPr>
        <w:pStyle w:val="text"/>
        <w:spacing w:before="150" w:beforeAutospacing="0" w:after="150" w:afterAutospacing="0" w:line="270" w:lineRule="atLeast"/>
        <w:ind w:left="300" w:right="150"/>
        <w:rPr>
          <w:del w:id="2958" w:author="Darice Corey-Gilbert" w:date="2016-10-06T23:54:00Z"/>
          <w:rStyle w:val="Hyperlink"/>
          <w:rFonts w:ascii="Verdana" w:hAnsi="Verdana"/>
          <w:sz w:val="20"/>
          <w:szCs w:val="20"/>
        </w:rPr>
      </w:pPr>
    </w:p>
    <w:p w14:paraId="67901355" w14:textId="1088943D" w:rsidR="0016726B" w:rsidRPr="00240BC6" w:rsidDel="001D5A2B" w:rsidRDefault="0016726B" w:rsidP="0016726B">
      <w:pPr>
        <w:spacing w:after="0"/>
        <w:rPr>
          <w:del w:id="2959" w:author="Darice Corey-Gilbert" w:date="2016-10-06T23:41:00Z"/>
          <w:rFonts w:ascii="Verdana" w:hAnsi="Verdana"/>
          <w:color w:val="808080" w:themeColor="background1" w:themeShade="80"/>
        </w:rPr>
      </w:pPr>
      <w:del w:id="2960" w:author="Darice Corey-Gilbert" w:date="2016-10-06T23:41:00Z">
        <w:r w:rsidRPr="00240BC6" w:rsidDel="001D5A2B">
          <w:rPr>
            <w:rFonts w:ascii="Verdana" w:hAnsi="Verdana"/>
            <w:color w:val="808080" w:themeColor="background1" w:themeShade="80"/>
          </w:rPr>
          <w:delText>##Begin Item##</w:delText>
        </w:r>
      </w:del>
    </w:p>
    <w:p w14:paraId="1D42989F" w14:textId="039760E0" w:rsidR="0016726B" w:rsidRPr="00CC1B0F" w:rsidDel="001D5A2B" w:rsidRDefault="0016726B" w:rsidP="0016726B">
      <w:pPr>
        <w:spacing w:after="0"/>
        <w:rPr>
          <w:del w:id="2961" w:author="Darice Corey-Gilbert" w:date="2016-10-06T23:41:00Z"/>
          <w:rFonts w:ascii="Verdana" w:hAnsi="Verdana"/>
          <w:color w:val="808080" w:themeColor="background1" w:themeShade="80"/>
        </w:rPr>
      </w:pPr>
      <w:del w:id="2962" w:author="Darice Corey-Gilbert" w:date="2016-10-06T23:41:00Z">
        <w:r w:rsidRPr="00CC1B0F" w:rsidDel="001D5A2B">
          <w:rPr>
            <w:rFonts w:ascii="Verdana" w:hAnsi="Verdana"/>
            <w:color w:val="808080" w:themeColor="background1" w:themeShade="80"/>
          </w:rPr>
          <w:delText xml:space="preserve">Name: </w:delText>
        </w:r>
        <w:r w:rsidRPr="007C72EB" w:rsidDel="001D5A2B">
          <w:rPr>
            <w:rFonts w:ascii="Verdana" w:hAnsi="Verdana"/>
            <w:color w:val="808080" w:themeColor="background1" w:themeShade="80"/>
          </w:rPr>
          <w:delText>Module 0</w:delText>
        </w:r>
        <w:r w:rsidDel="001D5A2B">
          <w:rPr>
            <w:rFonts w:ascii="Verdana" w:hAnsi="Verdana"/>
            <w:color w:val="808080" w:themeColor="background1" w:themeShade="80"/>
          </w:rPr>
          <w:delText>2</w:delText>
        </w:r>
        <w:r w:rsidRPr="007C72EB" w:rsidDel="001D5A2B">
          <w:rPr>
            <w:rFonts w:ascii="Verdana" w:hAnsi="Verdana"/>
            <w:color w:val="808080" w:themeColor="background1" w:themeShade="80"/>
          </w:rPr>
          <w:delText xml:space="preserve"> </w:delText>
        </w:r>
        <w:r w:rsidDel="001D5A2B">
          <w:rPr>
            <w:rFonts w:ascii="Verdana" w:hAnsi="Verdana"/>
            <w:color w:val="808080" w:themeColor="background1" w:themeShade="80"/>
          </w:rPr>
          <w:delText>Quiz</w:delText>
        </w:r>
      </w:del>
    </w:p>
    <w:p w14:paraId="1EE5BF17" w14:textId="3A77AE0D" w:rsidR="0016726B" w:rsidRPr="00CC1B0F" w:rsidDel="001D5A2B" w:rsidRDefault="0016726B" w:rsidP="0016726B">
      <w:pPr>
        <w:spacing w:after="0"/>
        <w:rPr>
          <w:del w:id="2963" w:author="Darice Corey-Gilbert" w:date="2016-10-06T23:41:00Z"/>
          <w:rFonts w:ascii="Verdana" w:hAnsi="Verdana"/>
          <w:color w:val="808080" w:themeColor="background1" w:themeShade="80"/>
        </w:rPr>
      </w:pPr>
      <w:del w:id="2964" w:author="Darice Corey-Gilbert" w:date="2016-10-06T23:41:00Z">
        <w:r w:rsidRPr="00CC1B0F" w:rsidDel="001D5A2B">
          <w:rPr>
            <w:rFonts w:ascii="Verdana" w:hAnsi="Verdana"/>
            <w:color w:val="808080" w:themeColor="background1" w:themeShade="80"/>
          </w:rPr>
          <w:delText xml:space="preserve">Type: </w:delText>
        </w:r>
        <w:r w:rsidDel="001D5A2B">
          <w:rPr>
            <w:rFonts w:ascii="Verdana" w:hAnsi="Verdana"/>
            <w:color w:val="808080" w:themeColor="background1" w:themeShade="80"/>
          </w:rPr>
          <w:delText>Quiz</w:delText>
        </w:r>
      </w:del>
    </w:p>
    <w:p w14:paraId="6EE09917" w14:textId="3823D561" w:rsidR="0016726B" w:rsidRPr="00240BC6" w:rsidDel="001D5A2B" w:rsidRDefault="0016726B" w:rsidP="0016726B">
      <w:pPr>
        <w:spacing w:after="0"/>
        <w:rPr>
          <w:del w:id="2965" w:author="Darice Corey-Gilbert" w:date="2016-10-06T23:41:00Z"/>
          <w:rFonts w:ascii="Verdana" w:hAnsi="Verdana"/>
          <w:color w:val="808080" w:themeColor="background1" w:themeShade="80"/>
        </w:rPr>
      </w:pPr>
      <w:del w:id="2966" w:author="Darice Corey-Gilbert" w:date="2016-10-06T23:41:00Z">
        <w:r w:rsidRPr="00240BC6" w:rsidDel="001D5A2B">
          <w:rPr>
            <w:rFonts w:ascii="Verdana" w:hAnsi="Verdana"/>
            <w:color w:val="808080" w:themeColor="background1" w:themeShade="80"/>
          </w:rPr>
          <w:delText xml:space="preserve">##End Item## </w:delText>
        </w:r>
      </w:del>
    </w:p>
    <w:p w14:paraId="395DE8FD" w14:textId="51BDCAF8" w:rsidR="00C12AF1" w:rsidDel="001D5A2B" w:rsidRDefault="00C12AF1" w:rsidP="00C12AF1">
      <w:pPr>
        <w:rPr>
          <w:del w:id="2967" w:author="Darice Corey-Gilbert" w:date="2016-10-06T23:41:00Z"/>
          <w:rStyle w:val="ANGELBodytext"/>
        </w:rPr>
      </w:pPr>
    </w:p>
    <w:p w14:paraId="62BFFF76" w14:textId="6BFA82B8" w:rsidR="00C12AF1" w:rsidRPr="00E21130" w:rsidDel="001D5A2B" w:rsidRDefault="00C12AF1" w:rsidP="00C12AF1">
      <w:pPr>
        <w:rPr>
          <w:del w:id="2968" w:author="Darice Corey-Gilbert" w:date="2016-10-06T23:41:00Z"/>
          <w:rStyle w:val="ANGELBodytext"/>
        </w:rPr>
      </w:pPr>
      <w:del w:id="2969" w:author="Darice Corey-Gilbert" w:date="2016-10-06T23:41:00Z">
        <w:r w:rsidRPr="00E21130" w:rsidDel="001D5A2B">
          <w:rPr>
            <w:rStyle w:val="ANGELBodytext"/>
          </w:rPr>
          <w:delText>This exam contains both multiple choice and true/false type questions. This is a timed exam, and is set for xx minutes. You only have one opportunity to complete this exam, and you will be warned 2 minutes before time expires.</w:delText>
        </w:r>
      </w:del>
    </w:p>
    <w:p w14:paraId="7AB82BA1" w14:textId="4DD9256F" w:rsidR="00C12AF1" w:rsidRPr="00E21130" w:rsidDel="001D5A2B" w:rsidRDefault="00C12AF1" w:rsidP="00C12AF1">
      <w:pPr>
        <w:rPr>
          <w:del w:id="2970" w:author="Darice Corey-Gilbert" w:date="2016-10-06T23:41:00Z"/>
        </w:rPr>
      </w:pPr>
      <w:del w:id="2971" w:author="Darice Corey-Gilbert" w:date="2016-10-06T23:41:00Z">
        <w:r w:rsidRPr="00E21130" w:rsidDel="001D5A2B">
          <w:rPr>
            <w:rStyle w:val="ANGELProductionNote"/>
          </w:rPr>
          <w:delText>&lt;important&gt;</w:delText>
        </w:r>
        <w:r w:rsidRPr="00E21130" w:rsidDel="001D5A2B">
          <w:delText xml:space="preserve"> By starting this exam you agree to abide by the Academic Misconduct Policy set forth in the course syllabus. You acknowledge that your failure to do so could result in being expelled from the course.</w:delText>
        </w:r>
      </w:del>
    </w:p>
    <w:p w14:paraId="066EB08F" w14:textId="6128489B" w:rsidR="00C12AF1" w:rsidRPr="00E21130" w:rsidDel="001D5A2B" w:rsidRDefault="00C12AF1" w:rsidP="00C12AF1">
      <w:pPr>
        <w:ind w:right="-360"/>
        <w:rPr>
          <w:del w:id="2972" w:author="Darice Corey-Gilbert" w:date="2016-10-06T23:41:00Z"/>
          <w:b/>
          <w:bCs/>
          <w:color w:val="FF0000"/>
        </w:rPr>
      </w:pPr>
      <w:del w:id="2973" w:author="Darice Corey-Gilbert" w:date="2016-10-06T23:41:00Z">
        <w:r w:rsidRPr="00E21130" w:rsidDel="001D5A2B">
          <w:rPr>
            <w:rStyle w:val="ANGELProductionNote"/>
          </w:rPr>
          <w:delText>&lt;Use quiz questions from Module_01_quiz.rsp in exams folder&gt;</w:delText>
        </w:r>
      </w:del>
    </w:p>
    <w:p w14:paraId="5F78152B" w14:textId="04857AFF" w:rsidR="00C12AF1" w:rsidRPr="00E21130" w:rsidDel="001D5A2B" w:rsidRDefault="00C12AF1" w:rsidP="00C12AF1">
      <w:pPr>
        <w:rPr>
          <w:del w:id="2974" w:author="Darice Corey-Gilbert" w:date="2016-10-06T23:41:00Z"/>
          <w:rStyle w:val="ANGELProductionNote"/>
        </w:rPr>
      </w:pPr>
      <w:del w:id="2975" w:author="Darice Corey-Gilbert" w:date="2016-10-06T23:41:00Z">
        <w:r w:rsidRPr="00E21130" w:rsidDel="001D5A2B">
          <w:rPr>
            <w:rStyle w:val="ANGELProductionNote"/>
          </w:rPr>
          <w:delText>&lt;Apply the following exam settings:</w:delText>
        </w:r>
      </w:del>
    </w:p>
    <w:p w14:paraId="1CD10DCE" w14:textId="2AFCA142" w:rsidR="00C12AF1" w:rsidRPr="00E21130" w:rsidDel="001D5A2B" w:rsidRDefault="00C12AF1" w:rsidP="00C12AF1">
      <w:pPr>
        <w:numPr>
          <w:ilvl w:val="0"/>
          <w:numId w:val="27"/>
        </w:numPr>
        <w:spacing w:after="0" w:line="240" w:lineRule="auto"/>
        <w:rPr>
          <w:del w:id="2976" w:author="Darice Corey-Gilbert" w:date="2016-10-06T23:41:00Z"/>
          <w:rStyle w:val="ANGELProductionNote"/>
        </w:rPr>
      </w:pPr>
      <w:del w:id="2977" w:author="Darice Corey-Gilbert" w:date="2016-10-06T23:41:00Z">
        <w:r w:rsidRPr="00E21130" w:rsidDel="001D5A2B">
          <w:rPr>
            <w:rStyle w:val="ANGELProductionNote"/>
          </w:rPr>
          <w:delText>Browser Security should be set to Medium</w:delText>
        </w:r>
      </w:del>
    </w:p>
    <w:p w14:paraId="1B0B62FE" w14:textId="3252D104" w:rsidR="00C12AF1" w:rsidRPr="00E21130" w:rsidDel="001D5A2B" w:rsidRDefault="00C12AF1" w:rsidP="00C12AF1">
      <w:pPr>
        <w:numPr>
          <w:ilvl w:val="0"/>
          <w:numId w:val="27"/>
        </w:numPr>
        <w:spacing w:after="0" w:line="240" w:lineRule="auto"/>
        <w:rPr>
          <w:del w:id="2978" w:author="Darice Corey-Gilbert" w:date="2016-10-06T23:41:00Z"/>
          <w:rStyle w:val="ANGELProductionNote"/>
        </w:rPr>
      </w:pPr>
      <w:del w:id="2979" w:author="Darice Corey-Gilbert" w:date="2016-10-06T23:41:00Z">
        <w:r w:rsidRPr="00E21130" w:rsidDel="001D5A2B">
          <w:rPr>
            <w:rStyle w:val="ANGELProductionNote"/>
          </w:rPr>
          <w:delText>Randomize the order in which questions are delivered</w:delText>
        </w:r>
      </w:del>
    </w:p>
    <w:p w14:paraId="1EE164DF" w14:textId="5FA97C54" w:rsidR="00C12AF1" w:rsidRPr="00E21130" w:rsidDel="001D5A2B" w:rsidRDefault="00C12AF1" w:rsidP="00C12AF1">
      <w:pPr>
        <w:numPr>
          <w:ilvl w:val="0"/>
          <w:numId w:val="27"/>
        </w:numPr>
        <w:spacing w:after="0" w:line="240" w:lineRule="auto"/>
        <w:rPr>
          <w:del w:id="2980" w:author="Darice Corey-Gilbert" w:date="2016-10-06T23:41:00Z"/>
          <w:rStyle w:val="ANGELProductionNote"/>
        </w:rPr>
      </w:pPr>
      <w:del w:id="2981" w:author="Darice Corey-Gilbert" w:date="2016-10-06T23:41:00Z">
        <w:r w:rsidRPr="00E21130" w:rsidDel="001D5A2B">
          <w:rPr>
            <w:rStyle w:val="ANGELProductionNote"/>
          </w:rPr>
          <w:delText>Randomize the order of each question</w:delText>
        </w:r>
        <w:r w:rsidR="00070F8E" w:rsidDel="001D5A2B">
          <w:rPr>
            <w:rStyle w:val="ANGELProductionNote"/>
          </w:rPr>
          <w:delText>'</w:delText>
        </w:r>
        <w:r w:rsidRPr="00E21130" w:rsidDel="001D5A2B">
          <w:rPr>
            <w:rStyle w:val="ANGELProductionNote"/>
          </w:rPr>
          <w:delText>s answer options</w:delText>
        </w:r>
      </w:del>
    </w:p>
    <w:p w14:paraId="47E77423" w14:textId="7D11C425" w:rsidR="00C12AF1" w:rsidRPr="00E21130" w:rsidDel="001D5A2B" w:rsidRDefault="00C12AF1" w:rsidP="00C12AF1">
      <w:pPr>
        <w:numPr>
          <w:ilvl w:val="0"/>
          <w:numId w:val="27"/>
        </w:numPr>
        <w:spacing w:after="0" w:line="240" w:lineRule="auto"/>
        <w:rPr>
          <w:del w:id="2982" w:author="Darice Corey-Gilbert" w:date="2016-10-06T23:41:00Z"/>
          <w:rStyle w:val="ANGELProductionNote"/>
        </w:rPr>
      </w:pPr>
      <w:del w:id="2983" w:author="Darice Corey-Gilbert" w:date="2016-10-06T23:41:00Z">
        <w:r w:rsidRPr="00E21130" w:rsidDel="001D5A2B">
          <w:rPr>
            <w:rStyle w:val="ANGELProductionNote"/>
          </w:rPr>
          <w:delText>Set Attempts Allowed to 1</w:delText>
        </w:r>
      </w:del>
    </w:p>
    <w:p w14:paraId="155F343D" w14:textId="3F97FE57" w:rsidR="00C12AF1" w:rsidRPr="00E21130" w:rsidDel="001D5A2B" w:rsidRDefault="00C12AF1" w:rsidP="00C12AF1">
      <w:pPr>
        <w:numPr>
          <w:ilvl w:val="0"/>
          <w:numId w:val="27"/>
        </w:numPr>
        <w:spacing w:after="0" w:line="240" w:lineRule="auto"/>
        <w:rPr>
          <w:del w:id="2984" w:author="Darice Corey-Gilbert" w:date="2016-10-06T23:41:00Z"/>
          <w:rStyle w:val="ANGELProductionNote"/>
        </w:rPr>
      </w:pPr>
      <w:del w:id="2985" w:author="Darice Corey-Gilbert" w:date="2016-10-06T23:41:00Z">
        <w:r w:rsidRPr="00E21130" w:rsidDel="001D5A2B">
          <w:rPr>
            <w:rStyle w:val="ANGELProductionNote"/>
          </w:rPr>
          <w:delText>Set Calculation Type to Maximum Score</w:delText>
        </w:r>
      </w:del>
    </w:p>
    <w:p w14:paraId="0063D39E" w14:textId="4D8D9FAC" w:rsidR="00C12AF1" w:rsidRPr="00E21130" w:rsidDel="001D5A2B" w:rsidRDefault="00C12AF1" w:rsidP="00C12AF1">
      <w:pPr>
        <w:numPr>
          <w:ilvl w:val="0"/>
          <w:numId w:val="27"/>
        </w:numPr>
        <w:spacing w:after="0" w:line="240" w:lineRule="auto"/>
        <w:rPr>
          <w:del w:id="2986" w:author="Darice Corey-Gilbert" w:date="2016-10-06T23:41:00Z"/>
          <w:rStyle w:val="ANGELProductionNote"/>
        </w:rPr>
      </w:pPr>
      <w:del w:id="2987" w:author="Darice Corey-Gilbert" w:date="2016-10-06T23:41:00Z">
        <w:r w:rsidRPr="00E21130" w:rsidDel="001D5A2B">
          <w:rPr>
            <w:rStyle w:val="ANGELProductionNote"/>
          </w:rPr>
          <w:delText>Time limit should be set to xx minutes</w:delText>
        </w:r>
      </w:del>
    </w:p>
    <w:p w14:paraId="10BA0481" w14:textId="48DAA8CA" w:rsidR="00C12AF1" w:rsidRPr="00E21130" w:rsidDel="001D5A2B" w:rsidRDefault="00C12AF1" w:rsidP="00C12AF1">
      <w:pPr>
        <w:numPr>
          <w:ilvl w:val="0"/>
          <w:numId w:val="27"/>
        </w:numPr>
        <w:spacing w:after="0" w:line="240" w:lineRule="auto"/>
        <w:rPr>
          <w:del w:id="2988" w:author="Darice Corey-Gilbert" w:date="2016-10-06T23:41:00Z"/>
          <w:rStyle w:val="ANGELProductionNote"/>
        </w:rPr>
      </w:pPr>
      <w:del w:id="2989" w:author="Darice Corey-Gilbert" w:date="2016-10-06T23:41:00Z">
        <w:r w:rsidRPr="00E21130" w:rsidDel="001D5A2B">
          <w:rPr>
            <w:rStyle w:val="ANGELProductionNote"/>
          </w:rPr>
          <w:delText>Warn 2 minutes before time expires</w:delText>
        </w:r>
      </w:del>
    </w:p>
    <w:p w14:paraId="4B4B93DE" w14:textId="5826DD5D" w:rsidR="00C12AF1" w:rsidRPr="00E21130" w:rsidDel="001D5A2B" w:rsidRDefault="00C12AF1" w:rsidP="00C12AF1">
      <w:pPr>
        <w:numPr>
          <w:ilvl w:val="0"/>
          <w:numId w:val="27"/>
        </w:numPr>
        <w:spacing w:after="0" w:line="240" w:lineRule="auto"/>
        <w:rPr>
          <w:del w:id="2990" w:author="Darice Corey-Gilbert" w:date="2016-10-06T23:41:00Z"/>
          <w:rStyle w:val="ANGELProductionNote"/>
        </w:rPr>
      </w:pPr>
      <w:del w:id="2991" w:author="Darice Corey-Gilbert" w:date="2016-10-06T23:41:00Z">
        <w:r w:rsidRPr="00E21130" w:rsidDel="001D5A2B">
          <w:rPr>
            <w:rStyle w:val="ANGELProductionNote"/>
          </w:rPr>
          <w:delText>Check the box to automatically submit assessment when time expires</w:delText>
        </w:r>
      </w:del>
    </w:p>
    <w:p w14:paraId="2D748D0A" w14:textId="39D2453E" w:rsidR="00C12AF1" w:rsidRPr="001842D1" w:rsidDel="001D5A2B" w:rsidRDefault="00C12AF1" w:rsidP="00C12AF1">
      <w:pPr>
        <w:numPr>
          <w:ilvl w:val="0"/>
          <w:numId w:val="27"/>
        </w:numPr>
        <w:spacing w:after="0" w:line="240" w:lineRule="auto"/>
        <w:rPr>
          <w:del w:id="2992" w:author="Darice Corey-Gilbert" w:date="2016-10-06T23:41:00Z"/>
          <w:rStyle w:val="ANGELProductionNote"/>
        </w:rPr>
      </w:pPr>
      <w:del w:id="2993" w:author="Darice Corey-Gilbert" w:date="2016-10-06T23:41:00Z">
        <w:r w:rsidRPr="001842D1" w:rsidDel="001D5A2B">
          <w:rPr>
            <w:rStyle w:val="ANGELProductionNote"/>
          </w:rPr>
          <w:delText>In Test Results and Feedback Area, check box the submitted option</w:delText>
        </w:r>
      </w:del>
    </w:p>
    <w:p w14:paraId="6B537912" w14:textId="528BE274" w:rsidR="00C12AF1" w:rsidRPr="00E21130" w:rsidDel="001D5A2B" w:rsidRDefault="00C12AF1" w:rsidP="00C12AF1">
      <w:pPr>
        <w:numPr>
          <w:ilvl w:val="0"/>
          <w:numId w:val="27"/>
        </w:numPr>
        <w:spacing w:after="0" w:line="240" w:lineRule="auto"/>
        <w:rPr>
          <w:del w:id="2994" w:author="Darice Corey-Gilbert" w:date="2016-10-06T23:41:00Z"/>
          <w:rStyle w:val="ANGELBodytext"/>
        </w:rPr>
      </w:pPr>
      <w:del w:id="2995" w:author="Darice Corey-Gilbert" w:date="2016-10-06T23:41:00Z">
        <w:r w:rsidRPr="00E21130" w:rsidDel="001D5A2B">
          <w:rPr>
            <w:rStyle w:val="ANGELProductionNote"/>
          </w:rPr>
          <w:delText xml:space="preserve">Under Question Set Click </w:delText>
        </w:r>
        <w:r w:rsidR="00070F8E" w:rsidDel="001D5A2B">
          <w:rPr>
            <w:rStyle w:val="ANGELProductionNote"/>
          </w:rPr>
          <w:delText>"</w:delText>
        </w:r>
        <w:r w:rsidRPr="00E21130" w:rsidDel="001D5A2B">
          <w:rPr>
            <w:rStyle w:val="ANGELProductionNote"/>
          </w:rPr>
          <w:delText>Configure</w:delText>
        </w:r>
        <w:r w:rsidR="00070F8E" w:rsidDel="001D5A2B">
          <w:rPr>
            <w:rStyle w:val="ANGELProductionNote"/>
          </w:rPr>
          <w:delText>"</w:delText>
        </w:r>
        <w:r w:rsidRPr="00E21130" w:rsidDel="001D5A2B">
          <w:rPr>
            <w:rStyle w:val="ANGELProductionNote"/>
          </w:rPr>
          <w:delText xml:space="preserve"> and place a check next to </w:delText>
        </w:r>
        <w:r w:rsidR="00070F8E" w:rsidDel="001D5A2B">
          <w:rPr>
            <w:rStyle w:val="ANGELProductionNote"/>
          </w:rPr>
          <w:delText>"</w:delText>
        </w:r>
        <w:r w:rsidRPr="00E21130" w:rsidDel="001D5A2B">
          <w:rPr>
            <w:rStyle w:val="ANGELProductionNote"/>
          </w:rPr>
          <w:delText>Use Assessment Settings</w:delText>
        </w:r>
        <w:r w:rsidR="00070F8E" w:rsidDel="001D5A2B">
          <w:rPr>
            <w:rStyle w:val="ANGELProductionNote"/>
          </w:rPr>
          <w:delText>"</w:delText>
        </w:r>
        <w:r w:rsidRPr="00E21130" w:rsidDel="001D5A2B">
          <w:rPr>
            <w:rStyle w:val="ANGELProductionNote"/>
          </w:rPr>
          <w:delText xml:space="preserve"> on the Interaction Tab.&gt;</w:delText>
        </w:r>
      </w:del>
    </w:p>
    <w:p w14:paraId="7C588978" w14:textId="258750E4" w:rsidR="00C12AF1" w:rsidRPr="00E21130" w:rsidDel="001D5A2B" w:rsidRDefault="00C12AF1" w:rsidP="00C12AF1">
      <w:pPr>
        <w:spacing w:before="100" w:beforeAutospacing="1" w:after="100" w:afterAutospacing="1"/>
        <w:rPr>
          <w:del w:id="2996" w:author="Darice Corey-Gilbert" w:date="2016-10-06T23:41:00Z"/>
          <w:rStyle w:val="ANGELLinks"/>
        </w:rPr>
      </w:pPr>
      <w:del w:id="2997" w:author="Darice Corey-Gilbert" w:date="2016-10-06T23:41:00Z">
        <w:r w:rsidRPr="00E21130" w:rsidDel="001D5A2B">
          <w:rPr>
            <w:rStyle w:val="ANGELLinks"/>
          </w:rPr>
          <w:delText>Need Help? Click here for complete Exam instructions.</w:delText>
        </w:r>
      </w:del>
    </w:p>
    <w:p w14:paraId="6B9EAA04" w14:textId="53370ED2" w:rsidR="0016726B" w:rsidDel="001D5A2B" w:rsidRDefault="0016726B" w:rsidP="00C12AF1">
      <w:pPr>
        <w:pStyle w:val="text"/>
        <w:spacing w:before="150" w:beforeAutospacing="0" w:after="150" w:afterAutospacing="0" w:line="270" w:lineRule="atLeast"/>
        <w:ind w:right="150"/>
        <w:rPr>
          <w:del w:id="2998" w:author="Darice Corey-Gilbert" w:date="2016-10-06T23:41:00Z"/>
          <w:rStyle w:val="Hyperlink"/>
          <w:rFonts w:ascii="Verdana" w:hAnsi="Verdana"/>
          <w:sz w:val="20"/>
          <w:szCs w:val="20"/>
        </w:rPr>
      </w:pPr>
    </w:p>
    <w:p w14:paraId="40ED4B2C" w14:textId="48415E8A" w:rsidR="0016726B" w:rsidDel="00380314" w:rsidRDefault="0016726B" w:rsidP="0016726B">
      <w:pPr>
        <w:pStyle w:val="text"/>
        <w:spacing w:before="150" w:beforeAutospacing="0" w:after="150" w:afterAutospacing="0" w:line="270" w:lineRule="atLeast"/>
        <w:ind w:left="300" w:right="150"/>
        <w:rPr>
          <w:del w:id="2999" w:author="Darice Corey-Gilbert" w:date="2016-10-06T23:54:00Z"/>
          <w:rStyle w:val="Hyperlink"/>
          <w:rFonts w:ascii="Verdana" w:hAnsi="Verdana"/>
          <w:sz w:val="20"/>
          <w:szCs w:val="20"/>
        </w:rPr>
      </w:pPr>
    </w:p>
    <w:p w14:paraId="6A69AA3A" w14:textId="0ED4C188" w:rsidR="0016726B" w:rsidDel="00380314" w:rsidRDefault="0016726B" w:rsidP="0016726B">
      <w:pPr>
        <w:pStyle w:val="text"/>
        <w:spacing w:before="150" w:beforeAutospacing="0" w:after="150" w:afterAutospacing="0" w:line="270" w:lineRule="atLeast"/>
        <w:ind w:left="300" w:right="150"/>
        <w:rPr>
          <w:del w:id="3000" w:author="Darice Corey-Gilbert" w:date="2016-10-06T23:54:00Z"/>
          <w:rStyle w:val="Hyperlink"/>
          <w:rFonts w:ascii="Verdana" w:hAnsi="Verdana"/>
          <w:sz w:val="20"/>
          <w:szCs w:val="20"/>
        </w:rPr>
      </w:pPr>
    </w:p>
    <w:p w14:paraId="72B46BB4" w14:textId="02407FE2" w:rsidR="0016726B" w:rsidRPr="00240BC6" w:rsidRDefault="0016726B" w:rsidP="0016726B">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0E94C32B" w14:textId="77777777" w:rsidR="0016726B" w:rsidRPr="00CC1B0F" w:rsidRDefault="0016726B" w:rsidP="0016726B">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r>
        <w:rPr>
          <w:rFonts w:ascii="Verdana" w:hAnsi="Verdana"/>
          <w:color w:val="808080" w:themeColor="background1" w:themeShade="80"/>
        </w:rPr>
        <w:t>Live Classroom</w:t>
      </w:r>
    </w:p>
    <w:p w14:paraId="7C0FF5F3" w14:textId="77777777" w:rsidR="0016726B" w:rsidRPr="00CC1B0F" w:rsidRDefault="0016726B" w:rsidP="0016726B">
      <w:pPr>
        <w:spacing w:after="0"/>
        <w:rPr>
          <w:rFonts w:ascii="Verdana" w:hAnsi="Verdana"/>
          <w:color w:val="808080" w:themeColor="background1" w:themeShade="80"/>
        </w:rPr>
      </w:pPr>
      <w:r w:rsidRPr="00CC1B0F">
        <w:rPr>
          <w:rFonts w:ascii="Verdana" w:hAnsi="Verdana"/>
          <w:color w:val="808080" w:themeColor="background1" w:themeShade="80"/>
        </w:rPr>
        <w:t xml:space="preserve">Type: </w:t>
      </w:r>
      <w:r w:rsidR="00C12AF1">
        <w:rPr>
          <w:rFonts w:ascii="Verdana" w:hAnsi="Verdana"/>
          <w:color w:val="808080" w:themeColor="background1" w:themeShade="80"/>
        </w:rPr>
        <w:t>page</w:t>
      </w:r>
    </w:p>
    <w:p w14:paraId="0B5B675D" w14:textId="77777777" w:rsidR="0016726B" w:rsidRPr="00240BC6" w:rsidRDefault="0016726B" w:rsidP="0016726B">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4C990678" w14:textId="77777777" w:rsidR="00F16951" w:rsidRPr="00E21130" w:rsidRDefault="00F16951" w:rsidP="00F16951">
      <w:pPr>
        <w:spacing w:before="100" w:beforeAutospacing="1" w:after="100" w:afterAutospacing="1"/>
        <w:rPr>
          <w:rStyle w:val="ANGELBodytext"/>
        </w:rPr>
      </w:pPr>
      <w:r w:rsidRPr="00E21130">
        <w:rPr>
          <w:rFonts w:cs="Arial"/>
          <w:b/>
          <w:bCs/>
          <w:color w:val="FF0000"/>
          <w:szCs w:val="20"/>
          <w:shd w:val="clear" w:color="auto" w:fill="FFFFFF"/>
        </w:rPr>
        <w:t>&lt;</w:t>
      </w:r>
      <w:r>
        <w:rPr>
          <w:rFonts w:cs="Arial"/>
          <w:b/>
          <w:bCs/>
          <w:color w:val="FF0000"/>
          <w:szCs w:val="20"/>
          <w:shd w:val="clear" w:color="auto" w:fill="FFFFFF"/>
        </w:rPr>
        <w:t xml:space="preserve">Insert live classroom exam from course: </w:t>
      </w:r>
      <w:r w:rsidR="00070F8E">
        <w:rPr>
          <w:rFonts w:cs="Arial"/>
          <w:b/>
          <w:bCs/>
          <w:color w:val="FF0000"/>
          <w:szCs w:val="20"/>
          <w:shd w:val="clear" w:color="auto" w:fill="FFFFFF"/>
        </w:rPr>
        <w:t>"</w:t>
      </w:r>
      <w:r>
        <w:rPr>
          <w:rFonts w:cs="Arial"/>
          <w:b/>
          <w:bCs/>
          <w:color w:val="FF0000"/>
          <w:szCs w:val="20"/>
          <w:shd w:val="clear" w:color="auto" w:fill="FFFFFF"/>
        </w:rPr>
        <w:t>Demo - Course Template Files</w:t>
      </w:r>
      <w:r w:rsidR="00070F8E">
        <w:rPr>
          <w:rFonts w:cs="Arial"/>
          <w:b/>
          <w:bCs/>
          <w:color w:val="FF0000"/>
          <w:szCs w:val="20"/>
          <w:shd w:val="clear" w:color="auto" w:fill="FFFFFF"/>
        </w:rPr>
        <w:t>"</w:t>
      </w:r>
      <w:r>
        <w:rPr>
          <w:rFonts w:cs="Arial"/>
          <w:b/>
          <w:bCs/>
          <w:color w:val="FF0000"/>
          <w:szCs w:val="20"/>
          <w:shd w:val="clear" w:color="auto" w:fill="FFFFFF"/>
        </w:rPr>
        <w:t xml:space="preserve"> Tie to gradebook at XX points.&gt;</w:t>
      </w:r>
    </w:p>
    <w:p w14:paraId="2599FF77" w14:textId="77777777" w:rsidR="0016726B" w:rsidRDefault="0016726B" w:rsidP="0016726B">
      <w:pPr>
        <w:pStyle w:val="text"/>
        <w:spacing w:before="150" w:beforeAutospacing="0" w:after="150" w:afterAutospacing="0" w:line="270" w:lineRule="atLeast"/>
        <w:ind w:left="300" w:right="150"/>
        <w:rPr>
          <w:rStyle w:val="Hyperlink"/>
          <w:rFonts w:ascii="Verdana" w:hAnsi="Verdana"/>
          <w:sz w:val="20"/>
          <w:szCs w:val="20"/>
        </w:rPr>
      </w:pPr>
    </w:p>
    <w:p w14:paraId="1FEA31DA" w14:textId="77777777" w:rsidR="0016726B" w:rsidRDefault="0016726B" w:rsidP="0016726B">
      <w:pPr>
        <w:pStyle w:val="text"/>
        <w:spacing w:before="150" w:beforeAutospacing="0" w:after="150" w:afterAutospacing="0" w:line="270" w:lineRule="atLeast"/>
        <w:ind w:left="300" w:right="150"/>
        <w:rPr>
          <w:rStyle w:val="Hyperlink"/>
          <w:rFonts w:ascii="Verdana" w:hAnsi="Verdana"/>
          <w:sz w:val="20"/>
          <w:szCs w:val="20"/>
        </w:rPr>
      </w:pPr>
    </w:p>
    <w:p w14:paraId="768745D1" w14:textId="77777777" w:rsidR="0016726B" w:rsidRPr="00C630B0" w:rsidRDefault="0016726B" w:rsidP="0016726B">
      <w:pPr>
        <w:pStyle w:val="text"/>
        <w:spacing w:before="150" w:beforeAutospacing="0" w:after="150" w:afterAutospacing="0" w:line="270" w:lineRule="atLeast"/>
        <w:ind w:left="300" w:right="150"/>
        <w:rPr>
          <w:rFonts w:ascii="Verdana" w:hAnsi="Verdana" w:cs="Arial"/>
          <w:color w:val="555753"/>
          <w:sz w:val="20"/>
          <w:szCs w:val="20"/>
        </w:rPr>
      </w:pPr>
    </w:p>
    <w:p w14:paraId="3E8E6A06" w14:textId="77777777" w:rsidR="00454F5A" w:rsidRPr="004E4D10" w:rsidRDefault="00454F5A" w:rsidP="00454F5A">
      <w:pPr>
        <w:rPr>
          <w:rFonts w:ascii="Verdana" w:hAnsi="Verdana"/>
        </w:rPr>
      </w:pPr>
    </w:p>
    <w:p w14:paraId="78862ED5" w14:textId="77777777" w:rsidR="004E4D10" w:rsidRPr="004E4D10" w:rsidRDefault="00454F5A" w:rsidP="00454F5A">
      <w:pPr>
        <w:rPr>
          <w:rFonts w:ascii="Verdana" w:hAnsi="Verdana"/>
        </w:rPr>
      </w:pPr>
      <w:r>
        <w:rPr>
          <w:rFonts w:ascii="Verdana" w:hAnsi="Verdana"/>
          <w:color w:val="808080" w:themeColor="background1" w:themeShade="80"/>
        </w:rPr>
        <w:t>#####End Topic#####</w:t>
      </w:r>
    </w:p>
    <w:p w14:paraId="4EBFAC98" w14:textId="77777777" w:rsidR="00454F5A" w:rsidRDefault="00454F5A" w:rsidP="00240BC6">
      <w:pPr>
        <w:spacing w:after="0"/>
        <w:rPr>
          <w:rFonts w:ascii="Verdana" w:hAnsi="Verdana"/>
          <w:color w:val="808080" w:themeColor="background1" w:themeShade="80"/>
        </w:rPr>
      </w:pPr>
    </w:p>
    <w:p w14:paraId="2A4D2FF1" w14:textId="77777777" w:rsidR="00F16951" w:rsidRDefault="00F16951">
      <w:pPr>
        <w:rPr>
          <w:rFonts w:ascii="Verdana" w:hAnsi="Verdana"/>
          <w:color w:val="808080" w:themeColor="background1" w:themeShade="80"/>
        </w:rPr>
      </w:pPr>
      <w:r>
        <w:rPr>
          <w:rFonts w:ascii="Verdana" w:hAnsi="Verdana"/>
          <w:color w:val="808080" w:themeColor="background1" w:themeShade="80"/>
        </w:rPr>
        <w:br w:type="page"/>
      </w:r>
    </w:p>
    <w:p w14:paraId="6E34F987"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Topic#####</w:t>
      </w:r>
    </w:p>
    <w:p w14:paraId="0155AD1A"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Name: </w:t>
      </w:r>
      <w:r>
        <w:rPr>
          <w:rFonts w:ascii="Verdana" w:hAnsi="Verdana"/>
          <w:color w:val="808080" w:themeColor="background1" w:themeShade="80"/>
        </w:rPr>
        <w:t xml:space="preserve">Module 03 </w:t>
      </w:r>
      <w:r w:rsidR="00070F8E">
        <w:rPr>
          <w:rFonts w:ascii="Verdana" w:hAnsi="Verdana"/>
          <w:color w:val="808080" w:themeColor="background1" w:themeShade="80"/>
        </w:rPr>
        <w:t>-</w:t>
      </w:r>
      <w:r>
        <w:rPr>
          <w:rFonts w:ascii="Verdana" w:hAnsi="Verdana"/>
          <w:color w:val="808080" w:themeColor="background1" w:themeShade="80"/>
        </w:rPr>
        <w:t xml:space="preserve"> Title Goes Here</w:t>
      </w:r>
    </w:p>
    <w:p w14:paraId="4EDE7811" w14:textId="77777777" w:rsidR="00454F5A" w:rsidRPr="004E4D10" w:rsidRDefault="00454F5A" w:rsidP="00454F5A">
      <w:pPr>
        <w:rPr>
          <w:rFonts w:ascii="Verdana" w:hAnsi="Verdana"/>
        </w:rPr>
      </w:pPr>
    </w:p>
    <w:p w14:paraId="47B0F1CD"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6A3931AB"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Objectives</w:t>
      </w:r>
    </w:p>
    <w:p w14:paraId="2F33520D"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Type: page</w:t>
      </w:r>
    </w:p>
    <w:p w14:paraId="5EDF89E6"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40BA19D7" w14:textId="77777777" w:rsidR="00454F5A" w:rsidRDefault="00454F5A" w:rsidP="00454F5A">
      <w:pPr>
        <w:rPr>
          <w:rFonts w:ascii="Verdana" w:hAnsi="Verdana"/>
        </w:rPr>
      </w:pPr>
    </w:p>
    <w:p w14:paraId="3E7E2C6A" w14:textId="77777777" w:rsidR="00F16951" w:rsidRPr="00E21130" w:rsidRDefault="00F16951" w:rsidP="00F16951">
      <w:pPr>
        <w:rPr>
          <w:rStyle w:val="ANGELHeader"/>
        </w:rPr>
      </w:pPr>
      <w:r w:rsidRPr="00E21130">
        <w:rPr>
          <w:rStyle w:val="ANGELHeader"/>
        </w:rPr>
        <w:t>Objectives</w:t>
      </w:r>
    </w:p>
    <w:p w14:paraId="097ABA26" w14:textId="77777777" w:rsidR="00F16951" w:rsidRPr="00E21130" w:rsidRDefault="00F16951" w:rsidP="00F16951">
      <w:pPr>
        <w:rPr>
          <w:rStyle w:val="ANGELBodytext"/>
        </w:rPr>
      </w:pPr>
    </w:p>
    <w:p w14:paraId="4443FCE6" w14:textId="77777777" w:rsidR="00F16951" w:rsidRPr="00E21130" w:rsidRDefault="00F16951" w:rsidP="00F16951">
      <w:pPr>
        <w:rPr>
          <w:rStyle w:val="ANGELBodytext"/>
        </w:rPr>
      </w:pPr>
      <w:r w:rsidRPr="00E21130">
        <w:rPr>
          <w:rStyle w:val="ANGELBodytext"/>
        </w:rPr>
        <w:t>By the end of this module you should be able to:</w:t>
      </w:r>
    </w:p>
    <w:p w14:paraId="7F49ED20" w14:textId="77777777" w:rsidR="00F16951" w:rsidRPr="00E21130" w:rsidRDefault="00F16951" w:rsidP="00F16951">
      <w:pPr>
        <w:rPr>
          <w:rStyle w:val="ANGELBodytext"/>
        </w:rPr>
      </w:pPr>
    </w:p>
    <w:p w14:paraId="521AE234" w14:textId="77777777" w:rsidR="00F16951" w:rsidRPr="00E21130" w:rsidRDefault="00F16951" w:rsidP="00F16951">
      <w:pPr>
        <w:pStyle w:val="ANGELBulletedList"/>
        <w:numPr>
          <w:ilvl w:val="0"/>
          <w:numId w:val="13"/>
        </w:numPr>
      </w:pPr>
      <w:r w:rsidRPr="00E21130">
        <w:t xml:space="preserve">Objective 1. </w:t>
      </w:r>
    </w:p>
    <w:p w14:paraId="6C64CF36" w14:textId="77777777" w:rsidR="00F16951" w:rsidRDefault="00F16951" w:rsidP="00F16951">
      <w:pPr>
        <w:pStyle w:val="ANGELBulletedList"/>
        <w:numPr>
          <w:ilvl w:val="0"/>
          <w:numId w:val="13"/>
        </w:numPr>
      </w:pPr>
      <w:r w:rsidRPr="00E21130">
        <w:t xml:space="preserve">Objective 2. </w:t>
      </w:r>
    </w:p>
    <w:p w14:paraId="726E4127" w14:textId="77777777" w:rsidR="00454F5A" w:rsidRDefault="00F16951" w:rsidP="00F16951">
      <w:pPr>
        <w:pStyle w:val="ANGELBulletedList"/>
        <w:numPr>
          <w:ilvl w:val="0"/>
          <w:numId w:val="13"/>
        </w:numPr>
      </w:pPr>
      <w:r w:rsidRPr="00E21130">
        <w:t>Objective 3.</w:t>
      </w:r>
    </w:p>
    <w:p w14:paraId="0AC65CCC" w14:textId="77777777" w:rsidR="00F16951" w:rsidRPr="00F16951" w:rsidRDefault="00F16951" w:rsidP="00F16951">
      <w:pPr>
        <w:pStyle w:val="ANGELBulletedList"/>
        <w:numPr>
          <w:ilvl w:val="0"/>
          <w:numId w:val="0"/>
        </w:numPr>
        <w:ind w:left="720"/>
      </w:pPr>
    </w:p>
    <w:p w14:paraId="76E2B9AD"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72FA0B32"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Assignments</w:t>
      </w:r>
    </w:p>
    <w:p w14:paraId="7D8C65FC"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0E317940"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1B0533BD" w14:textId="77777777" w:rsidR="00454F5A" w:rsidRDefault="00454F5A" w:rsidP="00454F5A">
      <w:pPr>
        <w:rPr>
          <w:rFonts w:ascii="Verdana" w:hAnsi="Verdana"/>
        </w:rPr>
      </w:pPr>
    </w:p>
    <w:p w14:paraId="319EA8EF" w14:textId="77777777" w:rsidR="00F16951" w:rsidRPr="00F16951" w:rsidRDefault="00F16951" w:rsidP="00F16951">
      <w:pPr>
        <w:spacing w:after="0" w:line="240" w:lineRule="auto"/>
        <w:rPr>
          <w:rFonts w:ascii="Verdana" w:eastAsia="Times New Roman" w:hAnsi="Verdana" w:cs="Times New Roman"/>
          <w:sz w:val="20"/>
          <w:szCs w:val="20"/>
        </w:rPr>
      </w:pPr>
      <w:r w:rsidRPr="00F16951">
        <w:rPr>
          <w:rFonts w:ascii="Verdana" w:eastAsia="Times New Roman" w:hAnsi="Verdana" w:cs="Times New Roman"/>
          <w:b/>
          <w:color w:val="008000"/>
          <w:sz w:val="20"/>
          <w:szCs w:val="20"/>
        </w:rPr>
        <w:t>Reading</w:t>
      </w:r>
      <w:r w:rsidRPr="00F16951">
        <w:rPr>
          <w:rFonts w:ascii="Verdana" w:eastAsia="Times New Roman" w:hAnsi="Verdana" w:cs="Times New Roman"/>
          <w:b/>
          <w:sz w:val="20"/>
          <w:szCs w:val="20"/>
        </w:rPr>
        <w:t xml:space="preserve"> - </w:t>
      </w:r>
    </w:p>
    <w:p w14:paraId="2EC3B968"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25ACA9CB" w14:textId="77777777" w:rsidR="00F16951" w:rsidRPr="00F16951" w:rsidRDefault="00F16951" w:rsidP="00F16951">
      <w:pPr>
        <w:spacing w:after="0" w:line="240" w:lineRule="auto"/>
        <w:rPr>
          <w:rFonts w:ascii="Verdana" w:eastAsia="Times New Roman" w:hAnsi="Verdana" w:cs="Times New Roman"/>
          <w:sz w:val="20"/>
          <w:szCs w:val="24"/>
        </w:rPr>
      </w:pPr>
    </w:p>
    <w:p w14:paraId="6BFA9082" w14:textId="77777777" w:rsidR="00F16951" w:rsidRPr="00F16951" w:rsidRDefault="00F16951" w:rsidP="00F16951">
      <w:pPr>
        <w:spacing w:after="0" w:line="240" w:lineRule="auto"/>
        <w:rPr>
          <w:rFonts w:ascii="Verdana" w:eastAsia="Times New Roman" w:hAnsi="Verdana" w:cs="Times New Roman"/>
          <w:b/>
          <w:color w:val="0000FF"/>
          <w:sz w:val="20"/>
          <w:szCs w:val="20"/>
        </w:rPr>
      </w:pPr>
      <w:r w:rsidRPr="00F16951">
        <w:rPr>
          <w:rFonts w:ascii="Verdana" w:eastAsia="Times New Roman" w:hAnsi="Verdana" w:cs="Times New Roman"/>
          <w:b/>
          <w:color w:val="0000FF"/>
          <w:sz w:val="20"/>
          <w:szCs w:val="20"/>
        </w:rPr>
        <w:t>Course Content</w:t>
      </w:r>
    </w:p>
    <w:p w14:paraId="0686BB2C"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79C748D8" w14:textId="77777777" w:rsidR="00F16951" w:rsidRPr="00F16951" w:rsidRDefault="00F16951" w:rsidP="00F16951">
      <w:pPr>
        <w:spacing w:after="0" w:line="240" w:lineRule="auto"/>
        <w:rPr>
          <w:rFonts w:ascii="Verdana" w:eastAsia="Times New Roman" w:hAnsi="Verdana" w:cs="Times New Roman"/>
          <w:sz w:val="20"/>
          <w:szCs w:val="24"/>
        </w:rPr>
      </w:pPr>
    </w:p>
    <w:p w14:paraId="6D4279B5" w14:textId="77777777" w:rsidR="00F16951" w:rsidRPr="00F16951" w:rsidRDefault="00F16951" w:rsidP="00F16951">
      <w:pPr>
        <w:spacing w:after="0" w:line="240" w:lineRule="auto"/>
        <w:rPr>
          <w:rFonts w:ascii="Verdana" w:eastAsia="Times New Roman" w:hAnsi="Verdana" w:cs="Times New Roman"/>
          <w:sz w:val="20"/>
          <w:szCs w:val="20"/>
        </w:rPr>
      </w:pPr>
      <w:r w:rsidRPr="00F16951">
        <w:rPr>
          <w:rFonts w:ascii="Verdana" w:eastAsia="Times New Roman" w:hAnsi="Verdana" w:cs="Times New Roman"/>
          <w:b/>
          <w:color w:val="0000FF"/>
          <w:sz w:val="20"/>
          <w:szCs w:val="20"/>
        </w:rPr>
        <w:t>Module 03 Written Assignment</w:t>
      </w:r>
      <w:r w:rsidRPr="00F16951">
        <w:rPr>
          <w:rFonts w:ascii="Verdana" w:eastAsia="Times New Roman" w:hAnsi="Verdana" w:cs="Times New Roman"/>
          <w:b/>
          <w:sz w:val="20"/>
          <w:szCs w:val="20"/>
        </w:rPr>
        <w:t xml:space="preserve"> </w:t>
      </w:r>
      <w:r w:rsidRPr="00F16951">
        <w:rPr>
          <w:rFonts w:ascii="Verdana" w:eastAsia="Times New Roman" w:hAnsi="Verdana" w:cs="Times New Roman"/>
          <w:sz w:val="20"/>
          <w:szCs w:val="24"/>
        </w:rPr>
        <w:t>- Title</w:t>
      </w:r>
    </w:p>
    <w:p w14:paraId="2A43FCAE"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0D4176A8"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Additional Time for Study, Research, and Reflection: </w:t>
      </w:r>
    </w:p>
    <w:p w14:paraId="2371BD89" w14:textId="77777777" w:rsidR="00F16951" w:rsidRPr="00F16951" w:rsidRDefault="00F16951" w:rsidP="00F16951">
      <w:pPr>
        <w:spacing w:after="0" w:line="240" w:lineRule="auto"/>
        <w:rPr>
          <w:rFonts w:ascii="Verdana" w:eastAsia="Times New Roman" w:hAnsi="Verdana" w:cs="Times New Roman"/>
          <w:sz w:val="20"/>
          <w:szCs w:val="24"/>
        </w:rPr>
      </w:pPr>
    </w:p>
    <w:p w14:paraId="5D80F494" w14:textId="77777777" w:rsidR="00F16951" w:rsidRPr="00F16951" w:rsidRDefault="00F16951" w:rsidP="00F16951">
      <w:pPr>
        <w:spacing w:after="0" w:line="240" w:lineRule="auto"/>
        <w:rPr>
          <w:rFonts w:ascii="Verdana" w:eastAsia="Times New Roman" w:hAnsi="Verdana" w:cs="Times New Roman"/>
          <w:sz w:val="20"/>
          <w:szCs w:val="20"/>
        </w:rPr>
      </w:pPr>
      <w:r w:rsidRPr="00F16951">
        <w:rPr>
          <w:rFonts w:ascii="Verdana" w:eastAsia="Times New Roman" w:hAnsi="Verdana" w:cs="Times New Roman"/>
          <w:b/>
          <w:color w:val="0000FF"/>
          <w:sz w:val="20"/>
          <w:szCs w:val="20"/>
        </w:rPr>
        <w:t>Module 03 Discussion</w:t>
      </w:r>
      <w:r w:rsidRPr="00F16951">
        <w:rPr>
          <w:rFonts w:ascii="Verdana" w:eastAsia="Times New Roman" w:hAnsi="Verdana" w:cs="Times New Roman"/>
          <w:b/>
          <w:color w:val="008000"/>
          <w:sz w:val="20"/>
          <w:szCs w:val="20"/>
        </w:rPr>
        <w:t xml:space="preserve"> </w:t>
      </w:r>
      <w:r w:rsidRPr="00F16951">
        <w:rPr>
          <w:rFonts w:ascii="Verdana" w:eastAsia="Times New Roman" w:hAnsi="Verdana" w:cs="Times New Roman"/>
          <w:sz w:val="20"/>
          <w:szCs w:val="24"/>
        </w:rPr>
        <w:t>- Title</w:t>
      </w:r>
    </w:p>
    <w:p w14:paraId="3733BA5E"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56817181"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Additional Time for Study, Research, and Reflection: </w:t>
      </w:r>
    </w:p>
    <w:p w14:paraId="3EEC3509" w14:textId="77777777" w:rsidR="00F16951" w:rsidRPr="00F16951" w:rsidRDefault="00F16951" w:rsidP="00F16951">
      <w:pPr>
        <w:spacing w:after="0" w:line="240" w:lineRule="auto"/>
        <w:rPr>
          <w:rFonts w:ascii="Verdana" w:eastAsia="Times New Roman" w:hAnsi="Verdana" w:cs="Times New Roman"/>
          <w:sz w:val="20"/>
          <w:szCs w:val="24"/>
        </w:rPr>
      </w:pPr>
    </w:p>
    <w:p w14:paraId="06BB6594" w14:textId="77777777" w:rsidR="00F16951" w:rsidRPr="00F16951" w:rsidRDefault="00F16951" w:rsidP="00F16951">
      <w:pPr>
        <w:spacing w:after="0" w:line="240" w:lineRule="auto"/>
        <w:rPr>
          <w:rFonts w:ascii="Verdana" w:eastAsia="Times New Roman" w:hAnsi="Verdana" w:cs="Times New Roman"/>
          <w:b/>
          <w:color w:val="0000FF"/>
          <w:sz w:val="20"/>
          <w:szCs w:val="20"/>
        </w:rPr>
      </w:pPr>
      <w:r w:rsidRPr="00F16951">
        <w:rPr>
          <w:rFonts w:ascii="Verdana" w:eastAsia="Times New Roman" w:hAnsi="Verdana" w:cs="Times New Roman"/>
          <w:b/>
          <w:color w:val="0000FF"/>
          <w:sz w:val="20"/>
          <w:szCs w:val="20"/>
        </w:rPr>
        <w:t>Module 03 Quiz</w:t>
      </w:r>
    </w:p>
    <w:p w14:paraId="5E3480EE"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1F432412"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Additional Time for Study, Research, and Reflection: </w:t>
      </w:r>
    </w:p>
    <w:p w14:paraId="6DCB98CF" w14:textId="77777777" w:rsidR="00F16951" w:rsidRPr="00F16951" w:rsidRDefault="00F16951" w:rsidP="00F16951">
      <w:pPr>
        <w:spacing w:after="0" w:line="240" w:lineRule="auto"/>
        <w:rPr>
          <w:rFonts w:ascii="Verdana" w:eastAsia="Times New Roman" w:hAnsi="Verdana" w:cs="Times New Roman"/>
          <w:i/>
          <w:color w:val="808080"/>
          <w:sz w:val="16"/>
          <w:szCs w:val="16"/>
        </w:rPr>
      </w:pPr>
    </w:p>
    <w:p w14:paraId="36B227F9" w14:textId="77777777" w:rsidR="00F16951" w:rsidRPr="00F16951" w:rsidRDefault="00F16951" w:rsidP="00F16951">
      <w:pPr>
        <w:spacing w:after="0" w:line="240" w:lineRule="auto"/>
        <w:rPr>
          <w:rFonts w:ascii="Verdana" w:eastAsia="Times New Roman" w:hAnsi="Verdana" w:cs="Times New Roman"/>
          <w:b/>
          <w:color w:val="0000FF"/>
          <w:sz w:val="20"/>
          <w:szCs w:val="20"/>
        </w:rPr>
      </w:pPr>
      <w:r w:rsidRPr="00F16951">
        <w:rPr>
          <w:rFonts w:ascii="Verdana" w:eastAsia="Times New Roman" w:hAnsi="Verdana" w:cs="Times New Roman"/>
          <w:b/>
          <w:color w:val="0000FF"/>
          <w:sz w:val="20"/>
          <w:szCs w:val="20"/>
        </w:rPr>
        <w:t>Module 03 Live Classroom</w:t>
      </w:r>
    </w:p>
    <w:p w14:paraId="6BB44F26"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Activity Time: 1 Hour</w:t>
      </w:r>
    </w:p>
    <w:p w14:paraId="7F4D60E2" w14:textId="77777777" w:rsidR="00F16951" w:rsidRPr="00F16951" w:rsidRDefault="00F16951" w:rsidP="00F16951">
      <w:pPr>
        <w:spacing w:after="0" w:line="240" w:lineRule="auto"/>
        <w:rPr>
          <w:rFonts w:ascii="Verdana" w:eastAsia="Times New Roman" w:hAnsi="Verdana" w:cs="Times New Roman"/>
          <w:i/>
          <w:color w:val="808080"/>
          <w:sz w:val="16"/>
          <w:szCs w:val="16"/>
        </w:rPr>
      </w:pPr>
    </w:p>
    <w:p w14:paraId="568AB683" w14:textId="77777777" w:rsidR="00F16951" w:rsidRPr="00F16951" w:rsidRDefault="00F16951" w:rsidP="00F16951">
      <w:pPr>
        <w:spacing w:after="0" w:line="240" w:lineRule="auto"/>
        <w:rPr>
          <w:rFonts w:ascii="Verdana" w:eastAsia="Times New Roman" w:hAnsi="Verdana" w:cs="Times New Roman"/>
          <w:b/>
          <w:sz w:val="16"/>
          <w:szCs w:val="16"/>
        </w:rPr>
      </w:pPr>
      <w:r w:rsidRPr="00F16951">
        <w:rPr>
          <w:rFonts w:ascii="Verdana" w:eastAsia="Times New Roman" w:hAnsi="Verdana" w:cs="Times New Roman"/>
          <w:b/>
          <w:sz w:val="16"/>
          <w:szCs w:val="16"/>
        </w:rPr>
        <w:t xml:space="preserve">Total Estimated Time: </w:t>
      </w:r>
    </w:p>
    <w:p w14:paraId="22889589" w14:textId="77777777" w:rsidR="00454F5A" w:rsidRDefault="00454F5A" w:rsidP="00454F5A">
      <w:pPr>
        <w:rPr>
          <w:rFonts w:ascii="Verdana" w:hAnsi="Verdana"/>
        </w:rPr>
      </w:pPr>
    </w:p>
    <w:p w14:paraId="6CDD695B"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051FB7EE"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00F16951">
        <w:rPr>
          <w:rFonts w:ascii="Verdana" w:hAnsi="Verdana"/>
          <w:color w:val="808080" w:themeColor="background1" w:themeShade="80"/>
        </w:rPr>
        <w:t>Course Content</w:t>
      </w:r>
    </w:p>
    <w:p w14:paraId="2CDFE048"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23ABF430"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16C39A99" w14:textId="77777777" w:rsidR="00454F5A" w:rsidRDefault="00454F5A" w:rsidP="00454F5A">
      <w:pPr>
        <w:rPr>
          <w:rFonts w:ascii="Verdana" w:hAnsi="Verdana"/>
        </w:rPr>
      </w:pPr>
    </w:p>
    <w:p w14:paraId="690EAC28" w14:textId="77777777" w:rsidR="009D5438" w:rsidRDefault="009D5438" w:rsidP="00454F5A">
      <w:pPr>
        <w:spacing w:after="0"/>
        <w:rPr>
          <w:rFonts w:ascii="Verdana" w:hAnsi="Verdana"/>
          <w:color w:val="808080" w:themeColor="background1" w:themeShade="80"/>
        </w:rPr>
      </w:pPr>
    </w:p>
    <w:p w14:paraId="72EF6CCB" w14:textId="77777777" w:rsidR="009D5438" w:rsidRDefault="009D5438" w:rsidP="00454F5A">
      <w:pPr>
        <w:spacing w:after="0"/>
        <w:rPr>
          <w:rFonts w:ascii="Verdana" w:hAnsi="Verdana"/>
          <w:color w:val="808080" w:themeColor="background1" w:themeShade="80"/>
        </w:rPr>
      </w:pPr>
    </w:p>
    <w:p w14:paraId="662DA805"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0093C6D3"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00F16951">
        <w:rPr>
          <w:rFonts w:ascii="Verdana" w:hAnsi="Verdana"/>
          <w:color w:val="808080" w:themeColor="background1" w:themeShade="80"/>
        </w:rPr>
        <w:t>Module 03 Written Assignment - Title</w:t>
      </w:r>
    </w:p>
    <w:p w14:paraId="403F3B8F"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sidR="00F16951">
        <w:rPr>
          <w:rFonts w:ascii="Verdana" w:hAnsi="Verdana"/>
          <w:color w:val="808080" w:themeColor="background1" w:themeShade="80"/>
        </w:rPr>
        <w:t>Drop Box</w:t>
      </w:r>
    </w:p>
    <w:p w14:paraId="54DCAB8D"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30AE13EB" w14:textId="77777777" w:rsidR="00454F5A" w:rsidRDefault="00454F5A" w:rsidP="00454F5A">
      <w:pPr>
        <w:spacing w:after="0"/>
        <w:rPr>
          <w:rFonts w:ascii="Verdana" w:hAnsi="Verdana"/>
          <w:color w:val="808080" w:themeColor="background1" w:themeShade="80"/>
        </w:rPr>
      </w:pPr>
    </w:p>
    <w:p w14:paraId="213EF417" w14:textId="77777777" w:rsidR="00F16951" w:rsidRPr="00A35523" w:rsidRDefault="00F16951" w:rsidP="00F16951">
      <w:pPr>
        <w:pStyle w:val="NormalWeb"/>
        <w:spacing w:before="150" w:beforeAutospacing="0" w:after="150" w:afterAutospacing="0" w:line="270" w:lineRule="atLeast"/>
        <w:ind w:right="150"/>
        <w:rPr>
          <w:rFonts w:ascii="Verdana" w:hAnsi="Verdana" w:cs="Arial"/>
          <w:color w:val="555753"/>
          <w:sz w:val="20"/>
          <w:szCs w:val="20"/>
        </w:rPr>
      </w:pPr>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p>
    <w:p w14:paraId="0726E868" w14:textId="77777777" w:rsidR="00F16951" w:rsidRPr="00A35523" w:rsidRDefault="00F16951" w:rsidP="00F16951">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 xml:space="preserve">Save your assignment as a Microsoft Word document. (Mac users, please remember to append the </w:t>
      </w:r>
      <w:r w:rsidR="00070F8E">
        <w:rPr>
          <w:rFonts w:ascii="Verdana" w:hAnsi="Verdana" w:cs="Arial"/>
          <w:sz w:val="20"/>
          <w:szCs w:val="20"/>
        </w:rPr>
        <w:t>"</w:t>
      </w:r>
      <w:r w:rsidRPr="00A35523">
        <w:rPr>
          <w:rFonts w:ascii="Verdana" w:hAnsi="Verdana" w:cs="Arial"/>
          <w:sz w:val="20"/>
          <w:szCs w:val="20"/>
        </w:rPr>
        <w:t>.docx</w:t>
      </w:r>
      <w:r w:rsidR="00070F8E">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p>
    <w:p w14:paraId="7AAE8D48" w14:textId="77777777" w:rsidR="00F16951" w:rsidRPr="00A35523" w:rsidRDefault="00F16951" w:rsidP="00F16951">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Jstudent_exampleproblem_101504</w:t>
      </w:r>
    </w:p>
    <w:p w14:paraId="156F0981" w14:textId="77777777" w:rsidR="00F16951" w:rsidRPr="00454F5A" w:rsidRDefault="0076178D" w:rsidP="00F16951">
      <w:pPr>
        <w:pStyle w:val="text"/>
        <w:spacing w:before="150" w:beforeAutospacing="0" w:after="150" w:afterAutospacing="0" w:line="270" w:lineRule="atLeast"/>
        <w:ind w:right="150"/>
        <w:rPr>
          <w:rFonts w:ascii="Verdana" w:hAnsi="Verdana" w:cs="Arial"/>
          <w:color w:val="555753"/>
          <w:sz w:val="20"/>
          <w:szCs w:val="20"/>
        </w:rPr>
      </w:pPr>
      <w:hyperlink r:id="rId71" w:tgtFrame="_blank" w:history="1">
        <w:r w:rsidR="00F16951" w:rsidRPr="00A35523">
          <w:rPr>
            <w:rStyle w:val="Hyperlink"/>
            <w:rFonts w:ascii="Verdana" w:hAnsi="Verdana"/>
            <w:sz w:val="20"/>
            <w:szCs w:val="20"/>
          </w:rPr>
          <w:t>Need Help? Click here for complete drop box instructions.</w:t>
        </w:r>
      </w:hyperlink>
    </w:p>
    <w:p w14:paraId="5FCC6790" w14:textId="77777777" w:rsidR="00454F5A" w:rsidRDefault="00454F5A" w:rsidP="00454F5A">
      <w:pPr>
        <w:spacing w:after="0"/>
        <w:rPr>
          <w:rFonts w:ascii="Verdana" w:hAnsi="Verdana"/>
          <w:color w:val="808080" w:themeColor="background1" w:themeShade="80"/>
        </w:rPr>
      </w:pPr>
    </w:p>
    <w:p w14:paraId="3FADE703" w14:textId="77777777" w:rsidR="00454F5A" w:rsidRDefault="00454F5A" w:rsidP="00454F5A">
      <w:pPr>
        <w:spacing w:after="0"/>
        <w:rPr>
          <w:rFonts w:ascii="Verdana" w:hAnsi="Verdana"/>
          <w:color w:val="808080" w:themeColor="background1" w:themeShade="80"/>
        </w:rPr>
      </w:pPr>
    </w:p>
    <w:p w14:paraId="0D8446EB"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##Begin Item##</w:t>
      </w:r>
    </w:p>
    <w:p w14:paraId="26A15D45"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3</w:t>
      </w:r>
      <w:r w:rsidRPr="007C72EB">
        <w:rPr>
          <w:rFonts w:ascii="Verdana" w:hAnsi="Verdana"/>
          <w:color w:val="808080" w:themeColor="background1" w:themeShade="80"/>
        </w:rPr>
        <w:t xml:space="preserve"> Discussion </w:t>
      </w:r>
      <w:r w:rsidR="00070F8E">
        <w:rPr>
          <w:rFonts w:ascii="Verdana" w:hAnsi="Verdana"/>
          <w:color w:val="808080" w:themeColor="background1" w:themeShade="80"/>
        </w:rPr>
        <w:t>-</w:t>
      </w:r>
      <w:r w:rsidRPr="007C72EB">
        <w:rPr>
          <w:rFonts w:ascii="Verdana" w:hAnsi="Verdana"/>
          <w:color w:val="808080" w:themeColor="background1" w:themeShade="80"/>
        </w:rPr>
        <w:t xml:space="preserve"> </w:t>
      </w:r>
      <w:r>
        <w:rPr>
          <w:rFonts w:ascii="Verdana" w:hAnsi="Verdana"/>
          <w:color w:val="808080" w:themeColor="background1" w:themeShade="80"/>
        </w:rPr>
        <w:t>Title Goes Here</w:t>
      </w:r>
    </w:p>
    <w:p w14:paraId="1783E6E0"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Type: forum</w:t>
      </w:r>
    </w:p>
    <w:p w14:paraId="3A3CEBCD"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 xml:space="preserve">##End Item## </w:t>
      </w:r>
    </w:p>
    <w:p w14:paraId="4E2EFBCD" w14:textId="77777777" w:rsidR="00454F5A" w:rsidRPr="00C630B0" w:rsidRDefault="00454F5A" w:rsidP="00454F5A">
      <w:pPr>
        <w:rPr>
          <w:rFonts w:ascii="Verdana" w:hAnsi="Verdana"/>
          <w:sz w:val="20"/>
          <w:szCs w:val="20"/>
        </w:rPr>
      </w:pPr>
    </w:p>
    <w:p w14:paraId="7B7EC9A0" w14:textId="77777777" w:rsidR="00305585" w:rsidRPr="00C630B0" w:rsidRDefault="00305585" w:rsidP="00305585">
      <w:pPr>
        <w:rPr>
          <w:rFonts w:ascii="Verdana" w:hAnsi="Verdana"/>
          <w:sz w:val="20"/>
          <w:szCs w:val="20"/>
        </w:rPr>
      </w:pPr>
      <w:r w:rsidRPr="00305585">
        <w:rPr>
          <w:rStyle w:val="Strong"/>
          <w:highlight w:val="yellow"/>
        </w:rPr>
        <w:t>NOTE:</w:t>
      </w:r>
      <w:r>
        <w:rPr>
          <w:rFonts w:ascii="Verdana" w:hAnsi="Verdana"/>
          <w:sz w:val="20"/>
          <w:szCs w:val="20"/>
        </w:rPr>
        <w:t xml:space="preserve"> The instructional designer must select the correct discussion footer to match the course modality.</w:t>
      </w:r>
    </w:p>
    <w:p w14:paraId="4A09FD61" w14:textId="77777777" w:rsidR="00305585" w:rsidRPr="00305585" w:rsidRDefault="00305585" w:rsidP="00305585">
      <w:pPr>
        <w:pStyle w:val="NormalWeb"/>
        <w:spacing w:before="150" w:after="150" w:line="270" w:lineRule="atLeast"/>
        <w:ind w:left="300" w:right="150"/>
        <w:rPr>
          <w:rStyle w:val="ANGELProductionNote"/>
        </w:rPr>
      </w:pPr>
      <w:r>
        <w:rPr>
          <w:rStyle w:val="ANGELProductionNote"/>
        </w:rPr>
        <w:t>&lt;N</w:t>
      </w:r>
      <w:r w:rsidRPr="00305585">
        <w:rPr>
          <w:rStyle w:val="ANGELProductionNote"/>
        </w:rPr>
        <w:t>ew 5.5 Week discussion footer follows&gt;</w:t>
      </w:r>
    </w:p>
    <w:p w14:paraId="7C4A4E9F" w14:textId="77777777" w:rsidR="00305585" w:rsidRPr="00305585" w:rsidRDefault="00305585" w:rsidP="00305585">
      <w:pPr>
        <w:pStyle w:val="NormalWeb"/>
        <w:spacing w:before="150" w:after="150" w:line="270" w:lineRule="atLeast"/>
        <w:ind w:left="300" w:right="150"/>
        <w:rPr>
          <w:rFonts w:ascii="Verdana" w:hAnsi="Verdana" w:cs="Arial"/>
          <w:sz w:val="20"/>
          <w:szCs w:val="20"/>
        </w:rPr>
      </w:pPr>
      <w:r w:rsidRPr="00305585">
        <w:rPr>
          <w:rFonts w:ascii="Verdana" w:hAnsi="Verdana" w:cs="Arial"/>
          <w:sz w:val="20"/>
          <w:szCs w:val="20"/>
        </w:rPr>
        <w:t xml:space="preserve">Due dates for your initial and response posts can be found by checking the </w:t>
      </w:r>
      <w:r w:rsidRPr="00305585">
        <w:rPr>
          <w:rStyle w:val="ANGELBlue"/>
        </w:rPr>
        <w:t>Course Syllabus</w:t>
      </w:r>
      <w:r w:rsidRPr="00305585">
        <w:rPr>
          <w:rFonts w:ascii="Verdana" w:hAnsi="Verdana" w:cs="Arial"/>
          <w:sz w:val="20"/>
          <w:szCs w:val="20"/>
        </w:rPr>
        <w:t xml:space="preserve"> and </w:t>
      </w:r>
      <w:r w:rsidRPr="00305585">
        <w:rPr>
          <w:rStyle w:val="ANGELBlue"/>
        </w:rPr>
        <w:t>Course Calendar</w:t>
      </w:r>
      <w:r w:rsidRPr="00305585">
        <w:rPr>
          <w:rFonts w:ascii="Verdana" w:hAnsi="Verdana" w:cs="Arial"/>
          <w:sz w:val="20"/>
          <w:szCs w:val="20"/>
        </w:rPr>
        <w:t xml:space="preserve">. </w:t>
      </w:r>
    </w:p>
    <w:p w14:paraId="49B7288A" w14:textId="77777777" w:rsidR="00305585" w:rsidRPr="00305585" w:rsidRDefault="00305585" w:rsidP="00305585">
      <w:pPr>
        <w:pStyle w:val="NormalWeb"/>
        <w:spacing w:before="150" w:beforeAutospacing="0" w:after="150" w:afterAutospacing="0" w:line="270" w:lineRule="atLeast"/>
        <w:ind w:left="300" w:right="150"/>
        <w:rPr>
          <w:rStyle w:val="ANGELLinks"/>
        </w:rPr>
      </w:pPr>
      <w:r w:rsidRPr="00305585">
        <w:rPr>
          <w:rStyle w:val="ANGELLinks"/>
        </w:rPr>
        <w:t>Need Help? Click here for complete discussion forum instructions.</w:t>
      </w:r>
      <w:r w:rsidRPr="00305585">
        <w:rPr>
          <w:rStyle w:val="ANGELLinks"/>
        </w:rPr>
        <w:br w:type="page"/>
      </w:r>
    </w:p>
    <w:p w14:paraId="129B1CDD" w14:textId="77777777" w:rsidR="00305585" w:rsidRDefault="00305585" w:rsidP="00305585">
      <w:pPr>
        <w:pStyle w:val="NormalWeb"/>
        <w:spacing w:before="150" w:beforeAutospacing="0" w:after="150" w:afterAutospacing="0" w:line="270" w:lineRule="atLeast"/>
        <w:ind w:left="300" w:right="150"/>
        <w:rPr>
          <w:rFonts w:ascii="Verdana" w:hAnsi="Verdana" w:cs="Arial"/>
          <w:sz w:val="20"/>
          <w:szCs w:val="20"/>
        </w:rPr>
      </w:pPr>
    </w:p>
    <w:p w14:paraId="63AEFEE2" w14:textId="77777777" w:rsidR="00305585" w:rsidRPr="00305585" w:rsidRDefault="00305585" w:rsidP="00305585">
      <w:pPr>
        <w:pStyle w:val="NormalWeb"/>
        <w:spacing w:before="150" w:beforeAutospacing="0" w:after="150" w:afterAutospacing="0" w:line="270" w:lineRule="atLeast"/>
        <w:ind w:left="300" w:right="150"/>
        <w:rPr>
          <w:rStyle w:val="ANGELProductionNote"/>
        </w:rPr>
      </w:pPr>
      <w:r w:rsidRPr="00305585">
        <w:rPr>
          <w:rStyle w:val="ANGELProductionNote"/>
        </w:rPr>
        <w:t>&lt;11 Week discussion footer follows&gt;</w:t>
      </w:r>
    </w:p>
    <w:p w14:paraId="4B751192" w14:textId="77777777" w:rsidR="00305585" w:rsidRPr="00C630B0" w:rsidRDefault="00305585" w:rsidP="00305585">
      <w:pPr>
        <w:pStyle w:val="NormalWeb"/>
        <w:spacing w:before="150" w:beforeAutospacing="0" w:after="150" w:afterAutospacing="0" w:line="270" w:lineRule="atLeast"/>
        <w:ind w:left="300" w:right="150"/>
        <w:rPr>
          <w:rFonts w:ascii="Verdana" w:hAnsi="Verdana" w:cs="Arial"/>
          <w:color w:val="555753"/>
          <w:sz w:val="20"/>
          <w:szCs w:val="20"/>
        </w:rPr>
      </w:pPr>
      <w:r w:rsidRPr="00C630B0">
        <w:rPr>
          <w:rFonts w:ascii="Verdana" w:hAnsi="Verdana" w:cs="Arial"/>
          <w:sz w:val="20"/>
          <w:szCs w:val="20"/>
        </w:rPr>
        <w:t>Please make your initial post by midweek, and respond to at least one other student</w:t>
      </w:r>
      <w:r>
        <w:rPr>
          <w:rFonts w:ascii="Verdana" w:hAnsi="Verdana" w:cs="Arial"/>
          <w:sz w:val="20"/>
          <w:szCs w:val="20"/>
        </w:rPr>
        <w:t>'</w:t>
      </w:r>
      <w:r w:rsidRPr="00C630B0">
        <w:rPr>
          <w:rFonts w:ascii="Verdana" w:hAnsi="Verdana" w:cs="Arial"/>
          <w:sz w:val="20"/>
          <w:szCs w:val="20"/>
        </w:rPr>
        <w:t>s post by the end of the week. Please check the</w:t>
      </w:r>
      <w:r w:rsidRPr="00C630B0">
        <w:rPr>
          <w:rStyle w:val="apple-converted-space"/>
          <w:rFonts w:ascii="Verdana" w:hAnsi="Verdana" w:cs="Arial"/>
          <w:sz w:val="20"/>
          <w:szCs w:val="20"/>
        </w:rPr>
        <w:t> </w:t>
      </w:r>
      <w:r w:rsidRPr="00C630B0">
        <w:rPr>
          <w:rStyle w:val="angel"/>
          <w:rFonts w:ascii="Verdana" w:hAnsi="Verdana"/>
          <w:b/>
          <w:bCs/>
          <w:color w:val="C78718"/>
          <w:sz w:val="20"/>
          <w:szCs w:val="20"/>
        </w:rPr>
        <w:t>Course Calendar</w:t>
      </w:r>
      <w:r w:rsidRPr="00C630B0">
        <w:rPr>
          <w:rStyle w:val="apple-converted-space"/>
          <w:rFonts w:ascii="Verdana" w:hAnsi="Verdana" w:cs="Arial"/>
          <w:b/>
          <w:bCs/>
          <w:color w:val="C78718"/>
          <w:sz w:val="20"/>
          <w:szCs w:val="20"/>
        </w:rPr>
        <w:t> </w:t>
      </w:r>
      <w:r w:rsidRPr="00C630B0">
        <w:rPr>
          <w:rFonts w:ascii="Verdana" w:hAnsi="Verdana" w:cs="Arial"/>
          <w:sz w:val="20"/>
          <w:szCs w:val="20"/>
        </w:rPr>
        <w:t>for specific due dates.</w:t>
      </w:r>
    </w:p>
    <w:p w14:paraId="652FF656" w14:textId="77777777" w:rsidR="00305585" w:rsidRPr="00C630B0" w:rsidRDefault="0076178D" w:rsidP="00305585">
      <w:pPr>
        <w:pStyle w:val="text"/>
        <w:spacing w:before="150" w:beforeAutospacing="0" w:after="150" w:afterAutospacing="0" w:line="270" w:lineRule="atLeast"/>
        <w:ind w:left="300" w:right="150"/>
        <w:rPr>
          <w:rFonts w:ascii="Verdana" w:hAnsi="Verdana" w:cs="Arial"/>
          <w:color w:val="555753"/>
          <w:sz w:val="20"/>
          <w:szCs w:val="20"/>
        </w:rPr>
      </w:pPr>
      <w:hyperlink r:id="rId72" w:tgtFrame="_blank" w:history="1">
        <w:r w:rsidR="00305585" w:rsidRPr="00C630B0">
          <w:rPr>
            <w:rStyle w:val="Hyperlink"/>
            <w:rFonts w:ascii="Verdana" w:hAnsi="Verdana"/>
            <w:sz w:val="20"/>
            <w:szCs w:val="20"/>
          </w:rPr>
          <w:t>Need Help? Click here for complete discussion forum instructions.</w:t>
        </w:r>
      </w:hyperlink>
    </w:p>
    <w:p w14:paraId="7C0A3B72" w14:textId="77777777" w:rsidR="009D5438" w:rsidRDefault="009D5438" w:rsidP="00454F5A">
      <w:pPr>
        <w:spacing w:after="0"/>
        <w:rPr>
          <w:rFonts w:ascii="Verdana" w:hAnsi="Verdana"/>
          <w:color w:val="808080" w:themeColor="background1" w:themeShade="80"/>
        </w:rPr>
      </w:pPr>
    </w:p>
    <w:p w14:paraId="2F978E6F" w14:textId="77777777" w:rsidR="009D5438" w:rsidRDefault="009D5438" w:rsidP="00454F5A">
      <w:pPr>
        <w:spacing w:after="0"/>
        <w:rPr>
          <w:rFonts w:ascii="Verdana" w:hAnsi="Verdana"/>
          <w:color w:val="808080" w:themeColor="background1" w:themeShade="80"/>
        </w:rPr>
      </w:pPr>
    </w:p>
    <w:p w14:paraId="64400247" w14:textId="77777777" w:rsidR="009D5438" w:rsidRDefault="009D5438" w:rsidP="00454F5A">
      <w:pPr>
        <w:spacing w:after="0"/>
        <w:rPr>
          <w:rFonts w:ascii="Verdana" w:hAnsi="Verdana"/>
          <w:color w:val="808080" w:themeColor="background1" w:themeShade="80"/>
        </w:rPr>
      </w:pPr>
    </w:p>
    <w:p w14:paraId="06A4425A"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66922107"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3</w:t>
      </w:r>
      <w:r w:rsidRPr="007C72EB">
        <w:rPr>
          <w:rFonts w:ascii="Verdana" w:hAnsi="Verdana"/>
          <w:color w:val="808080" w:themeColor="background1" w:themeShade="80"/>
        </w:rPr>
        <w:t xml:space="preserve"> </w:t>
      </w:r>
      <w:r w:rsidR="00F16951">
        <w:rPr>
          <w:rFonts w:ascii="Verdana" w:hAnsi="Verdana"/>
          <w:color w:val="808080" w:themeColor="background1" w:themeShade="80"/>
        </w:rPr>
        <w:t>Quiz</w:t>
      </w:r>
    </w:p>
    <w:p w14:paraId="0F09FB70" w14:textId="77777777" w:rsidR="00454F5A" w:rsidRPr="00240BC6" w:rsidRDefault="00F16951" w:rsidP="00454F5A">
      <w:pPr>
        <w:spacing w:after="0"/>
        <w:rPr>
          <w:rFonts w:ascii="Verdana" w:hAnsi="Verdana"/>
          <w:color w:val="808080" w:themeColor="background1" w:themeShade="80"/>
        </w:rPr>
      </w:pPr>
      <w:r>
        <w:rPr>
          <w:rFonts w:ascii="Verdana" w:hAnsi="Verdana"/>
          <w:color w:val="808080" w:themeColor="background1" w:themeShade="80"/>
        </w:rPr>
        <w:t>Type: Quiz</w:t>
      </w:r>
    </w:p>
    <w:p w14:paraId="0CFFAEC3"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47E035B9" w14:textId="77777777" w:rsidR="00454F5A" w:rsidRDefault="00454F5A" w:rsidP="00454F5A">
      <w:pPr>
        <w:rPr>
          <w:rFonts w:ascii="Verdana" w:hAnsi="Verdana"/>
        </w:rPr>
      </w:pPr>
    </w:p>
    <w:p w14:paraId="7F79CD99" w14:textId="77777777" w:rsidR="00C12AF1" w:rsidRPr="00E21130" w:rsidRDefault="00C12AF1" w:rsidP="00C12AF1">
      <w:pPr>
        <w:rPr>
          <w:rStyle w:val="ANGELBodytext"/>
        </w:rPr>
      </w:pPr>
      <w:r w:rsidRPr="00E21130">
        <w:rPr>
          <w:rStyle w:val="ANGELBodytext"/>
        </w:rPr>
        <w:t>This exam contains both multiple choice and true/false type questions. This is a timed exam, and is set for xx minutes. You only have one opportunity to complete this exam, and you will be warned 2 minutes before time expires.</w:t>
      </w:r>
    </w:p>
    <w:p w14:paraId="7ED16D26" w14:textId="77777777" w:rsidR="00C12AF1" w:rsidRPr="00E21130" w:rsidRDefault="00C12AF1" w:rsidP="00D21C9D">
      <w:pPr>
        <w:rPr>
          <w:rStyle w:val="ANGELProductionNote"/>
        </w:rPr>
      </w:pPr>
      <w:r w:rsidRPr="00E21130">
        <w:rPr>
          <w:rStyle w:val="ANGELProductionNote"/>
        </w:rPr>
        <w:t>&lt;important&gt;</w:t>
      </w:r>
      <w:r w:rsidRPr="00E21130">
        <w:t xml:space="preserve"> By starting this exam you agree to abide by the Academic Misconduct Policy set forth in the course syllabus. You acknowledge that your failure to do so could result in being expelled from the course.</w:t>
      </w:r>
    </w:p>
    <w:p w14:paraId="435553B3" w14:textId="77777777" w:rsidR="00C12AF1" w:rsidRPr="00E21130" w:rsidRDefault="00C12AF1" w:rsidP="00C12AF1">
      <w:pPr>
        <w:ind w:right="-360"/>
        <w:rPr>
          <w:b/>
          <w:bCs/>
          <w:color w:val="FF0000"/>
        </w:rPr>
      </w:pPr>
      <w:r w:rsidRPr="00E21130">
        <w:rPr>
          <w:rStyle w:val="ANGELProductionNote"/>
        </w:rPr>
        <w:t>&lt;Use quiz questions from Module_01_quiz.rsp in exams folder&gt;</w:t>
      </w:r>
    </w:p>
    <w:p w14:paraId="3B78CE79" w14:textId="77777777" w:rsidR="00C12AF1" w:rsidRPr="00E21130" w:rsidRDefault="00C12AF1" w:rsidP="00C12AF1">
      <w:pPr>
        <w:rPr>
          <w:rStyle w:val="ANGELProductionNote"/>
        </w:rPr>
      </w:pPr>
      <w:r w:rsidRPr="00E21130">
        <w:rPr>
          <w:rStyle w:val="ANGELProductionNote"/>
        </w:rPr>
        <w:t>&lt;Apply the following exam settings:</w:t>
      </w:r>
    </w:p>
    <w:p w14:paraId="2495C6A2"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Browser Security should be set to Medium</w:t>
      </w:r>
    </w:p>
    <w:p w14:paraId="20F2040E"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Randomize the order in which questions are delivered</w:t>
      </w:r>
    </w:p>
    <w:p w14:paraId="7F924055"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Randomize the order of each question</w:t>
      </w:r>
      <w:r w:rsidR="00070F8E">
        <w:rPr>
          <w:rStyle w:val="ANGELProductionNote"/>
        </w:rPr>
        <w:t>'</w:t>
      </w:r>
      <w:r w:rsidRPr="00E21130">
        <w:rPr>
          <w:rStyle w:val="ANGELProductionNote"/>
        </w:rPr>
        <w:t>s answer options</w:t>
      </w:r>
    </w:p>
    <w:p w14:paraId="28BB0660"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Set Attempts Allowed to 1</w:t>
      </w:r>
    </w:p>
    <w:p w14:paraId="29F05057"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Set Calculation Type to Maximum Score</w:t>
      </w:r>
    </w:p>
    <w:p w14:paraId="0346EDAE"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Time limit should be set to xx minutes</w:t>
      </w:r>
    </w:p>
    <w:p w14:paraId="5318D80B"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Warn 2 minutes before time expires</w:t>
      </w:r>
    </w:p>
    <w:p w14:paraId="7B2501CD"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Check the box to automatically submit assessment when time expires</w:t>
      </w:r>
    </w:p>
    <w:p w14:paraId="55C30437" w14:textId="77777777" w:rsidR="00C12AF1" w:rsidRPr="001842D1" w:rsidRDefault="00C12AF1" w:rsidP="00C12AF1">
      <w:pPr>
        <w:numPr>
          <w:ilvl w:val="0"/>
          <w:numId w:val="27"/>
        </w:numPr>
        <w:spacing w:after="0" w:line="240" w:lineRule="auto"/>
        <w:rPr>
          <w:rStyle w:val="ANGELProductionNote"/>
        </w:rPr>
      </w:pPr>
      <w:r w:rsidRPr="001842D1">
        <w:rPr>
          <w:rStyle w:val="ANGELProductionNote"/>
        </w:rPr>
        <w:t>In Test Results and Feedback Area, check box the submitted option</w:t>
      </w:r>
    </w:p>
    <w:p w14:paraId="35859DCE" w14:textId="77777777" w:rsidR="00C12AF1" w:rsidRPr="00E21130" w:rsidRDefault="00C12AF1" w:rsidP="00C12AF1">
      <w:pPr>
        <w:numPr>
          <w:ilvl w:val="0"/>
          <w:numId w:val="27"/>
        </w:numPr>
        <w:spacing w:after="0" w:line="240" w:lineRule="auto"/>
        <w:rPr>
          <w:rStyle w:val="ANGELBodytext"/>
        </w:rPr>
      </w:pPr>
      <w:r w:rsidRPr="00E21130">
        <w:rPr>
          <w:rStyle w:val="ANGELProductionNote"/>
        </w:rPr>
        <w:t xml:space="preserve">Under Question Set Click </w:t>
      </w:r>
      <w:r w:rsidR="00070F8E">
        <w:rPr>
          <w:rStyle w:val="ANGELProductionNote"/>
        </w:rPr>
        <w:t>"</w:t>
      </w:r>
      <w:r w:rsidRPr="00E21130">
        <w:rPr>
          <w:rStyle w:val="ANGELProductionNote"/>
        </w:rPr>
        <w:t>Configure</w:t>
      </w:r>
      <w:r w:rsidR="00070F8E">
        <w:rPr>
          <w:rStyle w:val="ANGELProductionNote"/>
        </w:rPr>
        <w:t>"</w:t>
      </w:r>
      <w:r w:rsidRPr="00E21130">
        <w:rPr>
          <w:rStyle w:val="ANGELProductionNote"/>
        </w:rPr>
        <w:t xml:space="preserve"> and place a check next to </w:t>
      </w:r>
      <w:r w:rsidR="00070F8E">
        <w:rPr>
          <w:rStyle w:val="ANGELProductionNote"/>
        </w:rPr>
        <w:t>"</w:t>
      </w:r>
      <w:r w:rsidRPr="00E21130">
        <w:rPr>
          <w:rStyle w:val="ANGELProductionNote"/>
        </w:rPr>
        <w:t>Use Assessment Settings</w:t>
      </w:r>
      <w:r w:rsidR="00070F8E">
        <w:rPr>
          <w:rStyle w:val="ANGELProductionNote"/>
        </w:rPr>
        <w:t>"</w:t>
      </w:r>
      <w:r w:rsidRPr="00E21130">
        <w:rPr>
          <w:rStyle w:val="ANGELProductionNote"/>
        </w:rPr>
        <w:t xml:space="preserve"> on the Interaction Tab.&gt;</w:t>
      </w:r>
    </w:p>
    <w:p w14:paraId="6203A9EC" w14:textId="77777777" w:rsidR="00C12AF1" w:rsidRPr="00E21130" w:rsidRDefault="00C12AF1" w:rsidP="00C12AF1">
      <w:pPr>
        <w:spacing w:before="100" w:beforeAutospacing="1" w:after="100" w:afterAutospacing="1"/>
        <w:rPr>
          <w:rStyle w:val="ANGELLinks"/>
        </w:rPr>
      </w:pPr>
      <w:r w:rsidRPr="00E21130">
        <w:rPr>
          <w:rStyle w:val="ANGELLinks"/>
        </w:rPr>
        <w:t>Need Help? Click here for complete Exam instructions.</w:t>
      </w:r>
    </w:p>
    <w:p w14:paraId="419AA484" w14:textId="77777777" w:rsidR="00F16951" w:rsidRDefault="00F16951" w:rsidP="00454F5A">
      <w:pPr>
        <w:rPr>
          <w:rFonts w:ascii="Verdana" w:hAnsi="Verdana"/>
        </w:rPr>
      </w:pPr>
    </w:p>
    <w:p w14:paraId="64A6375D" w14:textId="77777777" w:rsidR="00F16951" w:rsidRDefault="00F16951" w:rsidP="00454F5A">
      <w:pPr>
        <w:rPr>
          <w:rFonts w:ascii="Verdana" w:hAnsi="Verdana"/>
        </w:rPr>
      </w:pPr>
    </w:p>
    <w:p w14:paraId="57A6DBB3" w14:textId="77777777" w:rsidR="00F16951" w:rsidRPr="00240BC6" w:rsidRDefault="00F16951" w:rsidP="00F16951">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374757F7" w14:textId="77777777" w:rsidR="00F16951" w:rsidRPr="00240BC6" w:rsidRDefault="00F16951" w:rsidP="00F16951">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Pr>
          <w:rFonts w:ascii="Verdana" w:hAnsi="Verdana"/>
          <w:color w:val="808080" w:themeColor="background1" w:themeShade="80"/>
        </w:rPr>
        <w:t>Module 03 Live Classroom</w:t>
      </w:r>
    </w:p>
    <w:p w14:paraId="470674D3" w14:textId="77777777" w:rsidR="00F16951" w:rsidRPr="00240BC6" w:rsidRDefault="00F16951" w:rsidP="00F16951">
      <w:pPr>
        <w:spacing w:after="0"/>
        <w:rPr>
          <w:rFonts w:ascii="Verdana" w:hAnsi="Verdana"/>
          <w:color w:val="808080" w:themeColor="background1" w:themeShade="80"/>
        </w:rPr>
      </w:pPr>
      <w:r>
        <w:rPr>
          <w:rFonts w:ascii="Verdana" w:hAnsi="Verdana"/>
          <w:color w:val="808080" w:themeColor="background1" w:themeShade="80"/>
        </w:rPr>
        <w:t xml:space="preserve">Type: </w:t>
      </w:r>
      <w:r w:rsidR="00C12AF1">
        <w:rPr>
          <w:rFonts w:ascii="Verdana" w:hAnsi="Verdana"/>
          <w:color w:val="808080" w:themeColor="background1" w:themeShade="80"/>
        </w:rPr>
        <w:t>page</w:t>
      </w:r>
    </w:p>
    <w:p w14:paraId="5DBC912D" w14:textId="77777777" w:rsidR="00F16951" w:rsidRPr="00240BC6" w:rsidRDefault="00F16951" w:rsidP="00F16951">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261A52FA" w14:textId="77777777" w:rsidR="00F16951" w:rsidRDefault="00F16951" w:rsidP="00454F5A">
      <w:pPr>
        <w:rPr>
          <w:rFonts w:ascii="Verdana" w:hAnsi="Verdana"/>
        </w:rPr>
      </w:pPr>
    </w:p>
    <w:p w14:paraId="5AEDFC50" w14:textId="77777777" w:rsidR="00F16951" w:rsidRPr="00E21130" w:rsidRDefault="00F16951" w:rsidP="00F16951">
      <w:pPr>
        <w:spacing w:before="100" w:beforeAutospacing="1" w:after="100" w:afterAutospacing="1"/>
        <w:rPr>
          <w:rStyle w:val="ANGELBodytext"/>
          <w:szCs w:val="20"/>
        </w:rPr>
      </w:pPr>
      <w:r w:rsidRPr="00E21130">
        <w:rPr>
          <w:rFonts w:cs="Arial"/>
          <w:b/>
          <w:bCs/>
          <w:color w:val="FF0000"/>
          <w:szCs w:val="20"/>
          <w:shd w:val="clear" w:color="auto" w:fill="FFFFFF"/>
        </w:rPr>
        <w:t>&lt;</w:t>
      </w:r>
      <w:r>
        <w:rPr>
          <w:rFonts w:cs="Arial"/>
          <w:b/>
          <w:bCs/>
          <w:color w:val="FF0000"/>
          <w:szCs w:val="20"/>
          <w:shd w:val="clear" w:color="auto" w:fill="FFFFFF"/>
        </w:rPr>
        <w:t xml:space="preserve">Insert live classroom exam from course: </w:t>
      </w:r>
      <w:r w:rsidR="00070F8E">
        <w:rPr>
          <w:rFonts w:cs="Arial"/>
          <w:b/>
          <w:bCs/>
          <w:color w:val="FF0000"/>
          <w:szCs w:val="20"/>
          <w:shd w:val="clear" w:color="auto" w:fill="FFFFFF"/>
        </w:rPr>
        <w:t>"</w:t>
      </w:r>
      <w:r>
        <w:rPr>
          <w:rFonts w:cs="Arial"/>
          <w:b/>
          <w:bCs/>
          <w:color w:val="FF0000"/>
          <w:szCs w:val="20"/>
          <w:shd w:val="clear" w:color="auto" w:fill="FFFFFF"/>
        </w:rPr>
        <w:t>Demo - Course Template Files</w:t>
      </w:r>
      <w:r w:rsidR="00070F8E">
        <w:rPr>
          <w:rFonts w:cs="Arial"/>
          <w:b/>
          <w:bCs/>
          <w:color w:val="FF0000"/>
          <w:szCs w:val="20"/>
          <w:shd w:val="clear" w:color="auto" w:fill="FFFFFF"/>
        </w:rPr>
        <w:t>"</w:t>
      </w:r>
      <w:r>
        <w:rPr>
          <w:rFonts w:cs="Arial"/>
          <w:b/>
          <w:bCs/>
          <w:color w:val="FF0000"/>
          <w:szCs w:val="20"/>
          <w:shd w:val="clear" w:color="auto" w:fill="FFFFFF"/>
        </w:rPr>
        <w:t xml:space="preserve"> Tie to gradebook at XX points.&gt;</w:t>
      </w:r>
    </w:p>
    <w:p w14:paraId="76F56B71" w14:textId="77777777" w:rsidR="00F16951" w:rsidRDefault="00F16951" w:rsidP="00454F5A">
      <w:pPr>
        <w:rPr>
          <w:rFonts w:ascii="Verdana" w:hAnsi="Verdana"/>
        </w:rPr>
      </w:pPr>
    </w:p>
    <w:p w14:paraId="4027BAD9" w14:textId="77777777" w:rsidR="00454F5A" w:rsidRPr="004E4D10" w:rsidRDefault="00454F5A" w:rsidP="00454F5A">
      <w:pPr>
        <w:rPr>
          <w:rFonts w:ascii="Verdana" w:hAnsi="Verdana"/>
        </w:rPr>
      </w:pPr>
    </w:p>
    <w:p w14:paraId="4F37E6C8" w14:textId="77777777" w:rsidR="00454F5A" w:rsidRDefault="00454F5A" w:rsidP="00454F5A">
      <w:pPr>
        <w:spacing w:after="0"/>
        <w:rPr>
          <w:rFonts w:ascii="Verdana" w:hAnsi="Verdana"/>
          <w:color w:val="808080" w:themeColor="background1" w:themeShade="80"/>
        </w:rPr>
      </w:pPr>
      <w:r>
        <w:rPr>
          <w:rFonts w:ascii="Verdana" w:hAnsi="Verdana"/>
          <w:color w:val="808080" w:themeColor="background1" w:themeShade="80"/>
        </w:rPr>
        <w:t>#####End Topic#####</w:t>
      </w:r>
    </w:p>
    <w:p w14:paraId="2E9D593B" w14:textId="77777777" w:rsidR="00454F5A" w:rsidRDefault="00454F5A" w:rsidP="00454F5A">
      <w:pPr>
        <w:spacing w:after="0"/>
        <w:rPr>
          <w:rFonts w:ascii="Verdana" w:hAnsi="Verdana"/>
          <w:color w:val="808080" w:themeColor="background1" w:themeShade="80"/>
        </w:rPr>
      </w:pPr>
    </w:p>
    <w:p w14:paraId="6574E65A" w14:textId="77777777" w:rsidR="00454F5A" w:rsidRDefault="00454F5A" w:rsidP="0099609D">
      <w:pPr>
        <w:spacing w:after="0"/>
        <w:rPr>
          <w:rFonts w:ascii="Verdana" w:hAnsi="Verdana"/>
          <w:color w:val="808080" w:themeColor="background1" w:themeShade="80"/>
        </w:rPr>
      </w:pPr>
    </w:p>
    <w:p w14:paraId="50B5F432" w14:textId="77777777" w:rsidR="009D5438" w:rsidRDefault="009D5438" w:rsidP="00454F5A">
      <w:pPr>
        <w:spacing w:after="0"/>
        <w:rPr>
          <w:rFonts w:ascii="Verdana" w:hAnsi="Verdana"/>
          <w:color w:val="808080" w:themeColor="background1" w:themeShade="80"/>
        </w:rPr>
      </w:pPr>
    </w:p>
    <w:p w14:paraId="6F65F269" w14:textId="77777777" w:rsidR="009D5438" w:rsidRDefault="009D5438" w:rsidP="00454F5A">
      <w:pPr>
        <w:spacing w:after="0"/>
        <w:rPr>
          <w:rFonts w:ascii="Verdana" w:hAnsi="Verdana"/>
          <w:color w:val="808080" w:themeColor="background1" w:themeShade="80"/>
        </w:rPr>
      </w:pPr>
    </w:p>
    <w:p w14:paraId="35119497" w14:textId="77777777" w:rsidR="009D5438" w:rsidRDefault="009D5438" w:rsidP="00454F5A">
      <w:pPr>
        <w:spacing w:after="0"/>
        <w:rPr>
          <w:rFonts w:ascii="Verdana" w:hAnsi="Verdana"/>
          <w:color w:val="808080" w:themeColor="background1" w:themeShade="80"/>
        </w:rPr>
      </w:pPr>
    </w:p>
    <w:p w14:paraId="7E7E34CD" w14:textId="77777777" w:rsidR="009D5438" w:rsidRDefault="009D5438" w:rsidP="00454F5A">
      <w:pPr>
        <w:spacing w:after="0"/>
        <w:rPr>
          <w:rFonts w:ascii="Verdana" w:hAnsi="Verdana"/>
          <w:color w:val="808080" w:themeColor="background1" w:themeShade="80"/>
        </w:rPr>
      </w:pPr>
    </w:p>
    <w:p w14:paraId="4ABC9568" w14:textId="77777777" w:rsidR="009D5438" w:rsidRDefault="009D5438" w:rsidP="00454F5A">
      <w:pPr>
        <w:spacing w:after="0"/>
        <w:rPr>
          <w:rFonts w:ascii="Verdana" w:hAnsi="Verdana"/>
          <w:color w:val="808080" w:themeColor="background1" w:themeShade="80"/>
        </w:rPr>
      </w:pPr>
    </w:p>
    <w:p w14:paraId="3FBC9737" w14:textId="77777777" w:rsidR="009D5438" w:rsidRDefault="009D5438" w:rsidP="00454F5A">
      <w:pPr>
        <w:spacing w:after="0"/>
        <w:rPr>
          <w:rFonts w:ascii="Verdana" w:hAnsi="Verdana"/>
          <w:color w:val="808080" w:themeColor="background1" w:themeShade="80"/>
        </w:rPr>
      </w:pPr>
    </w:p>
    <w:p w14:paraId="4101EA0E" w14:textId="77777777" w:rsidR="009D5438" w:rsidRDefault="009D5438" w:rsidP="00454F5A">
      <w:pPr>
        <w:spacing w:after="0"/>
        <w:rPr>
          <w:rFonts w:ascii="Verdana" w:hAnsi="Verdana"/>
          <w:color w:val="808080" w:themeColor="background1" w:themeShade="80"/>
        </w:rPr>
      </w:pPr>
    </w:p>
    <w:p w14:paraId="017CE319" w14:textId="77777777" w:rsidR="009D5438" w:rsidRDefault="009D5438" w:rsidP="00454F5A">
      <w:pPr>
        <w:spacing w:after="0"/>
        <w:rPr>
          <w:rFonts w:ascii="Verdana" w:hAnsi="Verdana"/>
          <w:color w:val="808080" w:themeColor="background1" w:themeShade="80"/>
        </w:rPr>
      </w:pPr>
    </w:p>
    <w:p w14:paraId="2F20D88D" w14:textId="77777777" w:rsidR="009D5438" w:rsidRDefault="009D5438" w:rsidP="00454F5A">
      <w:pPr>
        <w:spacing w:after="0"/>
        <w:rPr>
          <w:rFonts w:ascii="Verdana" w:hAnsi="Verdana"/>
          <w:color w:val="808080" w:themeColor="background1" w:themeShade="80"/>
        </w:rPr>
      </w:pPr>
    </w:p>
    <w:p w14:paraId="1A2061FB" w14:textId="77777777" w:rsidR="00F16951" w:rsidRDefault="00F16951">
      <w:pPr>
        <w:rPr>
          <w:rFonts w:ascii="Verdana" w:hAnsi="Verdana"/>
          <w:color w:val="808080" w:themeColor="background1" w:themeShade="80"/>
        </w:rPr>
      </w:pPr>
      <w:r>
        <w:rPr>
          <w:rFonts w:ascii="Verdana" w:hAnsi="Verdana"/>
          <w:color w:val="808080" w:themeColor="background1" w:themeShade="80"/>
        </w:rPr>
        <w:br w:type="page"/>
      </w:r>
    </w:p>
    <w:p w14:paraId="675BA778"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Topic#####</w:t>
      </w:r>
    </w:p>
    <w:p w14:paraId="4234A184" w14:textId="77777777" w:rsidR="00454F5A"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Name: </w:t>
      </w:r>
      <w:r>
        <w:rPr>
          <w:rFonts w:ascii="Verdana" w:hAnsi="Verdana"/>
          <w:color w:val="808080" w:themeColor="background1" w:themeShade="80"/>
        </w:rPr>
        <w:t xml:space="preserve">Module 04 </w:t>
      </w:r>
      <w:r w:rsidR="00070F8E">
        <w:rPr>
          <w:rFonts w:ascii="Verdana" w:hAnsi="Verdana"/>
          <w:color w:val="808080" w:themeColor="background1" w:themeShade="80"/>
        </w:rPr>
        <w:t>-</w:t>
      </w:r>
      <w:r>
        <w:rPr>
          <w:rFonts w:ascii="Verdana" w:hAnsi="Verdana"/>
          <w:color w:val="808080" w:themeColor="background1" w:themeShade="80"/>
        </w:rPr>
        <w:t xml:space="preserve"> Title Goes Here</w:t>
      </w:r>
    </w:p>
    <w:p w14:paraId="78250AEF" w14:textId="77777777" w:rsidR="00454F5A" w:rsidRDefault="00454F5A" w:rsidP="00454F5A">
      <w:pPr>
        <w:spacing w:after="0"/>
        <w:rPr>
          <w:rFonts w:ascii="Verdana" w:hAnsi="Verdana"/>
          <w:color w:val="808080" w:themeColor="background1" w:themeShade="80"/>
        </w:rPr>
      </w:pPr>
    </w:p>
    <w:p w14:paraId="402165B1" w14:textId="77777777" w:rsidR="00454F5A" w:rsidRDefault="00454F5A" w:rsidP="00454F5A">
      <w:pPr>
        <w:spacing w:after="0"/>
        <w:rPr>
          <w:rFonts w:ascii="Verdana" w:hAnsi="Verdana"/>
          <w:color w:val="808080" w:themeColor="background1" w:themeShade="80"/>
        </w:rPr>
      </w:pPr>
    </w:p>
    <w:p w14:paraId="5C46FC4F"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2A4A47B4"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Objectives</w:t>
      </w:r>
    </w:p>
    <w:p w14:paraId="7EAD9888"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Type: page</w:t>
      </w:r>
    </w:p>
    <w:p w14:paraId="64C198EF"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7214E8A8" w14:textId="77777777" w:rsidR="00454F5A" w:rsidRDefault="00454F5A" w:rsidP="00454F5A">
      <w:pPr>
        <w:rPr>
          <w:rFonts w:ascii="Verdana" w:hAnsi="Verdana"/>
        </w:rPr>
      </w:pPr>
    </w:p>
    <w:p w14:paraId="272E5B16" w14:textId="77777777" w:rsidR="00F16951" w:rsidRPr="00F16951" w:rsidRDefault="00F16951" w:rsidP="00F16951">
      <w:pPr>
        <w:spacing w:after="0" w:line="240" w:lineRule="auto"/>
        <w:rPr>
          <w:rFonts w:ascii="Verdana" w:eastAsia="Times New Roman" w:hAnsi="Verdana" w:cs="Times New Roman"/>
          <w:b/>
          <w:bCs/>
          <w:color w:val="FF6600"/>
          <w:szCs w:val="24"/>
        </w:rPr>
      </w:pPr>
      <w:r w:rsidRPr="00F16951">
        <w:rPr>
          <w:rFonts w:ascii="Verdana" w:eastAsia="Times New Roman" w:hAnsi="Verdana" w:cs="Times New Roman"/>
          <w:b/>
          <w:bCs/>
          <w:color w:val="FF6600"/>
          <w:szCs w:val="24"/>
        </w:rPr>
        <w:t>Objectives</w:t>
      </w:r>
    </w:p>
    <w:p w14:paraId="38691DC1" w14:textId="77777777" w:rsidR="00F16951" w:rsidRPr="00F16951" w:rsidRDefault="00F16951" w:rsidP="00F16951">
      <w:pPr>
        <w:spacing w:after="0" w:line="240" w:lineRule="auto"/>
        <w:rPr>
          <w:rFonts w:ascii="Verdana" w:eastAsia="Times New Roman" w:hAnsi="Verdana" w:cs="Times New Roman"/>
          <w:sz w:val="20"/>
          <w:szCs w:val="24"/>
        </w:rPr>
      </w:pPr>
    </w:p>
    <w:p w14:paraId="33A748E2" w14:textId="77777777" w:rsidR="00F16951" w:rsidRPr="00F16951" w:rsidRDefault="00F16951" w:rsidP="00F16951">
      <w:pPr>
        <w:spacing w:after="0" w:line="240" w:lineRule="auto"/>
        <w:rPr>
          <w:rFonts w:ascii="Verdana" w:eastAsia="Times New Roman" w:hAnsi="Verdana" w:cs="Times New Roman"/>
          <w:sz w:val="20"/>
          <w:szCs w:val="24"/>
        </w:rPr>
      </w:pPr>
      <w:r w:rsidRPr="00F16951">
        <w:rPr>
          <w:rFonts w:ascii="Verdana" w:eastAsia="Times New Roman" w:hAnsi="Verdana" w:cs="Times New Roman"/>
          <w:sz w:val="20"/>
          <w:szCs w:val="24"/>
        </w:rPr>
        <w:t>By the end of this module you should be able to:</w:t>
      </w:r>
    </w:p>
    <w:p w14:paraId="33A3E2CA" w14:textId="77777777" w:rsidR="00F16951" w:rsidRPr="00F16951" w:rsidRDefault="00F16951" w:rsidP="00F16951">
      <w:pPr>
        <w:spacing w:after="0" w:line="240" w:lineRule="auto"/>
        <w:rPr>
          <w:rFonts w:ascii="Verdana" w:eastAsia="Times New Roman" w:hAnsi="Verdana" w:cs="Times New Roman"/>
          <w:sz w:val="20"/>
          <w:szCs w:val="24"/>
        </w:rPr>
      </w:pPr>
    </w:p>
    <w:p w14:paraId="31402D4F" w14:textId="77777777" w:rsidR="00F16951" w:rsidRPr="00F16951" w:rsidRDefault="00F16951" w:rsidP="00F16951">
      <w:pPr>
        <w:numPr>
          <w:ilvl w:val="0"/>
          <w:numId w:val="15"/>
        </w:numPr>
        <w:spacing w:after="0" w:line="240" w:lineRule="auto"/>
        <w:contextualSpacing/>
        <w:rPr>
          <w:rFonts w:ascii="Verdana" w:eastAsia="Times New Roman" w:hAnsi="Verdana" w:cs="Times New Roman"/>
          <w:sz w:val="20"/>
          <w:szCs w:val="24"/>
        </w:rPr>
      </w:pPr>
      <w:r w:rsidRPr="00F16951">
        <w:rPr>
          <w:rFonts w:ascii="Verdana" w:eastAsia="Times New Roman" w:hAnsi="Verdana" w:cs="Times New Roman"/>
          <w:sz w:val="20"/>
          <w:szCs w:val="24"/>
        </w:rPr>
        <w:t xml:space="preserve">Objective 1. </w:t>
      </w:r>
    </w:p>
    <w:p w14:paraId="061705F2" w14:textId="77777777" w:rsidR="00F16951" w:rsidRDefault="00F16951" w:rsidP="00F16951">
      <w:pPr>
        <w:numPr>
          <w:ilvl w:val="0"/>
          <w:numId w:val="15"/>
        </w:numPr>
        <w:spacing w:after="0" w:line="240" w:lineRule="auto"/>
        <w:contextualSpacing/>
        <w:rPr>
          <w:rFonts w:ascii="Verdana" w:eastAsia="Times New Roman" w:hAnsi="Verdana" w:cs="Times New Roman"/>
          <w:sz w:val="20"/>
          <w:szCs w:val="24"/>
        </w:rPr>
      </w:pPr>
      <w:r w:rsidRPr="00F16951">
        <w:rPr>
          <w:rFonts w:ascii="Verdana" w:eastAsia="Times New Roman" w:hAnsi="Verdana" w:cs="Times New Roman"/>
          <w:sz w:val="20"/>
          <w:szCs w:val="24"/>
        </w:rPr>
        <w:t xml:space="preserve">Objective 2. </w:t>
      </w:r>
    </w:p>
    <w:p w14:paraId="3C4BCB03" w14:textId="77777777" w:rsidR="00454F5A" w:rsidRPr="00F16951" w:rsidRDefault="00F16951" w:rsidP="00F16951">
      <w:pPr>
        <w:numPr>
          <w:ilvl w:val="0"/>
          <w:numId w:val="15"/>
        </w:numPr>
        <w:spacing w:after="0" w:line="240" w:lineRule="auto"/>
        <w:contextualSpacing/>
        <w:rPr>
          <w:rFonts w:ascii="Verdana" w:eastAsia="Times New Roman" w:hAnsi="Verdana" w:cs="Times New Roman"/>
          <w:sz w:val="20"/>
          <w:szCs w:val="24"/>
        </w:rPr>
      </w:pPr>
      <w:r w:rsidRPr="00F16951">
        <w:rPr>
          <w:rFonts w:ascii="Verdana" w:eastAsia="Times New Roman" w:hAnsi="Verdana" w:cs="Times New Roman"/>
          <w:sz w:val="20"/>
          <w:szCs w:val="24"/>
        </w:rPr>
        <w:t>Objective 3.</w:t>
      </w:r>
    </w:p>
    <w:p w14:paraId="42B81179" w14:textId="77777777" w:rsidR="009D5438" w:rsidRDefault="009D5438" w:rsidP="00454F5A">
      <w:pPr>
        <w:spacing w:after="0"/>
        <w:rPr>
          <w:rFonts w:ascii="Verdana" w:hAnsi="Verdana"/>
          <w:color w:val="808080" w:themeColor="background1" w:themeShade="80"/>
        </w:rPr>
      </w:pPr>
    </w:p>
    <w:p w14:paraId="2A833190"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06113CA7"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Assignments</w:t>
      </w:r>
    </w:p>
    <w:p w14:paraId="5E509640"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54A10F4F"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41D51F6B" w14:textId="77777777" w:rsidR="00454F5A" w:rsidRDefault="00454F5A" w:rsidP="00454F5A">
      <w:pPr>
        <w:rPr>
          <w:rFonts w:ascii="Verdana" w:hAnsi="Verdana"/>
        </w:rPr>
      </w:pPr>
    </w:p>
    <w:p w14:paraId="28231DEB" w14:textId="77777777" w:rsidR="00F16951" w:rsidRPr="00F16951" w:rsidRDefault="00F16951" w:rsidP="00F16951">
      <w:pPr>
        <w:spacing w:after="0" w:line="240" w:lineRule="auto"/>
        <w:rPr>
          <w:rFonts w:ascii="Verdana" w:eastAsia="Times New Roman" w:hAnsi="Verdana" w:cs="Times New Roman"/>
          <w:sz w:val="20"/>
          <w:szCs w:val="20"/>
        </w:rPr>
      </w:pPr>
      <w:r w:rsidRPr="00F16951">
        <w:rPr>
          <w:rFonts w:ascii="Verdana" w:eastAsia="Times New Roman" w:hAnsi="Verdana" w:cs="Times New Roman"/>
          <w:b/>
          <w:color w:val="008000"/>
          <w:sz w:val="20"/>
          <w:szCs w:val="20"/>
        </w:rPr>
        <w:t>Reading</w:t>
      </w:r>
      <w:r w:rsidRPr="00F16951">
        <w:rPr>
          <w:rFonts w:ascii="Verdana" w:eastAsia="Times New Roman" w:hAnsi="Verdana" w:cs="Times New Roman"/>
          <w:b/>
          <w:sz w:val="20"/>
          <w:szCs w:val="20"/>
        </w:rPr>
        <w:t xml:space="preserve"> - </w:t>
      </w:r>
    </w:p>
    <w:p w14:paraId="663F963D"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30738225" w14:textId="77777777" w:rsidR="00F16951" w:rsidRPr="00F16951" w:rsidRDefault="00F16951" w:rsidP="00F16951">
      <w:pPr>
        <w:spacing w:after="0" w:line="240" w:lineRule="auto"/>
        <w:rPr>
          <w:rFonts w:ascii="Verdana" w:eastAsia="Times New Roman" w:hAnsi="Verdana" w:cs="Times New Roman"/>
          <w:sz w:val="20"/>
          <w:szCs w:val="24"/>
        </w:rPr>
      </w:pPr>
    </w:p>
    <w:p w14:paraId="5A549311" w14:textId="77777777" w:rsidR="00F16951" w:rsidRPr="00F16951" w:rsidRDefault="00F16951" w:rsidP="00F16951">
      <w:pPr>
        <w:spacing w:after="0" w:line="240" w:lineRule="auto"/>
        <w:rPr>
          <w:rFonts w:ascii="Verdana" w:eastAsia="Times New Roman" w:hAnsi="Verdana" w:cs="Times New Roman"/>
          <w:b/>
          <w:color w:val="0000FF"/>
          <w:sz w:val="20"/>
          <w:szCs w:val="20"/>
        </w:rPr>
      </w:pPr>
      <w:r w:rsidRPr="00F16951">
        <w:rPr>
          <w:rFonts w:ascii="Verdana" w:eastAsia="Times New Roman" w:hAnsi="Verdana" w:cs="Times New Roman"/>
          <w:b/>
          <w:color w:val="0000FF"/>
          <w:sz w:val="20"/>
          <w:szCs w:val="20"/>
        </w:rPr>
        <w:t>Course Content</w:t>
      </w:r>
    </w:p>
    <w:p w14:paraId="799AD3E8"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43C0583A" w14:textId="77777777" w:rsidR="00F16951" w:rsidRPr="00F16951" w:rsidRDefault="00F16951" w:rsidP="00F16951">
      <w:pPr>
        <w:spacing w:after="0" w:line="240" w:lineRule="auto"/>
        <w:rPr>
          <w:rFonts w:ascii="Verdana" w:eastAsia="Times New Roman" w:hAnsi="Verdana" w:cs="Times New Roman"/>
          <w:sz w:val="20"/>
          <w:szCs w:val="24"/>
        </w:rPr>
      </w:pPr>
    </w:p>
    <w:p w14:paraId="4505871B" w14:textId="77777777" w:rsidR="00F16951" w:rsidRPr="00F16951" w:rsidRDefault="00F16951" w:rsidP="00F16951">
      <w:pPr>
        <w:spacing w:after="0" w:line="240" w:lineRule="auto"/>
        <w:rPr>
          <w:rFonts w:ascii="Verdana" w:eastAsia="Times New Roman" w:hAnsi="Verdana" w:cs="Times New Roman"/>
          <w:sz w:val="20"/>
          <w:szCs w:val="20"/>
        </w:rPr>
      </w:pPr>
      <w:r w:rsidRPr="00F16951">
        <w:rPr>
          <w:rFonts w:ascii="Verdana" w:eastAsia="Times New Roman" w:hAnsi="Verdana" w:cs="Times New Roman"/>
          <w:b/>
          <w:color w:val="0000FF"/>
          <w:sz w:val="20"/>
          <w:szCs w:val="20"/>
        </w:rPr>
        <w:t>Module 04 Written Assignment</w:t>
      </w:r>
      <w:r w:rsidRPr="00F16951">
        <w:rPr>
          <w:rFonts w:ascii="Verdana" w:eastAsia="Times New Roman" w:hAnsi="Verdana" w:cs="Times New Roman"/>
          <w:b/>
          <w:sz w:val="20"/>
          <w:szCs w:val="20"/>
        </w:rPr>
        <w:t xml:space="preserve"> </w:t>
      </w:r>
      <w:r w:rsidRPr="00F16951">
        <w:rPr>
          <w:rFonts w:ascii="Verdana" w:eastAsia="Times New Roman" w:hAnsi="Verdana" w:cs="Times New Roman"/>
          <w:sz w:val="20"/>
          <w:szCs w:val="24"/>
        </w:rPr>
        <w:t>- Title</w:t>
      </w:r>
    </w:p>
    <w:p w14:paraId="001CEF14"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710C84B1"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Additional Time for Study, Research, and Reflection: </w:t>
      </w:r>
    </w:p>
    <w:p w14:paraId="084B5D83" w14:textId="77777777" w:rsidR="00F16951" w:rsidRPr="00F16951" w:rsidRDefault="00F16951" w:rsidP="00F16951">
      <w:pPr>
        <w:spacing w:after="0" w:line="240" w:lineRule="auto"/>
        <w:rPr>
          <w:rFonts w:ascii="Verdana" w:eastAsia="Times New Roman" w:hAnsi="Verdana" w:cs="Times New Roman"/>
          <w:sz w:val="20"/>
          <w:szCs w:val="24"/>
        </w:rPr>
      </w:pPr>
    </w:p>
    <w:p w14:paraId="4E4F18F8" w14:textId="77777777" w:rsidR="00F16951" w:rsidRPr="00F16951" w:rsidRDefault="00F16951" w:rsidP="00F16951">
      <w:pPr>
        <w:spacing w:after="0" w:line="240" w:lineRule="auto"/>
        <w:rPr>
          <w:rFonts w:ascii="Verdana" w:eastAsia="Times New Roman" w:hAnsi="Verdana" w:cs="Times New Roman"/>
          <w:sz w:val="20"/>
          <w:szCs w:val="20"/>
        </w:rPr>
      </w:pPr>
      <w:r w:rsidRPr="00F16951">
        <w:rPr>
          <w:rFonts w:ascii="Verdana" w:eastAsia="Times New Roman" w:hAnsi="Verdana" w:cs="Times New Roman"/>
          <w:b/>
          <w:color w:val="0000FF"/>
          <w:sz w:val="20"/>
          <w:szCs w:val="20"/>
        </w:rPr>
        <w:t>Module 04 Discussion</w:t>
      </w:r>
      <w:r w:rsidRPr="00F16951">
        <w:rPr>
          <w:rFonts w:ascii="Verdana" w:eastAsia="Times New Roman" w:hAnsi="Verdana" w:cs="Times New Roman"/>
          <w:b/>
          <w:color w:val="008000"/>
          <w:sz w:val="20"/>
          <w:szCs w:val="20"/>
        </w:rPr>
        <w:t xml:space="preserve"> </w:t>
      </w:r>
      <w:r w:rsidRPr="00F16951">
        <w:rPr>
          <w:rFonts w:ascii="Verdana" w:eastAsia="Times New Roman" w:hAnsi="Verdana" w:cs="Times New Roman"/>
          <w:sz w:val="20"/>
          <w:szCs w:val="24"/>
        </w:rPr>
        <w:t>- Title</w:t>
      </w:r>
    </w:p>
    <w:p w14:paraId="4B7DCCA4"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342094A8"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Additional Time for Study, Research, and Reflection: </w:t>
      </w:r>
    </w:p>
    <w:p w14:paraId="60F3CC24" w14:textId="77777777" w:rsidR="00F16951" w:rsidRPr="00F16951" w:rsidRDefault="00F16951" w:rsidP="00F16951">
      <w:pPr>
        <w:spacing w:after="0" w:line="240" w:lineRule="auto"/>
        <w:rPr>
          <w:rFonts w:ascii="Verdana" w:eastAsia="Times New Roman" w:hAnsi="Verdana" w:cs="Times New Roman"/>
          <w:sz w:val="20"/>
          <w:szCs w:val="24"/>
        </w:rPr>
      </w:pPr>
    </w:p>
    <w:p w14:paraId="03EB7C7D" w14:textId="77777777" w:rsidR="00F16951" w:rsidRPr="00F16951" w:rsidRDefault="00F16951" w:rsidP="00F16951">
      <w:pPr>
        <w:spacing w:after="0" w:line="240" w:lineRule="auto"/>
        <w:rPr>
          <w:rFonts w:ascii="Verdana" w:eastAsia="Times New Roman" w:hAnsi="Verdana" w:cs="Times New Roman"/>
          <w:b/>
          <w:color w:val="0000FF"/>
          <w:sz w:val="20"/>
          <w:szCs w:val="20"/>
        </w:rPr>
      </w:pPr>
      <w:r w:rsidRPr="00F16951">
        <w:rPr>
          <w:rFonts w:ascii="Verdana" w:eastAsia="Times New Roman" w:hAnsi="Verdana" w:cs="Times New Roman"/>
          <w:b/>
          <w:color w:val="0000FF"/>
          <w:sz w:val="20"/>
          <w:szCs w:val="20"/>
        </w:rPr>
        <w:t>Module 04 Quiz</w:t>
      </w:r>
    </w:p>
    <w:p w14:paraId="7C13811A"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Activity Time: </w:t>
      </w:r>
    </w:p>
    <w:p w14:paraId="134CBD68"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 xml:space="preserve">Additional Time for Study, Research, and Reflection: </w:t>
      </w:r>
    </w:p>
    <w:p w14:paraId="020AF51C" w14:textId="77777777" w:rsidR="00F16951" w:rsidRPr="00F16951" w:rsidRDefault="00F16951" w:rsidP="00F16951">
      <w:pPr>
        <w:spacing w:after="0" w:line="240" w:lineRule="auto"/>
        <w:rPr>
          <w:rFonts w:ascii="Verdana" w:eastAsia="Times New Roman" w:hAnsi="Verdana" w:cs="Times New Roman"/>
          <w:i/>
          <w:color w:val="808080"/>
          <w:sz w:val="16"/>
          <w:szCs w:val="16"/>
        </w:rPr>
      </w:pPr>
    </w:p>
    <w:p w14:paraId="7969DABB" w14:textId="77777777" w:rsidR="00F16951" w:rsidRPr="00F16951" w:rsidRDefault="00F16951" w:rsidP="00F16951">
      <w:pPr>
        <w:spacing w:after="0" w:line="240" w:lineRule="auto"/>
        <w:rPr>
          <w:rFonts w:ascii="Verdana" w:eastAsia="Times New Roman" w:hAnsi="Verdana" w:cs="Times New Roman"/>
          <w:b/>
          <w:color w:val="0000FF"/>
          <w:sz w:val="20"/>
          <w:szCs w:val="20"/>
        </w:rPr>
      </w:pPr>
      <w:r w:rsidRPr="00F16951">
        <w:rPr>
          <w:rFonts w:ascii="Verdana" w:eastAsia="Times New Roman" w:hAnsi="Verdana" w:cs="Times New Roman"/>
          <w:b/>
          <w:color w:val="0000FF"/>
          <w:sz w:val="20"/>
          <w:szCs w:val="20"/>
        </w:rPr>
        <w:t>Module 04 Live Classroom</w:t>
      </w:r>
    </w:p>
    <w:p w14:paraId="6CF9348A" w14:textId="77777777" w:rsidR="00F16951" w:rsidRPr="00F16951" w:rsidRDefault="00F16951" w:rsidP="00F16951">
      <w:pPr>
        <w:spacing w:after="0" w:line="240" w:lineRule="auto"/>
        <w:rPr>
          <w:rFonts w:ascii="Verdana" w:eastAsia="Times New Roman" w:hAnsi="Verdana" w:cs="Times New Roman"/>
          <w:i/>
          <w:color w:val="808080"/>
          <w:sz w:val="16"/>
          <w:szCs w:val="16"/>
        </w:rPr>
      </w:pPr>
      <w:r w:rsidRPr="00F16951">
        <w:rPr>
          <w:rFonts w:ascii="Verdana" w:eastAsia="Times New Roman" w:hAnsi="Verdana" w:cs="Times New Roman"/>
          <w:i/>
          <w:color w:val="808080"/>
          <w:sz w:val="16"/>
          <w:szCs w:val="16"/>
        </w:rPr>
        <w:t>Activity Time: 1 Hour</w:t>
      </w:r>
    </w:p>
    <w:p w14:paraId="2F618599" w14:textId="77777777" w:rsidR="00F16951" w:rsidRPr="00F16951" w:rsidRDefault="00F16951" w:rsidP="00F16951">
      <w:pPr>
        <w:spacing w:after="0" w:line="240" w:lineRule="auto"/>
        <w:rPr>
          <w:rFonts w:ascii="Verdana" w:eastAsia="Times New Roman" w:hAnsi="Verdana" w:cs="Times New Roman"/>
          <w:b/>
          <w:color w:val="0000FF"/>
          <w:sz w:val="20"/>
          <w:szCs w:val="20"/>
        </w:rPr>
      </w:pPr>
    </w:p>
    <w:p w14:paraId="4B4F14F9" w14:textId="77777777" w:rsidR="00F16951" w:rsidRPr="00F16951" w:rsidRDefault="00F16951" w:rsidP="00F16951">
      <w:pPr>
        <w:spacing w:after="0" w:line="240" w:lineRule="auto"/>
        <w:rPr>
          <w:rFonts w:ascii="Verdana" w:eastAsia="Times New Roman" w:hAnsi="Verdana" w:cs="Times New Roman"/>
          <w:sz w:val="20"/>
          <w:szCs w:val="24"/>
        </w:rPr>
      </w:pPr>
      <w:r w:rsidRPr="00F16951">
        <w:rPr>
          <w:rFonts w:ascii="Verdana" w:eastAsia="Times New Roman" w:hAnsi="Verdana" w:cs="Times New Roman"/>
          <w:b/>
          <w:color w:val="0000FF"/>
          <w:sz w:val="20"/>
          <w:szCs w:val="20"/>
        </w:rPr>
        <w:t>Survey</w:t>
      </w:r>
      <w:r w:rsidRPr="00F16951">
        <w:rPr>
          <w:rFonts w:ascii="Verdana" w:eastAsia="Times New Roman" w:hAnsi="Verdana" w:cs="Times New Roman"/>
          <w:sz w:val="20"/>
          <w:szCs w:val="24"/>
        </w:rPr>
        <w:t xml:space="preserve"> - Take Mid-quarter Student Survey</w:t>
      </w:r>
    </w:p>
    <w:p w14:paraId="33E47EDB" w14:textId="77777777" w:rsidR="00F16951" w:rsidRPr="00F16951" w:rsidRDefault="00F16951" w:rsidP="00F16951">
      <w:pPr>
        <w:spacing w:after="0" w:line="240" w:lineRule="auto"/>
        <w:rPr>
          <w:rFonts w:ascii="Verdana" w:eastAsia="Times New Roman" w:hAnsi="Verdana" w:cs="Times New Roman"/>
          <w:b/>
          <w:sz w:val="16"/>
          <w:szCs w:val="16"/>
        </w:rPr>
      </w:pPr>
      <w:r w:rsidRPr="00F16951">
        <w:rPr>
          <w:rFonts w:ascii="Verdana" w:eastAsia="Times New Roman" w:hAnsi="Verdana" w:cs="Times New Roman"/>
          <w:b/>
          <w:sz w:val="16"/>
          <w:szCs w:val="16"/>
        </w:rPr>
        <w:br/>
        <w:t xml:space="preserve">Total Estimated Time: </w:t>
      </w:r>
    </w:p>
    <w:p w14:paraId="5FE36EB3" w14:textId="77777777" w:rsidR="00454F5A" w:rsidRDefault="00454F5A" w:rsidP="00454F5A">
      <w:pPr>
        <w:rPr>
          <w:rFonts w:ascii="Verdana" w:hAnsi="Verdana"/>
        </w:rPr>
      </w:pPr>
    </w:p>
    <w:p w14:paraId="331AAC62"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2153FFE6"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00187EC4">
        <w:rPr>
          <w:rFonts w:ascii="Verdana" w:hAnsi="Verdana"/>
          <w:color w:val="808080" w:themeColor="background1" w:themeShade="80"/>
        </w:rPr>
        <w:t>Course Content</w:t>
      </w:r>
    </w:p>
    <w:p w14:paraId="2E8CDB4B"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6CC5A3AF"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75256FCD" w14:textId="77777777" w:rsidR="00454F5A" w:rsidRDefault="00454F5A" w:rsidP="00454F5A">
      <w:pPr>
        <w:rPr>
          <w:rFonts w:ascii="Verdana" w:hAnsi="Verdana"/>
        </w:rPr>
      </w:pPr>
    </w:p>
    <w:p w14:paraId="383EF5CC" w14:textId="77777777" w:rsidR="00454F5A" w:rsidRDefault="00454F5A" w:rsidP="00454F5A">
      <w:pPr>
        <w:spacing w:after="0"/>
        <w:rPr>
          <w:rFonts w:ascii="Verdana" w:hAnsi="Verdana"/>
          <w:color w:val="808080" w:themeColor="background1" w:themeShade="80"/>
        </w:rPr>
      </w:pPr>
    </w:p>
    <w:p w14:paraId="6268635B" w14:textId="77777777" w:rsidR="00454F5A" w:rsidRDefault="00454F5A" w:rsidP="00454F5A">
      <w:pPr>
        <w:spacing w:after="0"/>
        <w:rPr>
          <w:rFonts w:ascii="Verdana" w:hAnsi="Verdana"/>
          <w:color w:val="808080" w:themeColor="background1" w:themeShade="80"/>
        </w:rPr>
      </w:pPr>
    </w:p>
    <w:p w14:paraId="59B88880"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17598CAA" w14:textId="77777777" w:rsidR="00454F5A" w:rsidRPr="004B4370" w:rsidRDefault="00454F5A" w:rsidP="00454F5A">
      <w:pPr>
        <w:spacing w:after="0"/>
        <w:rPr>
          <w:rFonts w:ascii="Verdana" w:hAnsi="Verdana"/>
          <w:color w:val="808080" w:themeColor="background1" w:themeShade="80"/>
        </w:rPr>
      </w:pPr>
      <w:r>
        <w:rPr>
          <w:rFonts w:ascii="Verdana" w:hAnsi="Verdana"/>
          <w:color w:val="808080" w:themeColor="background1" w:themeShade="80"/>
        </w:rPr>
        <w:t xml:space="preserve">Name: </w:t>
      </w:r>
      <w:r w:rsidR="00187EC4">
        <w:rPr>
          <w:rFonts w:ascii="Verdana" w:hAnsi="Verdana"/>
          <w:color w:val="808080" w:themeColor="background1" w:themeShade="80"/>
        </w:rPr>
        <w:t>Module 04 Written Assignment - Title</w:t>
      </w:r>
    </w:p>
    <w:p w14:paraId="61761A64"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sidR="00187EC4">
        <w:rPr>
          <w:rFonts w:ascii="Verdana" w:hAnsi="Verdana"/>
          <w:color w:val="808080" w:themeColor="background1" w:themeShade="80"/>
        </w:rPr>
        <w:t>Drop Box</w:t>
      </w:r>
    </w:p>
    <w:p w14:paraId="0ADF56DB" w14:textId="77777777" w:rsidR="00454F5A" w:rsidRPr="004B4370" w:rsidRDefault="00454F5A" w:rsidP="00454F5A">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3513D1F2" w14:textId="77777777" w:rsidR="00454F5A" w:rsidRDefault="00454F5A" w:rsidP="00454F5A">
      <w:pPr>
        <w:spacing w:after="0"/>
        <w:rPr>
          <w:rFonts w:ascii="Verdana" w:hAnsi="Verdana"/>
          <w:color w:val="808080" w:themeColor="background1" w:themeShade="80"/>
        </w:rPr>
      </w:pPr>
    </w:p>
    <w:p w14:paraId="546A0834" w14:textId="77777777" w:rsidR="00187EC4" w:rsidRPr="00A35523" w:rsidRDefault="00187EC4" w:rsidP="00187EC4">
      <w:pPr>
        <w:pStyle w:val="NormalWeb"/>
        <w:spacing w:before="150" w:beforeAutospacing="0" w:after="150" w:afterAutospacing="0" w:line="270" w:lineRule="atLeast"/>
        <w:ind w:right="150"/>
        <w:rPr>
          <w:rFonts w:ascii="Verdana" w:hAnsi="Verdana" w:cs="Arial"/>
          <w:color w:val="555753"/>
          <w:sz w:val="20"/>
          <w:szCs w:val="20"/>
        </w:rPr>
      </w:pPr>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p>
    <w:p w14:paraId="02C9A430" w14:textId="77777777" w:rsidR="00187EC4" w:rsidRPr="00A35523" w:rsidRDefault="00187EC4" w:rsidP="00187EC4">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 xml:space="preserve">Save your assignment as a Microsoft Word document. (Mac users, please remember to append the </w:t>
      </w:r>
      <w:r w:rsidR="00070F8E">
        <w:rPr>
          <w:rFonts w:ascii="Verdana" w:hAnsi="Verdana" w:cs="Arial"/>
          <w:sz w:val="20"/>
          <w:szCs w:val="20"/>
        </w:rPr>
        <w:t>"</w:t>
      </w:r>
      <w:r w:rsidRPr="00A35523">
        <w:rPr>
          <w:rFonts w:ascii="Verdana" w:hAnsi="Verdana" w:cs="Arial"/>
          <w:sz w:val="20"/>
          <w:szCs w:val="20"/>
        </w:rPr>
        <w:t>.docx</w:t>
      </w:r>
      <w:r w:rsidR="00070F8E">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p>
    <w:p w14:paraId="0CAC6B21" w14:textId="77777777" w:rsidR="00187EC4" w:rsidRPr="00A35523" w:rsidRDefault="00187EC4" w:rsidP="00187EC4">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Jstudent_exampleproblem_101504</w:t>
      </w:r>
    </w:p>
    <w:p w14:paraId="4D96927A" w14:textId="77777777" w:rsidR="00187EC4" w:rsidRPr="00454F5A" w:rsidRDefault="0076178D" w:rsidP="00187EC4">
      <w:pPr>
        <w:pStyle w:val="text"/>
        <w:spacing w:before="150" w:beforeAutospacing="0" w:after="150" w:afterAutospacing="0" w:line="270" w:lineRule="atLeast"/>
        <w:ind w:right="150"/>
        <w:rPr>
          <w:rFonts w:ascii="Verdana" w:hAnsi="Verdana" w:cs="Arial"/>
          <w:color w:val="555753"/>
          <w:sz w:val="20"/>
          <w:szCs w:val="20"/>
        </w:rPr>
      </w:pPr>
      <w:hyperlink r:id="rId73" w:tgtFrame="_blank" w:history="1">
        <w:r w:rsidR="00187EC4" w:rsidRPr="00A35523">
          <w:rPr>
            <w:rStyle w:val="Hyperlink"/>
            <w:rFonts w:ascii="Verdana" w:hAnsi="Verdana"/>
            <w:sz w:val="20"/>
            <w:szCs w:val="20"/>
          </w:rPr>
          <w:t>Need Help? Click here for complete drop box instructions.</w:t>
        </w:r>
      </w:hyperlink>
    </w:p>
    <w:p w14:paraId="247E39B7" w14:textId="77777777" w:rsidR="00454F5A" w:rsidRDefault="00454F5A" w:rsidP="00454F5A">
      <w:pPr>
        <w:spacing w:after="0"/>
        <w:rPr>
          <w:rFonts w:ascii="Verdana" w:hAnsi="Verdana"/>
          <w:color w:val="808080" w:themeColor="background1" w:themeShade="80"/>
        </w:rPr>
      </w:pPr>
    </w:p>
    <w:p w14:paraId="1978DF26" w14:textId="77777777" w:rsidR="00454F5A" w:rsidRDefault="00454F5A" w:rsidP="00454F5A">
      <w:pPr>
        <w:spacing w:after="0"/>
        <w:rPr>
          <w:rFonts w:ascii="Verdana" w:hAnsi="Verdana"/>
          <w:color w:val="808080" w:themeColor="background1" w:themeShade="80"/>
        </w:rPr>
      </w:pPr>
    </w:p>
    <w:p w14:paraId="4D157B16"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##Begin Item##</w:t>
      </w:r>
    </w:p>
    <w:p w14:paraId="4C1FE35E"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4</w:t>
      </w:r>
      <w:r w:rsidRPr="007C72EB">
        <w:rPr>
          <w:rFonts w:ascii="Verdana" w:hAnsi="Verdana"/>
          <w:color w:val="808080" w:themeColor="background1" w:themeShade="80"/>
        </w:rPr>
        <w:t xml:space="preserve"> Discussion </w:t>
      </w:r>
      <w:r w:rsidR="00070F8E">
        <w:rPr>
          <w:rFonts w:ascii="Verdana" w:hAnsi="Verdana"/>
          <w:color w:val="808080" w:themeColor="background1" w:themeShade="80"/>
        </w:rPr>
        <w:t>-</w:t>
      </w:r>
      <w:r w:rsidRPr="007C72EB">
        <w:rPr>
          <w:rFonts w:ascii="Verdana" w:hAnsi="Verdana"/>
          <w:color w:val="808080" w:themeColor="background1" w:themeShade="80"/>
        </w:rPr>
        <w:t xml:space="preserve"> </w:t>
      </w:r>
      <w:r>
        <w:rPr>
          <w:rFonts w:ascii="Verdana" w:hAnsi="Verdana"/>
          <w:color w:val="808080" w:themeColor="background1" w:themeShade="80"/>
        </w:rPr>
        <w:t>Title Goes Here</w:t>
      </w:r>
    </w:p>
    <w:p w14:paraId="7E6267F5"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Type: forum</w:t>
      </w:r>
    </w:p>
    <w:p w14:paraId="203B27E7" w14:textId="77777777" w:rsidR="00454F5A" w:rsidRPr="00CC1B0F" w:rsidRDefault="00454F5A" w:rsidP="00454F5A">
      <w:pPr>
        <w:spacing w:after="0"/>
        <w:rPr>
          <w:rFonts w:ascii="Verdana" w:hAnsi="Verdana"/>
          <w:color w:val="808080" w:themeColor="background1" w:themeShade="80"/>
        </w:rPr>
      </w:pPr>
      <w:r w:rsidRPr="00CC1B0F">
        <w:rPr>
          <w:rFonts w:ascii="Verdana" w:hAnsi="Verdana"/>
          <w:color w:val="808080" w:themeColor="background1" w:themeShade="80"/>
        </w:rPr>
        <w:t xml:space="preserve">##End Item## </w:t>
      </w:r>
    </w:p>
    <w:p w14:paraId="1876932D" w14:textId="77777777" w:rsidR="00454F5A" w:rsidRPr="00C630B0" w:rsidRDefault="00454F5A" w:rsidP="00454F5A">
      <w:pPr>
        <w:rPr>
          <w:rFonts w:ascii="Verdana" w:hAnsi="Verdana"/>
          <w:sz w:val="20"/>
          <w:szCs w:val="20"/>
        </w:rPr>
      </w:pPr>
    </w:p>
    <w:p w14:paraId="17F8D90D" w14:textId="77777777" w:rsidR="00305585" w:rsidRPr="00C630B0" w:rsidRDefault="00305585" w:rsidP="00305585">
      <w:pPr>
        <w:rPr>
          <w:rFonts w:ascii="Verdana" w:hAnsi="Verdana"/>
          <w:sz w:val="20"/>
          <w:szCs w:val="20"/>
        </w:rPr>
      </w:pPr>
      <w:r w:rsidRPr="00305585">
        <w:rPr>
          <w:rStyle w:val="Strong"/>
          <w:highlight w:val="yellow"/>
        </w:rPr>
        <w:t>NOTE:</w:t>
      </w:r>
      <w:r>
        <w:rPr>
          <w:rFonts w:ascii="Verdana" w:hAnsi="Verdana"/>
          <w:sz w:val="20"/>
          <w:szCs w:val="20"/>
        </w:rPr>
        <w:t xml:space="preserve"> The instructional designer must select the correct discussion footer to match the course modality.</w:t>
      </w:r>
    </w:p>
    <w:p w14:paraId="40AB87F0" w14:textId="77777777" w:rsidR="00305585" w:rsidRPr="00305585" w:rsidRDefault="00305585" w:rsidP="00305585">
      <w:pPr>
        <w:pStyle w:val="NormalWeb"/>
        <w:spacing w:before="150" w:after="150" w:line="270" w:lineRule="atLeast"/>
        <w:ind w:left="300" w:right="150"/>
        <w:rPr>
          <w:rStyle w:val="ANGELProductionNote"/>
        </w:rPr>
      </w:pPr>
      <w:r>
        <w:rPr>
          <w:rStyle w:val="ANGELProductionNote"/>
        </w:rPr>
        <w:t>&lt;N</w:t>
      </w:r>
      <w:r w:rsidRPr="00305585">
        <w:rPr>
          <w:rStyle w:val="ANGELProductionNote"/>
        </w:rPr>
        <w:t>ew 5.5 Week discussion footer follows&gt;</w:t>
      </w:r>
    </w:p>
    <w:p w14:paraId="0F8ACF38" w14:textId="77777777" w:rsidR="00305585" w:rsidRPr="00305585" w:rsidRDefault="00305585" w:rsidP="00305585">
      <w:pPr>
        <w:pStyle w:val="NormalWeb"/>
        <w:spacing w:before="150" w:after="150" w:line="270" w:lineRule="atLeast"/>
        <w:ind w:left="300" w:right="150"/>
        <w:rPr>
          <w:rFonts w:ascii="Verdana" w:hAnsi="Verdana" w:cs="Arial"/>
          <w:sz w:val="20"/>
          <w:szCs w:val="20"/>
        </w:rPr>
      </w:pPr>
      <w:r w:rsidRPr="00305585">
        <w:rPr>
          <w:rFonts w:ascii="Verdana" w:hAnsi="Verdana" w:cs="Arial"/>
          <w:sz w:val="20"/>
          <w:szCs w:val="20"/>
        </w:rPr>
        <w:t xml:space="preserve">Due dates for your initial and response posts can be found by checking the </w:t>
      </w:r>
      <w:r w:rsidRPr="00305585">
        <w:rPr>
          <w:rStyle w:val="ANGELBlue"/>
        </w:rPr>
        <w:t>Course Syllabus</w:t>
      </w:r>
      <w:r w:rsidRPr="00305585">
        <w:rPr>
          <w:rFonts w:ascii="Verdana" w:hAnsi="Verdana" w:cs="Arial"/>
          <w:sz w:val="20"/>
          <w:szCs w:val="20"/>
        </w:rPr>
        <w:t xml:space="preserve"> and </w:t>
      </w:r>
      <w:r w:rsidRPr="00305585">
        <w:rPr>
          <w:rStyle w:val="ANGELBlue"/>
        </w:rPr>
        <w:t>Course Calendar</w:t>
      </w:r>
      <w:r w:rsidRPr="00305585">
        <w:rPr>
          <w:rFonts w:ascii="Verdana" w:hAnsi="Verdana" w:cs="Arial"/>
          <w:sz w:val="20"/>
          <w:szCs w:val="20"/>
        </w:rPr>
        <w:t xml:space="preserve">. </w:t>
      </w:r>
    </w:p>
    <w:p w14:paraId="5B3C4054" w14:textId="77777777" w:rsidR="00305585" w:rsidRPr="00305585" w:rsidRDefault="00305585" w:rsidP="00305585">
      <w:pPr>
        <w:pStyle w:val="NormalWeb"/>
        <w:spacing w:before="150" w:beforeAutospacing="0" w:after="150" w:afterAutospacing="0" w:line="270" w:lineRule="atLeast"/>
        <w:ind w:left="300" w:right="150"/>
        <w:rPr>
          <w:rStyle w:val="ANGELLinks"/>
        </w:rPr>
      </w:pPr>
      <w:r w:rsidRPr="00305585">
        <w:rPr>
          <w:rStyle w:val="ANGELLinks"/>
        </w:rPr>
        <w:t>Need Help? Click here for complete discussion forum instructions.</w:t>
      </w:r>
      <w:r w:rsidRPr="00305585">
        <w:rPr>
          <w:rStyle w:val="ANGELLinks"/>
        </w:rPr>
        <w:br w:type="page"/>
      </w:r>
    </w:p>
    <w:p w14:paraId="317CBE11" w14:textId="77777777" w:rsidR="00305585" w:rsidRDefault="00305585" w:rsidP="00305585">
      <w:pPr>
        <w:pStyle w:val="NormalWeb"/>
        <w:spacing w:before="150" w:beforeAutospacing="0" w:after="150" w:afterAutospacing="0" w:line="270" w:lineRule="atLeast"/>
        <w:ind w:left="300" w:right="150"/>
        <w:rPr>
          <w:rFonts w:ascii="Verdana" w:hAnsi="Verdana" w:cs="Arial"/>
          <w:sz w:val="20"/>
          <w:szCs w:val="20"/>
        </w:rPr>
      </w:pPr>
    </w:p>
    <w:p w14:paraId="19946D11" w14:textId="77777777" w:rsidR="00305585" w:rsidRPr="00305585" w:rsidRDefault="00305585" w:rsidP="00305585">
      <w:pPr>
        <w:pStyle w:val="NormalWeb"/>
        <w:spacing w:before="150" w:beforeAutospacing="0" w:after="150" w:afterAutospacing="0" w:line="270" w:lineRule="atLeast"/>
        <w:ind w:left="300" w:right="150"/>
        <w:rPr>
          <w:rStyle w:val="ANGELProductionNote"/>
        </w:rPr>
      </w:pPr>
      <w:r w:rsidRPr="00305585">
        <w:rPr>
          <w:rStyle w:val="ANGELProductionNote"/>
        </w:rPr>
        <w:t>&lt;11 Week discussion footer follows&gt;</w:t>
      </w:r>
    </w:p>
    <w:p w14:paraId="6E28E550" w14:textId="77777777" w:rsidR="00305585" w:rsidRPr="00C630B0" w:rsidRDefault="00305585" w:rsidP="00305585">
      <w:pPr>
        <w:pStyle w:val="NormalWeb"/>
        <w:spacing w:before="150" w:beforeAutospacing="0" w:after="150" w:afterAutospacing="0" w:line="270" w:lineRule="atLeast"/>
        <w:ind w:left="300" w:right="150"/>
        <w:rPr>
          <w:rFonts w:ascii="Verdana" w:hAnsi="Verdana" w:cs="Arial"/>
          <w:color w:val="555753"/>
          <w:sz w:val="20"/>
          <w:szCs w:val="20"/>
        </w:rPr>
      </w:pPr>
      <w:r w:rsidRPr="00C630B0">
        <w:rPr>
          <w:rFonts w:ascii="Verdana" w:hAnsi="Verdana" w:cs="Arial"/>
          <w:sz w:val="20"/>
          <w:szCs w:val="20"/>
        </w:rPr>
        <w:t>Please make your initial post by midweek, and respond to at least one other student</w:t>
      </w:r>
      <w:r>
        <w:rPr>
          <w:rFonts w:ascii="Verdana" w:hAnsi="Verdana" w:cs="Arial"/>
          <w:sz w:val="20"/>
          <w:szCs w:val="20"/>
        </w:rPr>
        <w:t>'</w:t>
      </w:r>
      <w:r w:rsidRPr="00C630B0">
        <w:rPr>
          <w:rFonts w:ascii="Verdana" w:hAnsi="Verdana" w:cs="Arial"/>
          <w:sz w:val="20"/>
          <w:szCs w:val="20"/>
        </w:rPr>
        <w:t>s post by the end of the week. Please check the</w:t>
      </w:r>
      <w:r w:rsidRPr="00C630B0">
        <w:rPr>
          <w:rStyle w:val="apple-converted-space"/>
          <w:rFonts w:ascii="Verdana" w:hAnsi="Verdana" w:cs="Arial"/>
          <w:sz w:val="20"/>
          <w:szCs w:val="20"/>
        </w:rPr>
        <w:t> </w:t>
      </w:r>
      <w:r w:rsidRPr="00C630B0">
        <w:rPr>
          <w:rStyle w:val="angel"/>
          <w:rFonts w:ascii="Verdana" w:hAnsi="Verdana"/>
          <w:b/>
          <w:bCs/>
          <w:color w:val="C78718"/>
          <w:sz w:val="20"/>
          <w:szCs w:val="20"/>
        </w:rPr>
        <w:t>Course Calendar</w:t>
      </w:r>
      <w:r w:rsidRPr="00C630B0">
        <w:rPr>
          <w:rStyle w:val="apple-converted-space"/>
          <w:rFonts w:ascii="Verdana" w:hAnsi="Verdana" w:cs="Arial"/>
          <w:b/>
          <w:bCs/>
          <w:color w:val="C78718"/>
          <w:sz w:val="20"/>
          <w:szCs w:val="20"/>
        </w:rPr>
        <w:t> </w:t>
      </w:r>
      <w:r w:rsidRPr="00C630B0">
        <w:rPr>
          <w:rFonts w:ascii="Verdana" w:hAnsi="Verdana" w:cs="Arial"/>
          <w:sz w:val="20"/>
          <w:szCs w:val="20"/>
        </w:rPr>
        <w:t>for specific due dates.</w:t>
      </w:r>
    </w:p>
    <w:p w14:paraId="31F21A7C" w14:textId="77777777" w:rsidR="00305585" w:rsidRPr="00C630B0" w:rsidRDefault="0076178D" w:rsidP="00305585">
      <w:pPr>
        <w:pStyle w:val="text"/>
        <w:spacing w:before="150" w:beforeAutospacing="0" w:after="150" w:afterAutospacing="0" w:line="270" w:lineRule="atLeast"/>
        <w:ind w:left="300" w:right="150"/>
        <w:rPr>
          <w:rFonts w:ascii="Verdana" w:hAnsi="Verdana" w:cs="Arial"/>
          <w:color w:val="555753"/>
          <w:sz w:val="20"/>
          <w:szCs w:val="20"/>
        </w:rPr>
      </w:pPr>
      <w:hyperlink r:id="rId74" w:tgtFrame="_blank" w:history="1">
        <w:r w:rsidR="00305585" w:rsidRPr="00C630B0">
          <w:rPr>
            <w:rStyle w:val="Hyperlink"/>
            <w:rFonts w:ascii="Verdana" w:hAnsi="Verdana"/>
            <w:sz w:val="20"/>
            <w:szCs w:val="20"/>
          </w:rPr>
          <w:t>Need Help? Click here for complete discussion forum instructions.</w:t>
        </w:r>
      </w:hyperlink>
    </w:p>
    <w:p w14:paraId="2FEEDA98" w14:textId="77777777" w:rsidR="00454F5A" w:rsidRDefault="00454F5A" w:rsidP="00454F5A">
      <w:pPr>
        <w:rPr>
          <w:rFonts w:ascii="Verdana" w:hAnsi="Verdana"/>
        </w:rPr>
      </w:pPr>
    </w:p>
    <w:p w14:paraId="7944C0FF"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5DACF74A"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4</w:t>
      </w:r>
      <w:r w:rsidRPr="007C72EB">
        <w:rPr>
          <w:rFonts w:ascii="Verdana" w:hAnsi="Verdana"/>
          <w:color w:val="808080" w:themeColor="background1" w:themeShade="80"/>
        </w:rPr>
        <w:t xml:space="preserve"> </w:t>
      </w:r>
      <w:r w:rsidR="00187EC4">
        <w:rPr>
          <w:rFonts w:ascii="Verdana" w:hAnsi="Verdana"/>
          <w:color w:val="808080" w:themeColor="background1" w:themeShade="80"/>
        </w:rPr>
        <w:t>Quiz</w:t>
      </w:r>
    </w:p>
    <w:p w14:paraId="4F97A713"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 xml:space="preserve">Type: </w:t>
      </w:r>
      <w:r w:rsidR="00187EC4">
        <w:rPr>
          <w:rFonts w:ascii="Verdana" w:hAnsi="Verdana"/>
          <w:color w:val="808080" w:themeColor="background1" w:themeShade="80"/>
        </w:rPr>
        <w:t>Quiz</w:t>
      </w:r>
    </w:p>
    <w:p w14:paraId="07F171E7" w14:textId="77777777" w:rsidR="00454F5A" w:rsidRPr="00240BC6" w:rsidRDefault="00454F5A" w:rsidP="00454F5A">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54AB50E8" w14:textId="77777777" w:rsidR="00C12AF1" w:rsidRDefault="00C12AF1" w:rsidP="00C12AF1">
      <w:pPr>
        <w:rPr>
          <w:rStyle w:val="ANGELBodytext"/>
        </w:rPr>
      </w:pPr>
    </w:p>
    <w:p w14:paraId="4B4BB1A4" w14:textId="77777777" w:rsidR="00C12AF1" w:rsidRPr="00E21130" w:rsidRDefault="00C12AF1" w:rsidP="00C12AF1">
      <w:pPr>
        <w:rPr>
          <w:rStyle w:val="ANGELBodytext"/>
        </w:rPr>
      </w:pPr>
      <w:r w:rsidRPr="00E21130">
        <w:rPr>
          <w:rStyle w:val="ANGELBodytext"/>
        </w:rPr>
        <w:t>This exam contains both multiple choice and true/false type questions. This is a timed exam, and is set for xx minutes. You only have one opportunity to complete this exam, and you will be warned 2 minutes before time expires.</w:t>
      </w:r>
    </w:p>
    <w:p w14:paraId="31EAC6DB" w14:textId="77777777" w:rsidR="00C12AF1" w:rsidRPr="00E21130" w:rsidRDefault="00C12AF1" w:rsidP="00C12AF1">
      <w:r w:rsidRPr="00E21130">
        <w:rPr>
          <w:rStyle w:val="ANGELProductionNote"/>
        </w:rPr>
        <w:t>&lt;important&gt;</w:t>
      </w:r>
      <w:r w:rsidRPr="00E21130">
        <w:t xml:space="preserve"> By starting this exam you agree to abide by the Academic Misconduct Policy set forth in the course syllabus. You acknowledge that your failure to do so could result in being expelled from the course.</w:t>
      </w:r>
    </w:p>
    <w:p w14:paraId="16DB9714" w14:textId="77777777" w:rsidR="00C12AF1" w:rsidRPr="00E21130" w:rsidRDefault="00C12AF1" w:rsidP="00C12AF1">
      <w:pPr>
        <w:ind w:right="-360"/>
        <w:rPr>
          <w:b/>
          <w:bCs/>
          <w:color w:val="FF0000"/>
        </w:rPr>
      </w:pPr>
      <w:r w:rsidRPr="00E21130">
        <w:rPr>
          <w:rStyle w:val="ANGELProductionNote"/>
        </w:rPr>
        <w:t>&lt;Use quiz questions from Module_01_quiz.rsp in exams folder&gt;</w:t>
      </w:r>
    </w:p>
    <w:p w14:paraId="013F93BD" w14:textId="77777777" w:rsidR="00C12AF1" w:rsidRPr="00E21130" w:rsidRDefault="00C12AF1" w:rsidP="00C12AF1">
      <w:pPr>
        <w:rPr>
          <w:rStyle w:val="ANGELProductionNote"/>
        </w:rPr>
      </w:pPr>
      <w:r w:rsidRPr="00E21130">
        <w:rPr>
          <w:rStyle w:val="ANGELProductionNote"/>
        </w:rPr>
        <w:t>&lt;Apply the following exam settings:</w:t>
      </w:r>
    </w:p>
    <w:p w14:paraId="7F137958"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Browser Security should be set to Medium</w:t>
      </w:r>
    </w:p>
    <w:p w14:paraId="2923344F"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Randomize the order in which questions are delivered</w:t>
      </w:r>
    </w:p>
    <w:p w14:paraId="469A8C25"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Randomize the order of each question</w:t>
      </w:r>
      <w:r w:rsidR="00070F8E">
        <w:rPr>
          <w:rStyle w:val="ANGELProductionNote"/>
        </w:rPr>
        <w:t>'</w:t>
      </w:r>
      <w:r w:rsidRPr="00E21130">
        <w:rPr>
          <w:rStyle w:val="ANGELProductionNote"/>
        </w:rPr>
        <w:t>s answer options</w:t>
      </w:r>
    </w:p>
    <w:p w14:paraId="31FF524A"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Set Attempts Allowed to 1</w:t>
      </w:r>
    </w:p>
    <w:p w14:paraId="2B04BB79"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Set Calculation Type to Maximum Score</w:t>
      </w:r>
    </w:p>
    <w:p w14:paraId="6F98DB95"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Time limit should be set to xx minutes</w:t>
      </w:r>
    </w:p>
    <w:p w14:paraId="562CE009"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Warn 2 minutes before time expires</w:t>
      </w:r>
    </w:p>
    <w:p w14:paraId="129B8B52"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Check the box to automatically submit assessment when time expires</w:t>
      </w:r>
    </w:p>
    <w:p w14:paraId="743C784A" w14:textId="77777777" w:rsidR="00C12AF1" w:rsidRPr="001842D1" w:rsidRDefault="00C12AF1" w:rsidP="00C12AF1">
      <w:pPr>
        <w:numPr>
          <w:ilvl w:val="0"/>
          <w:numId w:val="27"/>
        </w:numPr>
        <w:spacing w:after="0" w:line="240" w:lineRule="auto"/>
        <w:rPr>
          <w:rStyle w:val="ANGELProductionNote"/>
        </w:rPr>
      </w:pPr>
      <w:r w:rsidRPr="001842D1">
        <w:rPr>
          <w:rStyle w:val="ANGELProductionNote"/>
        </w:rPr>
        <w:t>In Test Results and Feedback Area, check box the submitted option</w:t>
      </w:r>
    </w:p>
    <w:p w14:paraId="4EDFB53B" w14:textId="77777777" w:rsidR="00C12AF1" w:rsidRPr="00E21130" w:rsidRDefault="00C12AF1" w:rsidP="00C12AF1">
      <w:pPr>
        <w:numPr>
          <w:ilvl w:val="0"/>
          <w:numId w:val="27"/>
        </w:numPr>
        <w:spacing w:after="0" w:line="240" w:lineRule="auto"/>
        <w:rPr>
          <w:rStyle w:val="ANGELBodytext"/>
        </w:rPr>
      </w:pPr>
      <w:r w:rsidRPr="00E21130">
        <w:rPr>
          <w:rStyle w:val="ANGELProductionNote"/>
        </w:rPr>
        <w:t xml:space="preserve">Under Question Set Click </w:t>
      </w:r>
      <w:r w:rsidR="00070F8E">
        <w:rPr>
          <w:rStyle w:val="ANGELProductionNote"/>
        </w:rPr>
        <w:t>"</w:t>
      </w:r>
      <w:r w:rsidRPr="00E21130">
        <w:rPr>
          <w:rStyle w:val="ANGELProductionNote"/>
        </w:rPr>
        <w:t>Configure</w:t>
      </w:r>
      <w:r w:rsidR="00070F8E">
        <w:rPr>
          <w:rStyle w:val="ANGELProductionNote"/>
        </w:rPr>
        <w:t>"</w:t>
      </w:r>
      <w:r w:rsidRPr="00E21130">
        <w:rPr>
          <w:rStyle w:val="ANGELProductionNote"/>
        </w:rPr>
        <w:t xml:space="preserve"> and place a check next to </w:t>
      </w:r>
      <w:r w:rsidR="00070F8E">
        <w:rPr>
          <w:rStyle w:val="ANGELProductionNote"/>
        </w:rPr>
        <w:t>"</w:t>
      </w:r>
      <w:r w:rsidRPr="00E21130">
        <w:rPr>
          <w:rStyle w:val="ANGELProductionNote"/>
        </w:rPr>
        <w:t>Use Assessment Settings</w:t>
      </w:r>
      <w:r w:rsidR="00070F8E">
        <w:rPr>
          <w:rStyle w:val="ANGELProductionNote"/>
        </w:rPr>
        <w:t>"</w:t>
      </w:r>
      <w:r w:rsidRPr="00E21130">
        <w:rPr>
          <w:rStyle w:val="ANGELProductionNote"/>
        </w:rPr>
        <w:t xml:space="preserve"> on the Interaction Tab.&gt;</w:t>
      </w:r>
    </w:p>
    <w:p w14:paraId="77386622" w14:textId="77777777" w:rsidR="00C12AF1" w:rsidRPr="00E21130" w:rsidRDefault="00C12AF1" w:rsidP="00C12AF1">
      <w:pPr>
        <w:spacing w:before="100" w:beforeAutospacing="1" w:after="100" w:afterAutospacing="1"/>
        <w:rPr>
          <w:rStyle w:val="ANGELLinks"/>
        </w:rPr>
      </w:pPr>
      <w:r w:rsidRPr="00E21130">
        <w:rPr>
          <w:rStyle w:val="ANGELLinks"/>
        </w:rPr>
        <w:t>Need Help? Click here for complete Exam instructions.</w:t>
      </w:r>
    </w:p>
    <w:p w14:paraId="49B30E0D" w14:textId="77777777" w:rsidR="00454F5A" w:rsidRDefault="00454F5A" w:rsidP="00454F5A">
      <w:pPr>
        <w:rPr>
          <w:rFonts w:ascii="Verdana" w:hAnsi="Verdana"/>
        </w:rPr>
      </w:pPr>
    </w:p>
    <w:p w14:paraId="752EF18B" w14:textId="77777777" w:rsidR="00187EC4" w:rsidRPr="00240BC6" w:rsidRDefault="00187EC4" w:rsidP="00187EC4">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24F5661F" w14:textId="77777777" w:rsidR="00187EC4" w:rsidRPr="00240BC6" w:rsidRDefault="00187EC4" w:rsidP="00187EC4">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4</w:t>
      </w:r>
      <w:r w:rsidRPr="007C72EB">
        <w:rPr>
          <w:rFonts w:ascii="Verdana" w:hAnsi="Verdana"/>
          <w:color w:val="808080" w:themeColor="background1" w:themeShade="80"/>
        </w:rPr>
        <w:t xml:space="preserve"> </w:t>
      </w:r>
      <w:r>
        <w:rPr>
          <w:rFonts w:ascii="Verdana" w:hAnsi="Verdana"/>
          <w:color w:val="808080" w:themeColor="background1" w:themeShade="80"/>
        </w:rPr>
        <w:t>Live Classroom</w:t>
      </w:r>
    </w:p>
    <w:p w14:paraId="755B7A37" w14:textId="77777777" w:rsidR="00187EC4" w:rsidRPr="00240BC6" w:rsidRDefault="00187EC4" w:rsidP="00187EC4">
      <w:pPr>
        <w:spacing w:after="0"/>
        <w:rPr>
          <w:rFonts w:ascii="Verdana" w:hAnsi="Verdana"/>
          <w:color w:val="808080" w:themeColor="background1" w:themeShade="80"/>
        </w:rPr>
      </w:pPr>
      <w:r w:rsidRPr="00240BC6">
        <w:rPr>
          <w:rFonts w:ascii="Verdana" w:hAnsi="Verdana"/>
          <w:color w:val="808080" w:themeColor="background1" w:themeShade="80"/>
        </w:rPr>
        <w:t xml:space="preserve">Type: </w:t>
      </w:r>
      <w:r w:rsidR="00C12AF1">
        <w:rPr>
          <w:rFonts w:ascii="Verdana" w:hAnsi="Verdana"/>
          <w:color w:val="808080" w:themeColor="background1" w:themeShade="80"/>
        </w:rPr>
        <w:t>page</w:t>
      </w:r>
    </w:p>
    <w:p w14:paraId="516C90B5" w14:textId="77777777" w:rsidR="00187EC4" w:rsidRPr="00187EC4" w:rsidRDefault="00187EC4" w:rsidP="00187EC4">
      <w:pPr>
        <w:spacing w:after="0"/>
        <w:rPr>
          <w:rFonts w:ascii="Verdana" w:hAnsi="Verdana"/>
          <w:color w:val="808080" w:themeColor="background1" w:themeShade="80"/>
        </w:rPr>
      </w:pPr>
      <w:r>
        <w:rPr>
          <w:rFonts w:ascii="Verdana" w:hAnsi="Verdana"/>
          <w:color w:val="808080" w:themeColor="background1" w:themeShade="80"/>
        </w:rPr>
        <w:t xml:space="preserve">##End Item## </w:t>
      </w:r>
    </w:p>
    <w:p w14:paraId="4CF84BFD" w14:textId="77777777" w:rsidR="00187EC4" w:rsidRPr="00E21130" w:rsidRDefault="00187EC4" w:rsidP="00187EC4">
      <w:pPr>
        <w:spacing w:before="100" w:beforeAutospacing="1" w:after="100" w:afterAutospacing="1"/>
        <w:rPr>
          <w:rStyle w:val="ANGELBodytext"/>
        </w:rPr>
      </w:pPr>
      <w:r w:rsidRPr="00E21130">
        <w:rPr>
          <w:rFonts w:cs="Arial"/>
          <w:b/>
          <w:bCs/>
          <w:color w:val="FF0000"/>
          <w:szCs w:val="20"/>
          <w:shd w:val="clear" w:color="auto" w:fill="FFFFFF"/>
        </w:rPr>
        <w:t>&lt;</w:t>
      </w:r>
      <w:r>
        <w:rPr>
          <w:rFonts w:cs="Arial"/>
          <w:b/>
          <w:bCs/>
          <w:color w:val="FF0000"/>
          <w:szCs w:val="20"/>
          <w:shd w:val="clear" w:color="auto" w:fill="FFFFFF"/>
        </w:rPr>
        <w:t xml:space="preserve">Insert live classroom exam from course: </w:t>
      </w:r>
      <w:r w:rsidR="00070F8E">
        <w:rPr>
          <w:rFonts w:cs="Arial"/>
          <w:b/>
          <w:bCs/>
          <w:color w:val="FF0000"/>
          <w:szCs w:val="20"/>
          <w:shd w:val="clear" w:color="auto" w:fill="FFFFFF"/>
        </w:rPr>
        <w:t>"</w:t>
      </w:r>
      <w:r>
        <w:rPr>
          <w:rFonts w:cs="Arial"/>
          <w:b/>
          <w:bCs/>
          <w:color w:val="FF0000"/>
          <w:szCs w:val="20"/>
          <w:shd w:val="clear" w:color="auto" w:fill="FFFFFF"/>
        </w:rPr>
        <w:t>Demo - Course Template Files</w:t>
      </w:r>
      <w:r w:rsidR="00070F8E">
        <w:rPr>
          <w:rFonts w:cs="Arial"/>
          <w:b/>
          <w:bCs/>
          <w:color w:val="FF0000"/>
          <w:szCs w:val="20"/>
          <w:shd w:val="clear" w:color="auto" w:fill="FFFFFF"/>
        </w:rPr>
        <w:t>"</w:t>
      </w:r>
      <w:r>
        <w:rPr>
          <w:rFonts w:cs="Arial"/>
          <w:b/>
          <w:bCs/>
          <w:color w:val="FF0000"/>
          <w:szCs w:val="20"/>
          <w:shd w:val="clear" w:color="auto" w:fill="FFFFFF"/>
        </w:rPr>
        <w:t xml:space="preserve"> Tie to gradebook at XX points.&gt;</w:t>
      </w:r>
    </w:p>
    <w:p w14:paraId="6C8819C0" w14:textId="77777777" w:rsidR="00454F5A" w:rsidRDefault="00454F5A" w:rsidP="00454F5A">
      <w:pPr>
        <w:rPr>
          <w:rFonts w:ascii="Verdana" w:hAnsi="Verdana"/>
        </w:rPr>
      </w:pPr>
    </w:p>
    <w:p w14:paraId="3C50C9B8" w14:textId="77777777" w:rsidR="00454F5A" w:rsidRPr="0099609D" w:rsidRDefault="00454F5A" w:rsidP="00454F5A">
      <w:pPr>
        <w:spacing w:after="0"/>
        <w:rPr>
          <w:rFonts w:ascii="Verdana" w:hAnsi="Verdana"/>
          <w:color w:val="808080" w:themeColor="background1" w:themeShade="80"/>
        </w:rPr>
      </w:pPr>
      <w:r w:rsidRPr="0099609D">
        <w:rPr>
          <w:rFonts w:ascii="Verdana" w:hAnsi="Verdana"/>
          <w:color w:val="808080" w:themeColor="background1" w:themeShade="80"/>
        </w:rPr>
        <w:t>##Begin Item##</w:t>
      </w:r>
    </w:p>
    <w:p w14:paraId="02577223" w14:textId="77777777" w:rsidR="00454F5A" w:rsidRPr="0099609D" w:rsidRDefault="00454F5A" w:rsidP="00454F5A">
      <w:pPr>
        <w:spacing w:after="0"/>
        <w:rPr>
          <w:rFonts w:ascii="Verdana" w:hAnsi="Verdana"/>
          <w:color w:val="808080" w:themeColor="background1" w:themeShade="80"/>
        </w:rPr>
      </w:pPr>
      <w:r w:rsidRPr="0099609D">
        <w:rPr>
          <w:rFonts w:ascii="Verdana" w:hAnsi="Verdana"/>
          <w:color w:val="808080" w:themeColor="background1" w:themeShade="80"/>
        </w:rPr>
        <w:t xml:space="preserve">Name: </w:t>
      </w:r>
      <w:r w:rsidRPr="00454F5A">
        <w:rPr>
          <w:rFonts w:ascii="Verdana" w:hAnsi="Verdana"/>
          <w:color w:val="808080" w:themeColor="background1" w:themeShade="80"/>
        </w:rPr>
        <w:t>Mid-quarter Student Survey</w:t>
      </w:r>
    </w:p>
    <w:p w14:paraId="6FC25778" w14:textId="77777777" w:rsidR="00454F5A" w:rsidRPr="0099609D" w:rsidRDefault="00454F5A" w:rsidP="00454F5A">
      <w:pPr>
        <w:spacing w:after="0"/>
        <w:rPr>
          <w:rFonts w:ascii="Verdana" w:hAnsi="Verdana"/>
          <w:color w:val="808080" w:themeColor="background1" w:themeShade="80"/>
        </w:rPr>
      </w:pPr>
      <w:r w:rsidRPr="0099609D">
        <w:rPr>
          <w:rFonts w:ascii="Verdana" w:hAnsi="Verdana"/>
          <w:color w:val="808080" w:themeColor="background1" w:themeShade="80"/>
        </w:rPr>
        <w:t>Type: page</w:t>
      </w:r>
    </w:p>
    <w:p w14:paraId="0DA27DA0" w14:textId="77777777" w:rsidR="00454F5A" w:rsidRPr="0099609D" w:rsidRDefault="00454F5A" w:rsidP="00454F5A">
      <w:pPr>
        <w:spacing w:after="0"/>
        <w:rPr>
          <w:rFonts w:ascii="Verdana" w:hAnsi="Verdana"/>
          <w:color w:val="808080" w:themeColor="background1" w:themeShade="80"/>
        </w:rPr>
      </w:pPr>
      <w:r w:rsidRPr="0099609D">
        <w:rPr>
          <w:rFonts w:ascii="Verdana" w:hAnsi="Verdana"/>
          <w:color w:val="808080" w:themeColor="background1" w:themeShade="80"/>
        </w:rPr>
        <w:t>##End Item##</w:t>
      </w:r>
    </w:p>
    <w:p w14:paraId="2DBA243D" w14:textId="77777777" w:rsidR="00454F5A" w:rsidRPr="004E4D10" w:rsidRDefault="00454F5A" w:rsidP="00454F5A">
      <w:pPr>
        <w:rPr>
          <w:rFonts w:ascii="Verdana" w:hAnsi="Verdana"/>
        </w:rPr>
      </w:pPr>
      <w:r w:rsidRPr="004E4D10">
        <w:rPr>
          <w:rFonts w:ascii="Verdana" w:hAnsi="Verdana"/>
        </w:rPr>
        <w:t xml:space="preserve"> </w:t>
      </w:r>
    </w:p>
    <w:p w14:paraId="590D0C14" w14:textId="77777777" w:rsidR="00454F5A" w:rsidRDefault="00454F5A" w:rsidP="00454F5A">
      <w:pPr>
        <w:rPr>
          <w:rStyle w:val="ANGELProductionNote"/>
        </w:rPr>
      </w:pPr>
      <w:r w:rsidRPr="004602F3">
        <w:rPr>
          <w:rStyle w:val="ANGELProductionNote"/>
        </w:rPr>
        <w:t>&lt;Insert the standard student survey&gt;</w:t>
      </w:r>
    </w:p>
    <w:p w14:paraId="649545E3" w14:textId="77777777" w:rsidR="00454F5A" w:rsidRPr="00454F5A" w:rsidRDefault="00454F5A" w:rsidP="00454F5A">
      <w:pPr>
        <w:pStyle w:val="NormalWeb"/>
        <w:spacing w:before="0" w:beforeAutospacing="0" w:line="270" w:lineRule="atLeast"/>
        <w:rPr>
          <w:rFonts w:ascii="Verdana" w:hAnsi="Verdana" w:cs="Arial"/>
          <w:sz w:val="20"/>
          <w:szCs w:val="20"/>
        </w:rPr>
      </w:pPr>
      <w:r w:rsidRPr="00454F5A">
        <w:rPr>
          <w:rFonts w:ascii="Verdana" w:hAnsi="Verdana" w:cs="Arial"/>
          <w:sz w:val="20"/>
          <w:szCs w:val="20"/>
        </w:rPr>
        <w:t>As you approach the midpoint of your online course, Rasmussen College would like to know what you think about your online learning experience. Please take the 10 question survey below. It should only take you a couple of minutes.</w:t>
      </w:r>
    </w:p>
    <w:p w14:paraId="4DA70183" w14:textId="77777777" w:rsidR="00454F5A" w:rsidRPr="00454F5A" w:rsidRDefault="00454F5A" w:rsidP="00454F5A">
      <w:pPr>
        <w:pStyle w:val="NormalWeb"/>
        <w:spacing w:before="0" w:beforeAutospacing="0" w:line="270" w:lineRule="atLeast"/>
        <w:rPr>
          <w:rFonts w:ascii="Verdana" w:hAnsi="Verdana" w:cs="Arial"/>
          <w:sz w:val="20"/>
          <w:szCs w:val="20"/>
        </w:rPr>
      </w:pPr>
      <w:r w:rsidRPr="00454F5A">
        <w:rPr>
          <w:rFonts w:ascii="Verdana" w:hAnsi="Verdana" w:cs="Arial"/>
          <w:sz w:val="20"/>
          <w:szCs w:val="20"/>
        </w:rPr>
        <w:t>Please provide us with your honest answers. Your answers are 100% anonymous. No one, including your instructor, will know what you answered. Thanks for your help.</w:t>
      </w:r>
    </w:p>
    <w:p w14:paraId="1AF1D596" w14:textId="77777777" w:rsidR="00454F5A" w:rsidRPr="00454F5A" w:rsidRDefault="00454F5A" w:rsidP="00454F5A">
      <w:pPr>
        <w:pStyle w:val="NormalWeb"/>
        <w:spacing w:before="0" w:beforeAutospacing="0" w:line="270" w:lineRule="atLeast"/>
        <w:rPr>
          <w:rFonts w:ascii="Verdana" w:hAnsi="Verdana" w:cs="Arial"/>
          <w:sz w:val="20"/>
          <w:szCs w:val="20"/>
        </w:rPr>
      </w:pPr>
      <w:r w:rsidRPr="00454F5A">
        <w:rPr>
          <w:rFonts w:ascii="Verdana" w:hAnsi="Verdana" w:cs="Arial"/>
          <w:sz w:val="20"/>
          <w:szCs w:val="20"/>
        </w:rPr>
        <w:t>The Rasmussen Online Team</w:t>
      </w:r>
    </w:p>
    <w:p w14:paraId="4A9B8A8C" w14:textId="77777777" w:rsidR="00454F5A" w:rsidRDefault="00454F5A" w:rsidP="00454F5A">
      <w:pPr>
        <w:rPr>
          <w:rStyle w:val="ANGELProductionNote"/>
        </w:rPr>
      </w:pPr>
    </w:p>
    <w:p w14:paraId="4C1EF965" w14:textId="77777777" w:rsidR="00454F5A" w:rsidRPr="004E4D10" w:rsidRDefault="00454F5A" w:rsidP="00454F5A">
      <w:pPr>
        <w:rPr>
          <w:rFonts w:ascii="Verdana" w:hAnsi="Verdana"/>
        </w:rPr>
      </w:pPr>
    </w:p>
    <w:p w14:paraId="5B527E0B" w14:textId="77777777" w:rsidR="00454F5A" w:rsidRDefault="00454F5A" w:rsidP="00454F5A">
      <w:pPr>
        <w:spacing w:after="0"/>
        <w:rPr>
          <w:rFonts w:ascii="Verdana" w:hAnsi="Verdana"/>
          <w:color w:val="808080" w:themeColor="background1" w:themeShade="80"/>
        </w:rPr>
      </w:pPr>
      <w:r>
        <w:rPr>
          <w:rFonts w:ascii="Verdana" w:hAnsi="Verdana"/>
          <w:color w:val="808080" w:themeColor="background1" w:themeShade="80"/>
        </w:rPr>
        <w:t>#####End Topic#####</w:t>
      </w:r>
    </w:p>
    <w:p w14:paraId="06BA4A7C" w14:textId="77777777" w:rsidR="00454F5A" w:rsidRDefault="00454F5A" w:rsidP="0099609D">
      <w:pPr>
        <w:spacing w:after="0"/>
        <w:rPr>
          <w:rFonts w:ascii="Verdana" w:hAnsi="Verdana"/>
          <w:color w:val="808080" w:themeColor="background1" w:themeShade="80"/>
        </w:rPr>
      </w:pPr>
    </w:p>
    <w:p w14:paraId="33C82C66" w14:textId="77777777" w:rsidR="00454F5A" w:rsidRDefault="00454F5A" w:rsidP="0099609D">
      <w:pPr>
        <w:spacing w:after="0"/>
        <w:rPr>
          <w:rFonts w:ascii="Verdana" w:hAnsi="Verdana"/>
          <w:color w:val="808080" w:themeColor="background1" w:themeShade="80"/>
        </w:rPr>
      </w:pPr>
    </w:p>
    <w:p w14:paraId="215C051F" w14:textId="77777777" w:rsidR="00D64812" w:rsidRDefault="00D64812" w:rsidP="0099609D">
      <w:pPr>
        <w:spacing w:after="0"/>
        <w:rPr>
          <w:rFonts w:ascii="Verdana" w:hAnsi="Verdana"/>
          <w:color w:val="808080" w:themeColor="background1" w:themeShade="80"/>
        </w:rPr>
      </w:pPr>
    </w:p>
    <w:p w14:paraId="623D3559" w14:textId="77777777" w:rsidR="00187EC4" w:rsidRDefault="00187EC4">
      <w:pPr>
        <w:rPr>
          <w:rFonts w:ascii="Verdana" w:hAnsi="Verdana"/>
          <w:color w:val="808080" w:themeColor="background1" w:themeShade="80"/>
        </w:rPr>
      </w:pPr>
      <w:r>
        <w:rPr>
          <w:rFonts w:ascii="Verdana" w:hAnsi="Verdana"/>
          <w:color w:val="808080" w:themeColor="background1" w:themeShade="80"/>
        </w:rPr>
        <w:br w:type="page"/>
      </w:r>
    </w:p>
    <w:p w14:paraId="61349549"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#####Begin Topic#####</w:t>
      </w:r>
    </w:p>
    <w:p w14:paraId="394FF852"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Name: </w:t>
      </w:r>
      <w:r>
        <w:rPr>
          <w:rFonts w:ascii="Verdana" w:hAnsi="Verdana"/>
          <w:color w:val="808080" w:themeColor="background1" w:themeShade="80"/>
        </w:rPr>
        <w:t xml:space="preserve">Module 05 </w:t>
      </w:r>
      <w:r w:rsidR="00070F8E">
        <w:rPr>
          <w:rFonts w:ascii="Verdana" w:hAnsi="Verdana"/>
          <w:color w:val="808080" w:themeColor="background1" w:themeShade="80"/>
        </w:rPr>
        <w:t>-</w:t>
      </w:r>
      <w:r>
        <w:rPr>
          <w:rFonts w:ascii="Verdana" w:hAnsi="Verdana"/>
          <w:color w:val="808080" w:themeColor="background1" w:themeShade="80"/>
        </w:rPr>
        <w:t xml:space="preserve"> Title Goes Here</w:t>
      </w:r>
    </w:p>
    <w:p w14:paraId="4BF643B8" w14:textId="77777777" w:rsidR="009D5438" w:rsidRPr="004E4D10" w:rsidRDefault="009D5438" w:rsidP="009D5438">
      <w:pPr>
        <w:rPr>
          <w:rFonts w:ascii="Verdana" w:hAnsi="Verdana"/>
        </w:rPr>
      </w:pPr>
    </w:p>
    <w:p w14:paraId="4190D331"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6C02E779" w14:textId="77777777" w:rsidR="009D5438" w:rsidRPr="004B4370" w:rsidRDefault="009D5438" w:rsidP="009D5438">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Objectives</w:t>
      </w:r>
    </w:p>
    <w:p w14:paraId="467703A5"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Type: page</w:t>
      </w:r>
    </w:p>
    <w:p w14:paraId="5ED39FFD"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77AD9EF3" w14:textId="77777777" w:rsidR="009D5438" w:rsidRDefault="009D5438" w:rsidP="009D5438">
      <w:pPr>
        <w:rPr>
          <w:rFonts w:ascii="Verdana" w:hAnsi="Verdana"/>
        </w:rPr>
      </w:pPr>
    </w:p>
    <w:p w14:paraId="5AB7BBA6" w14:textId="77777777" w:rsidR="00187EC4" w:rsidRPr="00187EC4" w:rsidRDefault="00187EC4" w:rsidP="00187EC4">
      <w:pPr>
        <w:spacing w:after="0" w:line="240" w:lineRule="auto"/>
        <w:rPr>
          <w:rFonts w:ascii="Verdana" w:eastAsia="Times New Roman" w:hAnsi="Verdana" w:cs="Times New Roman"/>
          <w:b/>
          <w:bCs/>
          <w:color w:val="FF6600"/>
          <w:szCs w:val="24"/>
        </w:rPr>
      </w:pPr>
      <w:r w:rsidRPr="00187EC4">
        <w:rPr>
          <w:rFonts w:ascii="Verdana" w:eastAsia="Times New Roman" w:hAnsi="Verdana" w:cs="Times New Roman"/>
          <w:b/>
          <w:bCs/>
          <w:color w:val="FF6600"/>
          <w:szCs w:val="24"/>
        </w:rPr>
        <w:t>Objectives</w:t>
      </w:r>
    </w:p>
    <w:p w14:paraId="55A6B462" w14:textId="77777777" w:rsidR="00187EC4" w:rsidRPr="00187EC4" w:rsidRDefault="00187EC4" w:rsidP="00187EC4">
      <w:pPr>
        <w:spacing w:after="0" w:line="240" w:lineRule="auto"/>
        <w:rPr>
          <w:rFonts w:ascii="Verdana" w:eastAsia="Times New Roman" w:hAnsi="Verdana" w:cs="Times New Roman"/>
          <w:sz w:val="20"/>
          <w:szCs w:val="24"/>
        </w:rPr>
      </w:pPr>
    </w:p>
    <w:p w14:paraId="7762EEB6" w14:textId="77777777" w:rsidR="00187EC4" w:rsidRPr="00187EC4" w:rsidRDefault="00187EC4" w:rsidP="00187EC4">
      <w:pPr>
        <w:spacing w:after="0" w:line="240" w:lineRule="auto"/>
        <w:rPr>
          <w:rFonts w:ascii="Verdana" w:eastAsia="Times New Roman" w:hAnsi="Verdana" w:cs="Times New Roman"/>
          <w:sz w:val="20"/>
          <w:szCs w:val="24"/>
        </w:rPr>
      </w:pPr>
      <w:r w:rsidRPr="00187EC4">
        <w:rPr>
          <w:rFonts w:ascii="Verdana" w:eastAsia="Times New Roman" w:hAnsi="Verdana" w:cs="Times New Roman"/>
          <w:sz w:val="20"/>
          <w:szCs w:val="24"/>
        </w:rPr>
        <w:t>By the end of this module you should be able to:</w:t>
      </w:r>
    </w:p>
    <w:p w14:paraId="296CB787" w14:textId="77777777" w:rsidR="00187EC4" w:rsidRPr="00187EC4" w:rsidRDefault="00187EC4" w:rsidP="00187EC4">
      <w:pPr>
        <w:spacing w:after="0" w:line="240" w:lineRule="auto"/>
        <w:rPr>
          <w:rFonts w:ascii="Verdana" w:eastAsia="Times New Roman" w:hAnsi="Verdana" w:cs="Times New Roman"/>
          <w:sz w:val="20"/>
          <w:szCs w:val="24"/>
        </w:rPr>
      </w:pPr>
    </w:p>
    <w:p w14:paraId="4AC96FD0" w14:textId="77777777" w:rsidR="00187EC4" w:rsidRPr="00187EC4" w:rsidRDefault="00187EC4" w:rsidP="00187EC4">
      <w:pPr>
        <w:numPr>
          <w:ilvl w:val="0"/>
          <w:numId w:val="16"/>
        </w:numPr>
        <w:spacing w:after="0" w:line="240" w:lineRule="auto"/>
        <w:contextualSpacing/>
        <w:rPr>
          <w:rFonts w:ascii="Verdana" w:eastAsia="Times New Roman" w:hAnsi="Verdana" w:cs="Times New Roman"/>
          <w:sz w:val="20"/>
          <w:szCs w:val="24"/>
        </w:rPr>
      </w:pPr>
      <w:r w:rsidRPr="00187EC4">
        <w:rPr>
          <w:rFonts w:ascii="Verdana" w:eastAsia="Times New Roman" w:hAnsi="Verdana" w:cs="Times New Roman"/>
          <w:sz w:val="20"/>
          <w:szCs w:val="24"/>
        </w:rPr>
        <w:t xml:space="preserve">Objective 1. </w:t>
      </w:r>
    </w:p>
    <w:p w14:paraId="2CD35A20" w14:textId="77777777" w:rsidR="00187EC4" w:rsidRDefault="00187EC4" w:rsidP="00187EC4">
      <w:pPr>
        <w:numPr>
          <w:ilvl w:val="0"/>
          <w:numId w:val="16"/>
        </w:numPr>
        <w:spacing w:after="0" w:line="240" w:lineRule="auto"/>
        <w:contextualSpacing/>
        <w:rPr>
          <w:rFonts w:ascii="Verdana" w:eastAsia="Times New Roman" w:hAnsi="Verdana" w:cs="Times New Roman"/>
          <w:sz w:val="20"/>
          <w:szCs w:val="24"/>
        </w:rPr>
      </w:pPr>
      <w:r w:rsidRPr="00187EC4">
        <w:rPr>
          <w:rFonts w:ascii="Verdana" w:eastAsia="Times New Roman" w:hAnsi="Verdana" w:cs="Times New Roman"/>
          <w:sz w:val="20"/>
          <w:szCs w:val="24"/>
        </w:rPr>
        <w:t xml:space="preserve">Objective 2. </w:t>
      </w:r>
    </w:p>
    <w:p w14:paraId="4335561E" w14:textId="77777777" w:rsidR="009D5438" w:rsidRPr="00187EC4" w:rsidRDefault="00187EC4" w:rsidP="00187EC4">
      <w:pPr>
        <w:numPr>
          <w:ilvl w:val="0"/>
          <w:numId w:val="16"/>
        </w:numPr>
        <w:spacing w:after="0" w:line="240" w:lineRule="auto"/>
        <w:contextualSpacing/>
        <w:rPr>
          <w:rFonts w:ascii="Verdana" w:eastAsia="Times New Roman" w:hAnsi="Verdana" w:cs="Times New Roman"/>
          <w:sz w:val="20"/>
          <w:szCs w:val="24"/>
        </w:rPr>
      </w:pPr>
      <w:r w:rsidRPr="00187EC4">
        <w:rPr>
          <w:rFonts w:ascii="Verdana" w:eastAsia="Times New Roman" w:hAnsi="Verdana" w:cs="Times New Roman"/>
          <w:sz w:val="20"/>
          <w:szCs w:val="24"/>
        </w:rPr>
        <w:t>Objective 3.</w:t>
      </w:r>
    </w:p>
    <w:p w14:paraId="7035843A" w14:textId="77777777" w:rsidR="00187EC4" w:rsidRDefault="00187EC4" w:rsidP="009D5438">
      <w:pPr>
        <w:spacing w:after="0"/>
        <w:rPr>
          <w:rFonts w:ascii="Verdana" w:hAnsi="Verdana"/>
          <w:color w:val="808080" w:themeColor="background1" w:themeShade="80"/>
        </w:rPr>
      </w:pPr>
    </w:p>
    <w:p w14:paraId="501EA246" w14:textId="77777777" w:rsidR="00187EC4" w:rsidRDefault="00187EC4" w:rsidP="009D5438">
      <w:pPr>
        <w:spacing w:after="0"/>
        <w:rPr>
          <w:rFonts w:ascii="Verdana" w:hAnsi="Verdana"/>
          <w:color w:val="808080" w:themeColor="background1" w:themeShade="80"/>
        </w:rPr>
      </w:pPr>
    </w:p>
    <w:p w14:paraId="4244455A"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50255314" w14:textId="77777777" w:rsidR="009D5438" w:rsidRPr="004B4370" w:rsidRDefault="009D5438" w:rsidP="009D5438">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Assignments</w:t>
      </w:r>
    </w:p>
    <w:p w14:paraId="42F107BF"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33C3104A"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5D54C1EB" w14:textId="77777777" w:rsidR="009D5438" w:rsidRDefault="009D5438" w:rsidP="009D5438">
      <w:pPr>
        <w:rPr>
          <w:rFonts w:ascii="Verdana" w:hAnsi="Verdana"/>
        </w:rPr>
      </w:pPr>
    </w:p>
    <w:p w14:paraId="17A048D0" w14:textId="77777777" w:rsidR="00187EC4" w:rsidRPr="00187EC4" w:rsidRDefault="00187EC4" w:rsidP="00187EC4">
      <w:pPr>
        <w:spacing w:after="0" w:line="240" w:lineRule="auto"/>
        <w:rPr>
          <w:rFonts w:ascii="Verdana" w:eastAsia="Times New Roman" w:hAnsi="Verdana" w:cs="Times New Roman"/>
          <w:sz w:val="20"/>
          <w:szCs w:val="20"/>
        </w:rPr>
      </w:pPr>
      <w:r w:rsidRPr="00187EC4">
        <w:rPr>
          <w:rFonts w:ascii="Verdana" w:eastAsia="Times New Roman" w:hAnsi="Verdana" w:cs="Times New Roman"/>
          <w:b/>
          <w:color w:val="008000"/>
          <w:sz w:val="20"/>
          <w:szCs w:val="20"/>
        </w:rPr>
        <w:t>Reading</w:t>
      </w:r>
      <w:r w:rsidRPr="00187EC4">
        <w:rPr>
          <w:rFonts w:ascii="Verdana" w:eastAsia="Times New Roman" w:hAnsi="Verdana" w:cs="Times New Roman"/>
          <w:b/>
          <w:sz w:val="20"/>
          <w:szCs w:val="20"/>
        </w:rPr>
        <w:t xml:space="preserve"> - </w:t>
      </w:r>
    </w:p>
    <w:p w14:paraId="7B161160"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Activity Time: </w:t>
      </w:r>
    </w:p>
    <w:p w14:paraId="18A58A76" w14:textId="77777777" w:rsidR="00187EC4" w:rsidRPr="00187EC4" w:rsidRDefault="00187EC4" w:rsidP="00187EC4">
      <w:pPr>
        <w:spacing w:after="0" w:line="240" w:lineRule="auto"/>
        <w:rPr>
          <w:rFonts w:ascii="Verdana" w:eastAsia="Times New Roman" w:hAnsi="Verdana" w:cs="Times New Roman"/>
          <w:sz w:val="20"/>
          <w:szCs w:val="24"/>
        </w:rPr>
      </w:pPr>
    </w:p>
    <w:p w14:paraId="21BD8AA4" w14:textId="77777777" w:rsidR="00187EC4" w:rsidRPr="00187EC4" w:rsidRDefault="00187EC4" w:rsidP="00187EC4">
      <w:pPr>
        <w:spacing w:after="0" w:line="240" w:lineRule="auto"/>
        <w:rPr>
          <w:rFonts w:ascii="Verdana" w:eastAsia="Times New Roman" w:hAnsi="Verdana" w:cs="Times New Roman"/>
          <w:b/>
          <w:color w:val="0000FF"/>
          <w:sz w:val="20"/>
          <w:szCs w:val="20"/>
        </w:rPr>
      </w:pPr>
      <w:r w:rsidRPr="00187EC4">
        <w:rPr>
          <w:rFonts w:ascii="Verdana" w:eastAsia="Times New Roman" w:hAnsi="Verdana" w:cs="Times New Roman"/>
          <w:b/>
          <w:color w:val="0000FF"/>
          <w:sz w:val="20"/>
          <w:szCs w:val="20"/>
        </w:rPr>
        <w:t>Course Content</w:t>
      </w:r>
    </w:p>
    <w:p w14:paraId="7F7C6AC6"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Activity Time: </w:t>
      </w:r>
    </w:p>
    <w:p w14:paraId="63192CC8" w14:textId="77777777" w:rsidR="00187EC4" w:rsidRPr="00187EC4" w:rsidRDefault="00187EC4" w:rsidP="00187EC4">
      <w:pPr>
        <w:spacing w:after="0" w:line="240" w:lineRule="auto"/>
        <w:rPr>
          <w:rFonts w:ascii="Verdana" w:eastAsia="Times New Roman" w:hAnsi="Verdana" w:cs="Times New Roman"/>
          <w:sz w:val="20"/>
          <w:szCs w:val="24"/>
        </w:rPr>
      </w:pPr>
    </w:p>
    <w:p w14:paraId="57D7E26D" w14:textId="77777777" w:rsidR="00187EC4" w:rsidRPr="00187EC4" w:rsidRDefault="00187EC4" w:rsidP="00187EC4">
      <w:pPr>
        <w:spacing w:after="0" w:line="240" w:lineRule="auto"/>
        <w:rPr>
          <w:rFonts w:ascii="Verdana" w:eastAsia="Times New Roman" w:hAnsi="Verdana" w:cs="Times New Roman"/>
          <w:sz w:val="20"/>
          <w:szCs w:val="20"/>
        </w:rPr>
      </w:pPr>
      <w:r w:rsidRPr="00187EC4">
        <w:rPr>
          <w:rFonts w:ascii="Verdana" w:eastAsia="Times New Roman" w:hAnsi="Verdana" w:cs="Times New Roman"/>
          <w:b/>
          <w:color w:val="0000FF"/>
          <w:sz w:val="20"/>
          <w:szCs w:val="20"/>
        </w:rPr>
        <w:t>Module 05 Written Assignment</w:t>
      </w:r>
      <w:r w:rsidRPr="00187EC4">
        <w:rPr>
          <w:rFonts w:ascii="Verdana" w:eastAsia="Times New Roman" w:hAnsi="Verdana" w:cs="Times New Roman"/>
          <w:b/>
          <w:sz w:val="20"/>
          <w:szCs w:val="20"/>
        </w:rPr>
        <w:t xml:space="preserve"> </w:t>
      </w:r>
      <w:r w:rsidRPr="00187EC4">
        <w:rPr>
          <w:rFonts w:ascii="Verdana" w:eastAsia="Times New Roman" w:hAnsi="Verdana" w:cs="Times New Roman"/>
          <w:sz w:val="20"/>
          <w:szCs w:val="24"/>
        </w:rPr>
        <w:t>- Title</w:t>
      </w:r>
    </w:p>
    <w:p w14:paraId="10164D69"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Activity Time: </w:t>
      </w:r>
    </w:p>
    <w:p w14:paraId="42A47881"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Additional Time for Study, Research, and Reflection: </w:t>
      </w:r>
    </w:p>
    <w:p w14:paraId="3AAFD204" w14:textId="77777777" w:rsidR="00187EC4" w:rsidRPr="00187EC4" w:rsidRDefault="00187EC4" w:rsidP="00187EC4">
      <w:pPr>
        <w:spacing w:after="0" w:line="240" w:lineRule="auto"/>
        <w:rPr>
          <w:rFonts w:ascii="Verdana" w:eastAsia="Times New Roman" w:hAnsi="Verdana" w:cs="Times New Roman"/>
          <w:sz w:val="20"/>
          <w:szCs w:val="24"/>
        </w:rPr>
      </w:pPr>
    </w:p>
    <w:p w14:paraId="0618C58A" w14:textId="77777777" w:rsidR="00187EC4" w:rsidRPr="00187EC4" w:rsidRDefault="00187EC4" w:rsidP="00187EC4">
      <w:pPr>
        <w:spacing w:after="0" w:line="240" w:lineRule="auto"/>
        <w:rPr>
          <w:rFonts w:ascii="Verdana" w:eastAsia="Times New Roman" w:hAnsi="Verdana" w:cs="Times New Roman"/>
          <w:sz w:val="20"/>
          <w:szCs w:val="20"/>
        </w:rPr>
      </w:pPr>
      <w:r w:rsidRPr="00187EC4">
        <w:rPr>
          <w:rFonts w:ascii="Verdana" w:eastAsia="Times New Roman" w:hAnsi="Verdana" w:cs="Times New Roman"/>
          <w:b/>
          <w:color w:val="0000FF"/>
          <w:sz w:val="20"/>
          <w:szCs w:val="20"/>
        </w:rPr>
        <w:t>Module 05 Discussion</w:t>
      </w:r>
      <w:r w:rsidRPr="00187EC4">
        <w:rPr>
          <w:rFonts w:ascii="Verdana" w:eastAsia="Times New Roman" w:hAnsi="Verdana" w:cs="Times New Roman"/>
          <w:b/>
          <w:color w:val="008000"/>
          <w:sz w:val="20"/>
          <w:szCs w:val="20"/>
        </w:rPr>
        <w:t xml:space="preserve"> </w:t>
      </w:r>
      <w:r w:rsidRPr="00187EC4">
        <w:rPr>
          <w:rFonts w:ascii="Verdana" w:eastAsia="Times New Roman" w:hAnsi="Verdana" w:cs="Times New Roman"/>
          <w:sz w:val="20"/>
          <w:szCs w:val="24"/>
        </w:rPr>
        <w:t>- Title</w:t>
      </w:r>
    </w:p>
    <w:p w14:paraId="7F5EE9B0"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Activity Time: </w:t>
      </w:r>
    </w:p>
    <w:p w14:paraId="77380BBB"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Additional Time for Study, Research, and Reflection: </w:t>
      </w:r>
    </w:p>
    <w:p w14:paraId="3C26FC72" w14:textId="77777777" w:rsidR="00187EC4" w:rsidRPr="00187EC4" w:rsidRDefault="00187EC4" w:rsidP="00187EC4">
      <w:pPr>
        <w:spacing w:after="0" w:line="240" w:lineRule="auto"/>
        <w:rPr>
          <w:rFonts w:ascii="Verdana" w:eastAsia="Times New Roman" w:hAnsi="Verdana" w:cs="Times New Roman"/>
          <w:sz w:val="20"/>
          <w:szCs w:val="24"/>
        </w:rPr>
      </w:pPr>
    </w:p>
    <w:p w14:paraId="3EAF7077" w14:textId="77777777" w:rsidR="00187EC4" w:rsidRPr="00187EC4" w:rsidRDefault="00187EC4" w:rsidP="00187EC4">
      <w:pPr>
        <w:spacing w:after="0" w:line="240" w:lineRule="auto"/>
        <w:rPr>
          <w:rFonts w:ascii="Verdana" w:eastAsia="Times New Roman" w:hAnsi="Verdana" w:cs="Times New Roman"/>
          <w:b/>
          <w:color w:val="0000FF"/>
          <w:sz w:val="20"/>
          <w:szCs w:val="20"/>
        </w:rPr>
      </w:pPr>
      <w:r w:rsidRPr="00187EC4">
        <w:rPr>
          <w:rFonts w:ascii="Verdana" w:eastAsia="Times New Roman" w:hAnsi="Verdana" w:cs="Times New Roman"/>
          <w:b/>
          <w:color w:val="0000FF"/>
          <w:sz w:val="20"/>
          <w:szCs w:val="20"/>
        </w:rPr>
        <w:t>Module 05 Quiz</w:t>
      </w:r>
    </w:p>
    <w:p w14:paraId="6B7A50E8"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Activity Time: </w:t>
      </w:r>
    </w:p>
    <w:p w14:paraId="4E7EBFA7"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 xml:space="preserve">Additional Time for Study, Research, and Reflection: </w:t>
      </w:r>
    </w:p>
    <w:p w14:paraId="6F8B4EBE" w14:textId="77777777" w:rsidR="00187EC4" w:rsidRPr="00187EC4" w:rsidRDefault="00187EC4" w:rsidP="00187EC4">
      <w:pPr>
        <w:spacing w:after="0" w:line="240" w:lineRule="auto"/>
        <w:rPr>
          <w:rFonts w:ascii="Verdana" w:eastAsia="Times New Roman" w:hAnsi="Verdana" w:cs="Times New Roman"/>
          <w:b/>
          <w:color w:val="0000FF"/>
          <w:sz w:val="20"/>
          <w:szCs w:val="20"/>
        </w:rPr>
      </w:pPr>
    </w:p>
    <w:p w14:paraId="4E58D080" w14:textId="77777777" w:rsidR="00187EC4" w:rsidRPr="00187EC4" w:rsidRDefault="00187EC4" w:rsidP="00187EC4">
      <w:pPr>
        <w:spacing w:after="0" w:line="240" w:lineRule="auto"/>
        <w:rPr>
          <w:rFonts w:ascii="Verdana" w:eastAsia="Times New Roman" w:hAnsi="Verdana" w:cs="Times New Roman"/>
          <w:b/>
          <w:color w:val="0000FF"/>
          <w:sz w:val="20"/>
          <w:szCs w:val="20"/>
        </w:rPr>
      </w:pPr>
      <w:r w:rsidRPr="00187EC4">
        <w:rPr>
          <w:rFonts w:ascii="Verdana" w:eastAsia="Times New Roman" w:hAnsi="Verdana" w:cs="Times New Roman"/>
          <w:b/>
          <w:color w:val="0000FF"/>
          <w:sz w:val="20"/>
          <w:szCs w:val="20"/>
        </w:rPr>
        <w:t>Module 05 Live Classroom</w:t>
      </w:r>
    </w:p>
    <w:p w14:paraId="4043938B" w14:textId="77777777" w:rsidR="00187EC4" w:rsidRPr="00187EC4" w:rsidRDefault="00187EC4" w:rsidP="00187EC4">
      <w:pPr>
        <w:spacing w:after="0" w:line="240" w:lineRule="auto"/>
        <w:rPr>
          <w:rFonts w:ascii="Verdana" w:eastAsia="Times New Roman" w:hAnsi="Verdana" w:cs="Times New Roman"/>
          <w:i/>
          <w:color w:val="808080"/>
          <w:sz w:val="16"/>
          <w:szCs w:val="16"/>
        </w:rPr>
      </w:pPr>
      <w:r w:rsidRPr="00187EC4">
        <w:rPr>
          <w:rFonts w:ascii="Verdana" w:eastAsia="Times New Roman" w:hAnsi="Verdana" w:cs="Times New Roman"/>
          <w:i/>
          <w:color w:val="808080"/>
          <w:sz w:val="16"/>
          <w:szCs w:val="16"/>
        </w:rPr>
        <w:t>Activity Time: 1 Hour</w:t>
      </w:r>
    </w:p>
    <w:p w14:paraId="7B801B8D" w14:textId="77777777" w:rsidR="00187EC4" w:rsidRPr="00187EC4" w:rsidRDefault="00187EC4" w:rsidP="00187EC4">
      <w:pPr>
        <w:spacing w:after="0" w:line="240" w:lineRule="auto"/>
        <w:rPr>
          <w:rFonts w:ascii="Verdana" w:eastAsia="Times New Roman" w:hAnsi="Verdana" w:cs="Times New Roman"/>
          <w:i/>
          <w:color w:val="808080"/>
          <w:sz w:val="16"/>
          <w:szCs w:val="16"/>
        </w:rPr>
      </w:pPr>
    </w:p>
    <w:p w14:paraId="7CADEB2D" w14:textId="77777777" w:rsidR="00187EC4" w:rsidRPr="00187EC4" w:rsidRDefault="00187EC4" w:rsidP="00187EC4">
      <w:pPr>
        <w:spacing w:after="0" w:line="240" w:lineRule="auto"/>
        <w:rPr>
          <w:rFonts w:ascii="Verdana" w:eastAsia="Times New Roman" w:hAnsi="Verdana" w:cs="Times New Roman"/>
          <w:b/>
          <w:sz w:val="16"/>
          <w:szCs w:val="16"/>
        </w:rPr>
      </w:pPr>
      <w:r w:rsidRPr="00187EC4">
        <w:rPr>
          <w:rFonts w:ascii="Verdana" w:eastAsia="Times New Roman" w:hAnsi="Verdana" w:cs="Times New Roman"/>
          <w:b/>
          <w:sz w:val="16"/>
          <w:szCs w:val="16"/>
        </w:rPr>
        <w:t xml:space="preserve">Total Estimated Time: </w:t>
      </w:r>
    </w:p>
    <w:p w14:paraId="37242066" w14:textId="77777777" w:rsidR="00187EC4" w:rsidRDefault="00187EC4" w:rsidP="009D5438">
      <w:pPr>
        <w:spacing w:after="0"/>
        <w:rPr>
          <w:rFonts w:ascii="Verdana" w:hAnsi="Verdana"/>
          <w:color w:val="808080" w:themeColor="background1" w:themeShade="80"/>
        </w:rPr>
      </w:pPr>
    </w:p>
    <w:p w14:paraId="7FFBB70D" w14:textId="77777777" w:rsidR="00187EC4" w:rsidRDefault="00187EC4" w:rsidP="009D5438">
      <w:pPr>
        <w:spacing w:after="0"/>
        <w:rPr>
          <w:rFonts w:ascii="Verdana" w:hAnsi="Verdana"/>
          <w:color w:val="808080" w:themeColor="background1" w:themeShade="80"/>
        </w:rPr>
      </w:pPr>
    </w:p>
    <w:p w14:paraId="76AA714B"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03C948F4" w14:textId="77777777" w:rsidR="009D5438" w:rsidRPr="004B4370" w:rsidRDefault="009D5438" w:rsidP="009D5438">
      <w:pPr>
        <w:spacing w:after="0"/>
        <w:rPr>
          <w:rFonts w:ascii="Verdana" w:hAnsi="Verdana"/>
          <w:color w:val="808080" w:themeColor="background1" w:themeShade="80"/>
        </w:rPr>
      </w:pPr>
      <w:r>
        <w:rPr>
          <w:rFonts w:ascii="Verdana" w:hAnsi="Verdana"/>
          <w:color w:val="808080" w:themeColor="background1" w:themeShade="80"/>
        </w:rPr>
        <w:t xml:space="preserve">Name: </w:t>
      </w:r>
      <w:r w:rsidR="00187EC4">
        <w:rPr>
          <w:rFonts w:ascii="Verdana" w:hAnsi="Verdana"/>
          <w:color w:val="808080" w:themeColor="background1" w:themeShade="80"/>
        </w:rPr>
        <w:t>Course Content</w:t>
      </w:r>
    </w:p>
    <w:p w14:paraId="5C00721C"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1826823A"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185EADAF" w14:textId="77777777" w:rsidR="00805591" w:rsidRDefault="00805591" w:rsidP="009D5438">
      <w:pPr>
        <w:spacing w:after="0"/>
        <w:rPr>
          <w:rFonts w:ascii="Verdana" w:hAnsi="Verdana"/>
          <w:color w:val="808080" w:themeColor="background1" w:themeShade="80"/>
        </w:rPr>
      </w:pPr>
    </w:p>
    <w:p w14:paraId="0339D869" w14:textId="77777777" w:rsidR="00805591" w:rsidRDefault="00805591" w:rsidP="009D5438">
      <w:pPr>
        <w:spacing w:after="0"/>
        <w:rPr>
          <w:rFonts w:ascii="Verdana" w:hAnsi="Verdana"/>
          <w:color w:val="808080" w:themeColor="background1" w:themeShade="80"/>
        </w:rPr>
      </w:pPr>
    </w:p>
    <w:p w14:paraId="5D2FF2B5" w14:textId="77777777" w:rsidR="00805591" w:rsidRDefault="00805591" w:rsidP="009D5438">
      <w:pPr>
        <w:spacing w:after="0"/>
        <w:rPr>
          <w:rFonts w:ascii="Verdana" w:hAnsi="Verdana"/>
          <w:color w:val="808080" w:themeColor="background1" w:themeShade="80"/>
        </w:rPr>
      </w:pPr>
    </w:p>
    <w:p w14:paraId="137EFD4C" w14:textId="77777777" w:rsidR="00805591" w:rsidRDefault="00805591" w:rsidP="009D5438">
      <w:pPr>
        <w:spacing w:after="0"/>
        <w:rPr>
          <w:rFonts w:ascii="Verdana" w:hAnsi="Verdana"/>
          <w:color w:val="808080" w:themeColor="background1" w:themeShade="80"/>
        </w:rPr>
      </w:pPr>
    </w:p>
    <w:p w14:paraId="09C81A8A"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5CAED003" w14:textId="77777777" w:rsidR="009D5438" w:rsidRPr="004B4370" w:rsidRDefault="009D5438" w:rsidP="009D5438">
      <w:pPr>
        <w:spacing w:after="0"/>
        <w:rPr>
          <w:rFonts w:ascii="Verdana" w:hAnsi="Verdana"/>
          <w:color w:val="808080" w:themeColor="background1" w:themeShade="80"/>
        </w:rPr>
      </w:pPr>
      <w:r>
        <w:rPr>
          <w:rFonts w:ascii="Verdana" w:hAnsi="Verdana"/>
          <w:color w:val="808080" w:themeColor="background1" w:themeShade="80"/>
        </w:rPr>
        <w:t xml:space="preserve">Name: </w:t>
      </w:r>
      <w:r w:rsidR="00187EC4">
        <w:rPr>
          <w:rFonts w:ascii="Verdana" w:hAnsi="Verdana"/>
          <w:color w:val="808080" w:themeColor="background1" w:themeShade="80"/>
        </w:rPr>
        <w:t>Module 05 Written Assignment - Title</w:t>
      </w:r>
    </w:p>
    <w:p w14:paraId="396EDF8D"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sidR="00187EC4">
        <w:rPr>
          <w:rFonts w:ascii="Verdana" w:hAnsi="Verdana"/>
          <w:color w:val="808080" w:themeColor="background1" w:themeShade="80"/>
        </w:rPr>
        <w:t>Drop Box</w:t>
      </w:r>
    </w:p>
    <w:p w14:paraId="6D83039B" w14:textId="77777777" w:rsidR="009D5438" w:rsidRPr="004B4370" w:rsidRDefault="009D5438" w:rsidP="009D5438">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562E33EA" w14:textId="77777777" w:rsidR="009D5438" w:rsidRDefault="009D5438" w:rsidP="009D5438">
      <w:pPr>
        <w:spacing w:after="0"/>
        <w:rPr>
          <w:rFonts w:ascii="Verdana" w:hAnsi="Verdana"/>
          <w:color w:val="808080" w:themeColor="background1" w:themeShade="80"/>
        </w:rPr>
      </w:pPr>
    </w:p>
    <w:p w14:paraId="458A7358" w14:textId="77777777" w:rsidR="00187EC4" w:rsidRPr="00A35523" w:rsidRDefault="00187EC4" w:rsidP="00187EC4">
      <w:pPr>
        <w:pStyle w:val="NormalWeb"/>
        <w:spacing w:before="150" w:beforeAutospacing="0" w:after="150" w:afterAutospacing="0" w:line="270" w:lineRule="atLeast"/>
        <w:ind w:right="150"/>
        <w:rPr>
          <w:rFonts w:ascii="Verdana" w:hAnsi="Verdana" w:cs="Arial"/>
          <w:color w:val="555753"/>
          <w:sz w:val="20"/>
          <w:szCs w:val="20"/>
        </w:rPr>
      </w:pPr>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p>
    <w:p w14:paraId="6B77E0EA" w14:textId="77777777" w:rsidR="00187EC4" w:rsidRPr="00A35523" w:rsidRDefault="00187EC4" w:rsidP="00187EC4">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 xml:space="preserve">Save your assignment as a Microsoft Word document. (Mac users, please remember to append the </w:t>
      </w:r>
      <w:r w:rsidR="00070F8E">
        <w:rPr>
          <w:rFonts w:ascii="Verdana" w:hAnsi="Verdana" w:cs="Arial"/>
          <w:sz w:val="20"/>
          <w:szCs w:val="20"/>
        </w:rPr>
        <w:t>"</w:t>
      </w:r>
      <w:r w:rsidRPr="00A35523">
        <w:rPr>
          <w:rFonts w:ascii="Verdana" w:hAnsi="Verdana" w:cs="Arial"/>
          <w:sz w:val="20"/>
          <w:szCs w:val="20"/>
        </w:rPr>
        <w:t>.docx</w:t>
      </w:r>
      <w:r w:rsidR="00070F8E">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p>
    <w:p w14:paraId="70FC6B10" w14:textId="77777777" w:rsidR="00187EC4" w:rsidRPr="00A35523" w:rsidRDefault="00187EC4" w:rsidP="00187EC4">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Jstudent_exampleproblem_101504</w:t>
      </w:r>
    </w:p>
    <w:p w14:paraId="1EA440F9" w14:textId="77777777" w:rsidR="00187EC4" w:rsidRPr="00454F5A" w:rsidRDefault="0076178D" w:rsidP="00187EC4">
      <w:pPr>
        <w:pStyle w:val="text"/>
        <w:spacing w:before="150" w:beforeAutospacing="0" w:after="150" w:afterAutospacing="0" w:line="270" w:lineRule="atLeast"/>
        <w:ind w:right="150"/>
        <w:rPr>
          <w:rFonts w:ascii="Verdana" w:hAnsi="Verdana" w:cs="Arial"/>
          <w:color w:val="555753"/>
          <w:sz w:val="20"/>
          <w:szCs w:val="20"/>
        </w:rPr>
      </w:pPr>
      <w:hyperlink r:id="rId75" w:tgtFrame="_blank" w:history="1">
        <w:r w:rsidR="00187EC4" w:rsidRPr="00A35523">
          <w:rPr>
            <w:rStyle w:val="Hyperlink"/>
            <w:rFonts w:ascii="Verdana" w:hAnsi="Verdana"/>
            <w:sz w:val="20"/>
            <w:szCs w:val="20"/>
          </w:rPr>
          <w:t>Need Help? Click here for complete drop box instructions.</w:t>
        </w:r>
      </w:hyperlink>
    </w:p>
    <w:p w14:paraId="1E5D4330" w14:textId="77777777" w:rsidR="009D5438" w:rsidRDefault="009D5438" w:rsidP="009D5438">
      <w:pPr>
        <w:spacing w:after="0"/>
        <w:rPr>
          <w:rFonts w:ascii="Verdana" w:hAnsi="Verdana"/>
          <w:color w:val="808080" w:themeColor="background1" w:themeShade="80"/>
        </w:rPr>
      </w:pPr>
    </w:p>
    <w:p w14:paraId="7AE73AC9" w14:textId="77777777" w:rsidR="009D5438" w:rsidRDefault="009D5438" w:rsidP="009D5438">
      <w:pPr>
        <w:spacing w:after="0"/>
        <w:rPr>
          <w:rFonts w:ascii="Verdana" w:hAnsi="Verdana"/>
          <w:color w:val="808080" w:themeColor="background1" w:themeShade="80"/>
        </w:rPr>
      </w:pPr>
    </w:p>
    <w:p w14:paraId="13C7339F" w14:textId="77777777" w:rsidR="009D5438" w:rsidRPr="00CC1B0F" w:rsidRDefault="009D5438" w:rsidP="009D5438">
      <w:pPr>
        <w:spacing w:after="0"/>
        <w:rPr>
          <w:rFonts w:ascii="Verdana" w:hAnsi="Verdana"/>
          <w:color w:val="808080" w:themeColor="background1" w:themeShade="80"/>
        </w:rPr>
      </w:pPr>
      <w:r w:rsidRPr="00CC1B0F">
        <w:rPr>
          <w:rFonts w:ascii="Verdana" w:hAnsi="Verdana"/>
          <w:color w:val="808080" w:themeColor="background1" w:themeShade="80"/>
        </w:rPr>
        <w:t>##Begin Item##</w:t>
      </w:r>
    </w:p>
    <w:p w14:paraId="5C142550" w14:textId="77777777" w:rsidR="009D5438" w:rsidRPr="00CC1B0F" w:rsidRDefault="009D5438" w:rsidP="009D5438">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5</w:t>
      </w:r>
      <w:r w:rsidRPr="007C72EB">
        <w:rPr>
          <w:rFonts w:ascii="Verdana" w:hAnsi="Verdana"/>
          <w:color w:val="808080" w:themeColor="background1" w:themeShade="80"/>
        </w:rPr>
        <w:t xml:space="preserve"> Discussion </w:t>
      </w:r>
      <w:r w:rsidR="00070F8E">
        <w:rPr>
          <w:rFonts w:ascii="Verdana" w:hAnsi="Verdana"/>
          <w:color w:val="808080" w:themeColor="background1" w:themeShade="80"/>
        </w:rPr>
        <w:t>-</w:t>
      </w:r>
      <w:r w:rsidRPr="007C72EB">
        <w:rPr>
          <w:rFonts w:ascii="Verdana" w:hAnsi="Verdana"/>
          <w:color w:val="808080" w:themeColor="background1" w:themeShade="80"/>
        </w:rPr>
        <w:t xml:space="preserve"> </w:t>
      </w:r>
      <w:r>
        <w:rPr>
          <w:rFonts w:ascii="Verdana" w:hAnsi="Verdana"/>
          <w:color w:val="808080" w:themeColor="background1" w:themeShade="80"/>
        </w:rPr>
        <w:t xml:space="preserve">Title </w:t>
      </w:r>
    </w:p>
    <w:p w14:paraId="0BE86401" w14:textId="77777777" w:rsidR="009D5438" w:rsidRPr="00CC1B0F" w:rsidRDefault="009D5438" w:rsidP="009D5438">
      <w:pPr>
        <w:spacing w:after="0"/>
        <w:rPr>
          <w:rFonts w:ascii="Verdana" w:hAnsi="Verdana"/>
          <w:color w:val="808080" w:themeColor="background1" w:themeShade="80"/>
        </w:rPr>
      </w:pPr>
      <w:r w:rsidRPr="00CC1B0F">
        <w:rPr>
          <w:rFonts w:ascii="Verdana" w:hAnsi="Verdana"/>
          <w:color w:val="808080" w:themeColor="background1" w:themeShade="80"/>
        </w:rPr>
        <w:t>Type: forum</w:t>
      </w:r>
    </w:p>
    <w:p w14:paraId="6D512A17" w14:textId="77777777" w:rsidR="009D5438" w:rsidRPr="00CC1B0F" w:rsidRDefault="009D5438" w:rsidP="009D5438">
      <w:pPr>
        <w:spacing w:after="0"/>
        <w:rPr>
          <w:rFonts w:ascii="Verdana" w:hAnsi="Verdana"/>
          <w:color w:val="808080" w:themeColor="background1" w:themeShade="80"/>
        </w:rPr>
      </w:pPr>
      <w:r w:rsidRPr="00CC1B0F">
        <w:rPr>
          <w:rFonts w:ascii="Verdana" w:hAnsi="Verdana"/>
          <w:color w:val="808080" w:themeColor="background1" w:themeShade="80"/>
        </w:rPr>
        <w:t xml:space="preserve">##End Item## </w:t>
      </w:r>
    </w:p>
    <w:p w14:paraId="5DC8A93E" w14:textId="77777777" w:rsidR="009D5438" w:rsidRPr="00C630B0" w:rsidRDefault="009D5438" w:rsidP="009D5438">
      <w:pPr>
        <w:rPr>
          <w:rFonts w:ascii="Verdana" w:hAnsi="Verdana"/>
          <w:sz w:val="20"/>
          <w:szCs w:val="20"/>
        </w:rPr>
      </w:pPr>
    </w:p>
    <w:p w14:paraId="76119725" w14:textId="77777777" w:rsidR="00305585" w:rsidRPr="00C630B0" w:rsidRDefault="00305585" w:rsidP="00305585">
      <w:pPr>
        <w:rPr>
          <w:rFonts w:ascii="Verdana" w:hAnsi="Verdana"/>
          <w:sz w:val="20"/>
          <w:szCs w:val="20"/>
        </w:rPr>
      </w:pPr>
      <w:r w:rsidRPr="00305585">
        <w:rPr>
          <w:rStyle w:val="Strong"/>
          <w:highlight w:val="yellow"/>
        </w:rPr>
        <w:t>NOTE:</w:t>
      </w:r>
      <w:r>
        <w:rPr>
          <w:rFonts w:ascii="Verdana" w:hAnsi="Verdana"/>
          <w:sz w:val="20"/>
          <w:szCs w:val="20"/>
        </w:rPr>
        <w:t xml:space="preserve"> The instructional designer must select the correct discussion footer to match the course modality.</w:t>
      </w:r>
    </w:p>
    <w:p w14:paraId="1BE06EAA" w14:textId="77777777" w:rsidR="00305585" w:rsidRPr="00305585" w:rsidRDefault="00305585" w:rsidP="00305585">
      <w:pPr>
        <w:pStyle w:val="NormalWeb"/>
        <w:spacing w:before="150" w:after="150" w:line="270" w:lineRule="atLeast"/>
        <w:ind w:left="300" w:right="150"/>
        <w:rPr>
          <w:rStyle w:val="ANGELProductionNote"/>
        </w:rPr>
      </w:pPr>
      <w:r>
        <w:rPr>
          <w:rStyle w:val="ANGELProductionNote"/>
        </w:rPr>
        <w:t>&lt;N</w:t>
      </w:r>
      <w:r w:rsidRPr="00305585">
        <w:rPr>
          <w:rStyle w:val="ANGELProductionNote"/>
        </w:rPr>
        <w:t>ew 5.5 Week discussion footer follows&gt;</w:t>
      </w:r>
    </w:p>
    <w:p w14:paraId="0C022BEE" w14:textId="77777777" w:rsidR="00305585" w:rsidRPr="00305585" w:rsidRDefault="00305585" w:rsidP="00305585">
      <w:pPr>
        <w:pStyle w:val="NormalWeb"/>
        <w:spacing w:before="150" w:after="150" w:line="270" w:lineRule="atLeast"/>
        <w:ind w:left="300" w:right="150"/>
        <w:rPr>
          <w:rFonts w:ascii="Verdana" w:hAnsi="Verdana" w:cs="Arial"/>
          <w:sz w:val="20"/>
          <w:szCs w:val="20"/>
        </w:rPr>
      </w:pPr>
      <w:r w:rsidRPr="00305585">
        <w:rPr>
          <w:rFonts w:ascii="Verdana" w:hAnsi="Verdana" w:cs="Arial"/>
          <w:sz w:val="20"/>
          <w:szCs w:val="20"/>
        </w:rPr>
        <w:t xml:space="preserve">Due dates for your initial and response posts can be found by checking the </w:t>
      </w:r>
      <w:r w:rsidRPr="00305585">
        <w:rPr>
          <w:rStyle w:val="ANGELBlue"/>
        </w:rPr>
        <w:t>Course Syllabus</w:t>
      </w:r>
      <w:r w:rsidRPr="00305585">
        <w:rPr>
          <w:rFonts w:ascii="Verdana" w:hAnsi="Verdana" w:cs="Arial"/>
          <w:sz w:val="20"/>
          <w:szCs w:val="20"/>
        </w:rPr>
        <w:t xml:space="preserve"> and </w:t>
      </w:r>
      <w:r w:rsidRPr="00305585">
        <w:rPr>
          <w:rStyle w:val="ANGELBlue"/>
        </w:rPr>
        <w:t>Course Calendar</w:t>
      </w:r>
      <w:r w:rsidRPr="00305585">
        <w:rPr>
          <w:rFonts w:ascii="Verdana" w:hAnsi="Verdana" w:cs="Arial"/>
          <w:sz w:val="20"/>
          <w:szCs w:val="20"/>
        </w:rPr>
        <w:t xml:space="preserve">. </w:t>
      </w:r>
    </w:p>
    <w:p w14:paraId="4A5BF777" w14:textId="77777777" w:rsidR="00305585" w:rsidRPr="00305585" w:rsidRDefault="00305585" w:rsidP="00305585">
      <w:pPr>
        <w:pStyle w:val="NormalWeb"/>
        <w:spacing w:before="150" w:beforeAutospacing="0" w:after="150" w:afterAutospacing="0" w:line="270" w:lineRule="atLeast"/>
        <w:ind w:left="300" w:right="150"/>
        <w:rPr>
          <w:rStyle w:val="ANGELLinks"/>
        </w:rPr>
      </w:pPr>
      <w:r w:rsidRPr="00305585">
        <w:rPr>
          <w:rStyle w:val="ANGELLinks"/>
        </w:rPr>
        <w:t>Need Help? Click here for complete discussion forum instructions.</w:t>
      </w:r>
      <w:r w:rsidRPr="00305585">
        <w:rPr>
          <w:rStyle w:val="ANGELLinks"/>
        </w:rPr>
        <w:br w:type="page"/>
      </w:r>
    </w:p>
    <w:p w14:paraId="45317E4D" w14:textId="77777777" w:rsidR="00305585" w:rsidRDefault="00305585" w:rsidP="00305585">
      <w:pPr>
        <w:pStyle w:val="NormalWeb"/>
        <w:spacing w:before="150" w:beforeAutospacing="0" w:after="150" w:afterAutospacing="0" w:line="270" w:lineRule="atLeast"/>
        <w:ind w:left="300" w:right="150"/>
        <w:rPr>
          <w:rFonts w:ascii="Verdana" w:hAnsi="Verdana" w:cs="Arial"/>
          <w:sz w:val="20"/>
          <w:szCs w:val="20"/>
        </w:rPr>
      </w:pPr>
    </w:p>
    <w:p w14:paraId="16C7234C" w14:textId="77777777" w:rsidR="00305585" w:rsidRPr="00305585" w:rsidRDefault="00305585" w:rsidP="00305585">
      <w:pPr>
        <w:pStyle w:val="NormalWeb"/>
        <w:spacing w:before="150" w:beforeAutospacing="0" w:after="150" w:afterAutospacing="0" w:line="270" w:lineRule="atLeast"/>
        <w:ind w:left="300" w:right="150"/>
        <w:rPr>
          <w:rStyle w:val="ANGELProductionNote"/>
        </w:rPr>
      </w:pPr>
      <w:r w:rsidRPr="00305585">
        <w:rPr>
          <w:rStyle w:val="ANGELProductionNote"/>
        </w:rPr>
        <w:t>&lt;11 Week discussion footer follows&gt;</w:t>
      </w:r>
    </w:p>
    <w:p w14:paraId="70A1CD7C" w14:textId="77777777" w:rsidR="00305585" w:rsidRPr="00C630B0" w:rsidRDefault="00305585" w:rsidP="00305585">
      <w:pPr>
        <w:pStyle w:val="NormalWeb"/>
        <w:spacing w:before="150" w:beforeAutospacing="0" w:after="150" w:afterAutospacing="0" w:line="270" w:lineRule="atLeast"/>
        <w:ind w:left="300" w:right="150"/>
        <w:rPr>
          <w:rFonts w:ascii="Verdana" w:hAnsi="Verdana" w:cs="Arial"/>
          <w:color w:val="555753"/>
          <w:sz w:val="20"/>
          <w:szCs w:val="20"/>
        </w:rPr>
      </w:pPr>
      <w:r w:rsidRPr="00C630B0">
        <w:rPr>
          <w:rFonts w:ascii="Verdana" w:hAnsi="Verdana" w:cs="Arial"/>
          <w:sz w:val="20"/>
          <w:szCs w:val="20"/>
        </w:rPr>
        <w:t>Please make your initial post by midweek, and respond to at least one other student</w:t>
      </w:r>
      <w:r>
        <w:rPr>
          <w:rFonts w:ascii="Verdana" w:hAnsi="Verdana" w:cs="Arial"/>
          <w:sz w:val="20"/>
          <w:szCs w:val="20"/>
        </w:rPr>
        <w:t>'</w:t>
      </w:r>
      <w:r w:rsidRPr="00C630B0">
        <w:rPr>
          <w:rFonts w:ascii="Verdana" w:hAnsi="Verdana" w:cs="Arial"/>
          <w:sz w:val="20"/>
          <w:szCs w:val="20"/>
        </w:rPr>
        <w:t>s post by the end of the week. Please check the</w:t>
      </w:r>
      <w:r w:rsidRPr="00C630B0">
        <w:rPr>
          <w:rStyle w:val="apple-converted-space"/>
          <w:rFonts w:ascii="Verdana" w:hAnsi="Verdana" w:cs="Arial"/>
          <w:sz w:val="20"/>
          <w:szCs w:val="20"/>
        </w:rPr>
        <w:t> </w:t>
      </w:r>
      <w:r w:rsidRPr="00C630B0">
        <w:rPr>
          <w:rStyle w:val="angel"/>
          <w:rFonts w:ascii="Verdana" w:hAnsi="Verdana"/>
          <w:b/>
          <w:bCs/>
          <w:color w:val="C78718"/>
          <w:sz w:val="20"/>
          <w:szCs w:val="20"/>
        </w:rPr>
        <w:t>Course Calendar</w:t>
      </w:r>
      <w:r w:rsidRPr="00C630B0">
        <w:rPr>
          <w:rStyle w:val="apple-converted-space"/>
          <w:rFonts w:ascii="Verdana" w:hAnsi="Verdana" w:cs="Arial"/>
          <w:b/>
          <w:bCs/>
          <w:color w:val="C78718"/>
          <w:sz w:val="20"/>
          <w:szCs w:val="20"/>
        </w:rPr>
        <w:t> </w:t>
      </w:r>
      <w:r w:rsidRPr="00C630B0">
        <w:rPr>
          <w:rFonts w:ascii="Verdana" w:hAnsi="Verdana" w:cs="Arial"/>
          <w:sz w:val="20"/>
          <w:szCs w:val="20"/>
        </w:rPr>
        <w:t>for specific due dates.</w:t>
      </w:r>
    </w:p>
    <w:p w14:paraId="0A54F4B4" w14:textId="77777777" w:rsidR="00305585" w:rsidRPr="00C630B0" w:rsidRDefault="0076178D" w:rsidP="00305585">
      <w:pPr>
        <w:pStyle w:val="text"/>
        <w:spacing w:before="150" w:beforeAutospacing="0" w:after="150" w:afterAutospacing="0" w:line="270" w:lineRule="atLeast"/>
        <w:ind w:left="300" w:right="150"/>
        <w:rPr>
          <w:rFonts w:ascii="Verdana" w:hAnsi="Verdana" w:cs="Arial"/>
          <w:color w:val="555753"/>
          <w:sz w:val="20"/>
          <w:szCs w:val="20"/>
        </w:rPr>
      </w:pPr>
      <w:hyperlink r:id="rId76" w:tgtFrame="_blank" w:history="1">
        <w:r w:rsidR="00305585" w:rsidRPr="00C630B0">
          <w:rPr>
            <w:rStyle w:val="Hyperlink"/>
            <w:rFonts w:ascii="Verdana" w:hAnsi="Verdana"/>
            <w:sz w:val="20"/>
            <w:szCs w:val="20"/>
          </w:rPr>
          <w:t>Need Help? Click here for complete discussion forum instructions.</w:t>
        </w:r>
      </w:hyperlink>
    </w:p>
    <w:p w14:paraId="783C4B2B" w14:textId="77777777" w:rsidR="009D5438" w:rsidRDefault="009D5438" w:rsidP="009D5438">
      <w:pPr>
        <w:rPr>
          <w:rFonts w:ascii="Verdana" w:hAnsi="Verdana"/>
        </w:rPr>
      </w:pPr>
    </w:p>
    <w:p w14:paraId="3C1CB026" w14:textId="77777777" w:rsidR="009D5438" w:rsidRPr="00240BC6" w:rsidRDefault="009D5438" w:rsidP="009D5438">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339E81A4" w14:textId="77777777" w:rsidR="009D5438" w:rsidRPr="00240BC6" w:rsidRDefault="009D5438" w:rsidP="009D5438">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5</w:t>
      </w:r>
      <w:r w:rsidRPr="007C72EB">
        <w:rPr>
          <w:rFonts w:ascii="Verdana" w:hAnsi="Verdana"/>
          <w:color w:val="808080" w:themeColor="background1" w:themeShade="80"/>
        </w:rPr>
        <w:t xml:space="preserve"> </w:t>
      </w:r>
      <w:r w:rsidR="00187EC4">
        <w:rPr>
          <w:rFonts w:ascii="Verdana" w:hAnsi="Verdana"/>
          <w:color w:val="808080" w:themeColor="background1" w:themeShade="80"/>
        </w:rPr>
        <w:t>Quiz</w:t>
      </w:r>
    </w:p>
    <w:p w14:paraId="62E03044" w14:textId="77777777" w:rsidR="009D5438" w:rsidRPr="00240BC6" w:rsidRDefault="00187EC4" w:rsidP="009D5438">
      <w:pPr>
        <w:spacing w:after="0"/>
        <w:rPr>
          <w:rFonts w:ascii="Verdana" w:hAnsi="Verdana"/>
          <w:color w:val="808080" w:themeColor="background1" w:themeShade="80"/>
        </w:rPr>
      </w:pPr>
      <w:r>
        <w:rPr>
          <w:rFonts w:ascii="Verdana" w:hAnsi="Verdana"/>
          <w:color w:val="808080" w:themeColor="background1" w:themeShade="80"/>
        </w:rPr>
        <w:t>Type: Quiz</w:t>
      </w:r>
    </w:p>
    <w:p w14:paraId="4DA889AD" w14:textId="77777777" w:rsidR="009D5438" w:rsidRPr="00240BC6" w:rsidRDefault="009D5438" w:rsidP="009D5438">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55B69E0B" w14:textId="77777777" w:rsidR="009D5438" w:rsidRDefault="009D5438" w:rsidP="009D5438">
      <w:pPr>
        <w:rPr>
          <w:rFonts w:ascii="Verdana" w:hAnsi="Verdana"/>
        </w:rPr>
      </w:pPr>
    </w:p>
    <w:p w14:paraId="59D9F0EC" w14:textId="77777777" w:rsidR="00C12AF1" w:rsidRPr="00E21130" w:rsidRDefault="00C12AF1" w:rsidP="00C12AF1">
      <w:pPr>
        <w:rPr>
          <w:rStyle w:val="ANGELBodytext"/>
        </w:rPr>
      </w:pPr>
      <w:r w:rsidRPr="00E21130">
        <w:rPr>
          <w:rStyle w:val="ANGELBodytext"/>
        </w:rPr>
        <w:t>This exam contains both multiple choice and true/false type questions. This is a timed exam, and is set for xx minutes. You only have one opportunity to complete this exam, and you will be warned 2 minutes before time expires.</w:t>
      </w:r>
    </w:p>
    <w:p w14:paraId="18FC8147" w14:textId="77777777" w:rsidR="00C12AF1" w:rsidRPr="00E21130" w:rsidRDefault="00C12AF1" w:rsidP="00C12AF1">
      <w:r w:rsidRPr="00E21130">
        <w:rPr>
          <w:rStyle w:val="ANGELProductionNote"/>
        </w:rPr>
        <w:t>&lt;important&gt;</w:t>
      </w:r>
      <w:r w:rsidRPr="00E21130">
        <w:t xml:space="preserve"> By starting this exam you agree to abide by the Academic Misconduct Policy set forth in the course syllabus. You acknowledge that your failure to do so could result in being expelled from the course.</w:t>
      </w:r>
    </w:p>
    <w:p w14:paraId="29F837B8" w14:textId="77777777" w:rsidR="00C12AF1" w:rsidRPr="00E21130" w:rsidRDefault="00C12AF1" w:rsidP="00C12AF1">
      <w:pPr>
        <w:ind w:right="-360"/>
        <w:rPr>
          <w:b/>
          <w:bCs/>
          <w:color w:val="FF0000"/>
        </w:rPr>
      </w:pPr>
      <w:r w:rsidRPr="00E21130">
        <w:rPr>
          <w:rStyle w:val="ANGELProductionNote"/>
        </w:rPr>
        <w:t>&lt;Use quiz questions from Module_01_quiz.rsp in exams folder&gt;</w:t>
      </w:r>
    </w:p>
    <w:p w14:paraId="327E46CA" w14:textId="77777777" w:rsidR="00C12AF1" w:rsidRPr="00E21130" w:rsidRDefault="00C12AF1" w:rsidP="00C12AF1">
      <w:pPr>
        <w:rPr>
          <w:rStyle w:val="ANGELProductionNote"/>
        </w:rPr>
      </w:pPr>
      <w:r w:rsidRPr="00E21130">
        <w:rPr>
          <w:rStyle w:val="ANGELProductionNote"/>
        </w:rPr>
        <w:t>&lt;Apply the following exam settings:</w:t>
      </w:r>
    </w:p>
    <w:p w14:paraId="316E8F05"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Browser Security should be set to Medium</w:t>
      </w:r>
    </w:p>
    <w:p w14:paraId="79719246"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Randomize the order in which questions are delivered</w:t>
      </w:r>
    </w:p>
    <w:p w14:paraId="15057102"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Randomize the order of each question</w:t>
      </w:r>
      <w:r w:rsidR="00070F8E">
        <w:rPr>
          <w:rStyle w:val="ANGELProductionNote"/>
        </w:rPr>
        <w:t>'</w:t>
      </w:r>
      <w:r w:rsidRPr="00E21130">
        <w:rPr>
          <w:rStyle w:val="ANGELProductionNote"/>
        </w:rPr>
        <w:t>s answer options</w:t>
      </w:r>
    </w:p>
    <w:p w14:paraId="0CCD0AA8"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Set Attempts Allowed to 1</w:t>
      </w:r>
    </w:p>
    <w:p w14:paraId="311E99F6"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Set Calculation Type to Maximum Score</w:t>
      </w:r>
    </w:p>
    <w:p w14:paraId="7E053E6A"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Time limit should be set to xx minutes</w:t>
      </w:r>
    </w:p>
    <w:p w14:paraId="2A3876B9"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Warn 2 minutes before time expires</w:t>
      </w:r>
    </w:p>
    <w:p w14:paraId="532F67C1" w14:textId="77777777" w:rsidR="00C12AF1" w:rsidRPr="00E21130" w:rsidRDefault="00C12AF1" w:rsidP="00C12AF1">
      <w:pPr>
        <w:numPr>
          <w:ilvl w:val="0"/>
          <w:numId w:val="27"/>
        </w:numPr>
        <w:spacing w:after="0" w:line="240" w:lineRule="auto"/>
        <w:rPr>
          <w:rStyle w:val="ANGELProductionNote"/>
        </w:rPr>
      </w:pPr>
      <w:r w:rsidRPr="00E21130">
        <w:rPr>
          <w:rStyle w:val="ANGELProductionNote"/>
        </w:rPr>
        <w:t>Check the box to automatically submit assessment when time expires</w:t>
      </w:r>
    </w:p>
    <w:p w14:paraId="5CAC3B11" w14:textId="77777777" w:rsidR="00C12AF1" w:rsidRPr="001842D1" w:rsidRDefault="00C12AF1" w:rsidP="00C12AF1">
      <w:pPr>
        <w:numPr>
          <w:ilvl w:val="0"/>
          <w:numId w:val="27"/>
        </w:numPr>
        <w:spacing w:after="0" w:line="240" w:lineRule="auto"/>
        <w:rPr>
          <w:rStyle w:val="ANGELProductionNote"/>
        </w:rPr>
      </w:pPr>
      <w:r w:rsidRPr="001842D1">
        <w:rPr>
          <w:rStyle w:val="ANGELProductionNote"/>
        </w:rPr>
        <w:t>In Test Results and Feedback Area, check box the submitted option</w:t>
      </w:r>
    </w:p>
    <w:p w14:paraId="5662E0DA" w14:textId="77777777" w:rsidR="00C12AF1" w:rsidRPr="00E21130" w:rsidRDefault="00C12AF1" w:rsidP="00C12AF1">
      <w:pPr>
        <w:numPr>
          <w:ilvl w:val="0"/>
          <w:numId w:val="27"/>
        </w:numPr>
        <w:spacing w:after="0" w:line="240" w:lineRule="auto"/>
        <w:rPr>
          <w:rStyle w:val="ANGELBodytext"/>
        </w:rPr>
      </w:pPr>
      <w:r w:rsidRPr="00E21130">
        <w:rPr>
          <w:rStyle w:val="ANGELProductionNote"/>
        </w:rPr>
        <w:t xml:space="preserve">Under Question Set Click </w:t>
      </w:r>
      <w:r w:rsidR="00070F8E">
        <w:rPr>
          <w:rStyle w:val="ANGELProductionNote"/>
        </w:rPr>
        <w:t>"</w:t>
      </w:r>
      <w:r w:rsidRPr="00E21130">
        <w:rPr>
          <w:rStyle w:val="ANGELProductionNote"/>
        </w:rPr>
        <w:t>Configure</w:t>
      </w:r>
      <w:r w:rsidR="00070F8E">
        <w:rPr>
          <w:rStyle w:val="ANGELProductionNote"/>
        </w:rPr>
        <w:t>"</w:t>
      </w:r>
      <w:r w:rsidRPr="00E21130">
        <w:rPr>
          <w:rStyle w:val="ANGELProductionNote"/>
        </w:rPr>
        <w:t xml:space="preserve"> and place a check next to </w:t>
      </w:r>
      <w:r w:rsidR="00070F8E">
        <w:rPr>
          <w:rStyle w:val="ANGELProductionNote"/>
        </w:rPr>
        <w:t>"</w:t>
      </w:r>
      <w:r w:rsidRPr="00E21130">
        <w:rPr>
          <w:rStyle w:val="ANGELProductionNote"/>
        </w:rPr>
        <w:t>Use Assessment Settings</w:t>
      </w:r>
      <w:r w:rsidR="00070F8E">
        <w:rPr>
          <w:rStyle w:val="ANGELProductionNote"/>
        </w:rPr>
        <w:t>"</w:t>
      </w:r>
      <w:r w:rsidRPr="00E21130">
        <w:rPr>
          <w:rStyle w:val="ANGELProductionNote"/>
        </w:rPr>
        <w:t xml:space="preserve"> on the Interaction Tab.&gt;</w:t>
      </w:r>
    </w:p>
    <w:p w14:paraId="2A58F7B1" w14:textId="77777777" w:rsidR="00C12AF1" w:rsidRPr="00E21130" w:rsidRDefault="00C12AF1" w:rsidP="00C12AF1">
      <w:pPr>
        <w:spacing w:before="100" w:beforeAutospacing="1" w:after="100" w:afterAutospacing="1"/>
        <w:rPr>
          <w:rStyle w:val="ANGELLinks"/>
        </w:rPr>
      </w:pPr>
      <w:r w:rsidRPr="00E21130">
        <w:rPr>
          <w:rStyle w:val="ANGELLinks"/>
        </w:rPr>
        <w:t>Need Help? Click here for complete Exam instructions.</w:t>
      </w:r>
    </w:p>
    <w:p w14:paraId="32231BBE" w14:textId="77777777" w:rsidR="00C12AF1" w:rsidRDefault="00C12AF1" w:rsidP="009D5438">
      <w:pPr>
        <w:rPr>
          <w:rFonts w:ascii="Verdana" w:hAnsi="Verdana"/>
        </w:rPr>
      </w:pPr>
    </w:p>
    <w:p w14:paraId="07EC04B8" w14:textId="77777777" w:rsidR="00187EC4" w:rsidRDefault="00187EC4" w:rsidP="009D5438">
      <w:pPr>
        <w:rPr>
          <w:rFonts w:ascii="Verdana" w:hAnsi="Verdana"/>
        </w:rPr>
      </w:pPr>
    </w:p>
    <w:p w14:paraId="047DBF45" w14:textId="77777777" w:rsidR="00187EC4" w:rsidRPr="00240BC6" w:rsidRDefault="00187EC4" w:rsidP="00187EC4">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671F64EC" w14:textId="77777777" w:rsidR="00187EC4" w:rsidRPr="00240BC6" w:rsidRDefault="00187EC4" w:rsidP="00187EC4">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5</w:t>
      </w:r>
      <w:r w:rsidRPr="007C72EB">
        <w:rPr>
          <w:rFonts w:ascii="Verdana" w:hAnsi="Verdana"/>
          <w:color w:val="808080" w:themeColor="background1" w:themeShade="80"/>
        </w:rPr>
        <w:t xml:space="preserve"> </w:t>
      </w:r>
      <w:r w:rsidR="002A4D8C">
        <w:rPr>
          <w:rFonts w:ascii="Verdana" w:hAnsi="Verdana"/>
          <w:color w:val="808080" w:themeColor="background1" w:themeShade="80"/>
        </w:rPr>
        <w:t>Live Classroom</w:t>
      </w:r>
    </w:p>
    <w:p w14:paraId="3A6FAE0B" w14:textId="77777777" w:rsidR="00187EC4" w:rsidRPr="00240BC6" w:rsidRDefault="00187EC4" w:rsidP="00187EC4">
      <w:pPr>
        <w:spacing w:after="0"/>
        <w:rPr>
          <w:rFonts w:ascii="Verdana" w:hAnsi="Verdana"/>
          <w:color w:val="808080" w:themeColor="background1" w:themeShade="80"/>
        </w:rPr>
      </w:pPr>
      <w:r>
        <w:rPr>
          <w:rFonts w:ascii="Verdana" w:hAnsi="Verdana"/>
          <w:color w:val="808080" w:themeColor="background1" w:themeShade="80"/>
        </w:rPr>
        <w:t xml:space="preserve">Type: </w:t>
      </w:r>
      <w:r w:rsidR="00C12AF1">
        <w:rPr>
          <w:rFonts w:ascii="Verdana" w:hAnsi="Verdana"/>
          <w:color w:val="808080" w:themeColor="background1" w:themeShade="80"/>
        </w:rPr>
        <w:t>page</w:t>
      </w:r>
    </w:p>
    <w:p w14:paraId="69749C95" w14:textId="77777777" w:rsidR="00187EC4" w:rsidRPr="00240BC6" w:rsidRDefault="00187EC4" w:rsidP="00187EC4">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39A7EFFF" w14:textId="77777777" w:rsidR="00187EC4" w:rsidRDefault="00187EC4" w:rsidP="009D5438">
      <w:pPr>
        <w:rPr>
          <w:rFonts w:ascii="Verdana" w:hAnsi="Verdana"/>
        </w:rPr>
      </w:pPr>
    </w:p>
    <w:p w14:paraId="7AAEEABE" w14:textId="77777777" w:rsidR="002A4D8C" w:rsidRPr="00E21130" w:rsidRDefault="002A4D8C" w:rsidP="002A4D8C">
      <w:pPr>
        <w:spacing w:before="100" w:beforeAutospacing="1" w:after="100" w:afterAutospacing="1"/>
        <w:rPr>
          <w:rStyle w:val="ANGELBodytext"/>
        </w:rPr>
      </w:pPr>
      <w:r w:rsidRPr="00E21130">
        <w:rPr>
          <w:rFonts w:cs="Arial"/>
          <w:b/>
          <w:bCs/>
          <w:color w:val="FF0000"/>
          <w:szCs w:val="20"/>
          <w:shd w:val="clear" w:color="auto" w:fill="FFFFFF"/>
        </w:rPr>
        <w:t>&lt;</w:t>
      </w:r>
      <w:r>
        <w:rPr>
          <w:rFonts w:cs="Arial"/>
          <w:b/>
          <w:bCs/>
          <w:color w:val="FF0000"/>
          <w:szCs w:val="20"/>
          <w:shd w:val="clear" w:color="auto" w:fill="FFFFFF"/>
        </w:rPr>
        <w:t xml:space="preserve">Insert live classroom exam from course: </w:t>
      </w:r>
      <w:r w:rsidR="00070F8E">
        <w:rPr>
          <w:rFonts w:cs="Arial"/>
          <w:b/>
          <w:bCs/>
          <w:color w:val="FF0000"/>
          <w:szCs w:val="20"/>
          <w:shd w:val="clear" w:color="auto" w:fill="FFFFFF"/>
        </w:rPr>
        <w:t>"</w:t>
      </w:r>
      <w:r>
        <w:rPr>
          <w:rFonts w:cs="Arial"/>
          <w:b/>
          <w:bCs/>
          <w:color w:val="FF0000"/>
          <w:szCs w:val="20"/>
          <w:shd w:val="clear" w:color="auto" w:fill="FFFFFF"/>
        </w:rPr>
        <w:t>Demo - Course Template Files</w:t>
      </w:r>
      <w:r w:rsidR="00070F8E">
        <w:rPr>
          <w:rFonts w:cs="Arial"/>
          <w:b/>
          <w:bCs/>
          <w:color w:val="FF0000"/>
          <w:szCs w:val="20"/>
          <w:shd w:val="clear" w:color="auto" w:fill="FFFFFF"/>
        </w:rPr>
        <w:t>"</w:t>
      </w:r>
      <w:r>
        <w:rPr>
          <w:rFonts w:cs="Arial"/>
          <w:b/>
          <w:bCs/>
          <w:color w:val="FF0000"/>
          <w:szCs w:val="20"/>
          <w:shd w:val="clear" w:color="auto" w:fill="FFFFFF"/>
        </w:rPr>
        <w:t xml:space="preserve"> Tie to gradebook at XX points.&gt;</w:t>
      </w:r>
    </w:p>
    <w:p w14:paraId="23706473" w14:textId="77777777" w:rsidR="002A4D8C" w:rsidRDefault="002A4D8C" w:rsidP="009D5438">
      <w:pPr>
        <w:rPr>
          <w:rFonts w:ascii="Verdana" w:hAnsi="Verdana"/>
        </w:rPr>
      </w:pPr>
    </w:p>
    <w:p w14:paraId="29CA5922" w14:textId="77777777" w:rsidR="009D5438" w:rsidRDefault="009D5438" w:rsidP="009D5438">
      <w:pPr>
        <w:rPr>
          <w:rFonts w:ascii="Verdana" w:hAnsi="Verdana"/>
        </w:rPr>
      </w:pPr>
    </w:p>
    <w:p w14:paraId="52CA4085" w14:textId="77777777" w:rsidR="009D5438" w:rsidRPr="004E4D10" w:rsidRDefault="009D5438" w:rsidP="009D5438">
      <w:pPr>
        <w:rPr>
          <w:rFonts w:ascii="Verdana" w:hAnsi="Verdana"/>
        </w:rPr>
      </w:pPr>
    </w:p>
    <w:p w14:paraId="341A1FFC" w14:textId="77777777" w:rsidR="009D5438" w:rsidRDefault="009D5438" w:rsidP="009D5438">
      <w:pPr>
        <w:rPr>
          <w:rFonts w:ascii="Verdana" w:hAnsi="Verdana"/>
          <w:color w:val="808080" w:themeColor="background1" w:themeShade="80"/>
        </w:rPr>
      </w:pPr>
      <w:r>
        <w:rPr>
          <w:rFonts w:ascii="Verdana" w:hAnsi="Verdana"/>
          <w:color w:val="808080" w:themeColor="background1" w:themeShade="80"/>
        </w:rPr>
        <w:t>#####End Topic#####</w:t>
      </w:r>
    </w:p>
    <w:p w14:paraId="6949CF13" w14:textId="77777777" w:rsidR="009D5438" w:rsidRDefault="009D5438" w:rsidP="004E4D10">
      <w:pPr>
        <w:rPr>
          <w:rFonts w:ascii="Verdana" w:hAnsi="Verdana"/>
          <w:color w:val="808080" w:themeColor="background1" w:themeShade="80"/>
        </w:rPr>
      </w:pPr>
    </w:p>
    <w:p w14:paraId="4F9A0583" w14:textId="77777777" w:rsidR="009D5438" w:rsidRPr="00BF771F" w:rsidRDefault="009D5438" w:rsidP="004E4D10">
      <w:pPr>
        <w:rPr>
          <w:rFonts w:ascii="Verdana" w:hAnsi="Verdana"/>
          <w:color w:val="808080" w:themeColor="background1" w:themeShade="80"/>
        </w:rPr>
      </w:pPr>
    </w:p>
    <w:p w14:paraId="62D244DC" w14:textId="77777777" w:rsidR="002A4D8C" w:rsidRDefault="002A4D8C">
      <w:pPr>
        <w:rPr>
          <w:rFonts w:ascii="Verdana" w:hAnsi="Verdana"/>
          <w:color w:val="808080" w:themeColor="background1" w:themeShade="80"/>
        </w:rPr>
      </w:pPr>
      <w:r>
        <w:rPr>
          <w:rFonts w:ascii="Verdana" w:hAnsi="Verdana"/>
          <w:color w:val="808080" w:themeColor="background1" w:themeShade="80"/>
        </w:rPr>
        <w:br w:type="page"/>
      </w:r>
    </w:p>
    <w:p w14:paraId="37A896B2"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#####Begin Topic#####</w:t>
      </w:r>
    </w:p>
    <w:p w14:paraId="59A9FE48"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 xml:space="preserve">Name: </w:t>
      </w:r>
      <w:r>
        <w:rPr>
          <w:rFonts w:ascii="Verdana" w:hAnsi="Verdana"/>
          <w:color w:val="808080" w:themeColor="background1" w:themeShade="80"/>
        </w:rPr>
        <w:t xml:space="preserve">Module 06 </w:t>
      </w:r>
      <w:r w:rsidR="00070F8E">
        <w:rPr>
          <w:rFonts w:ascii="Verdana" w:hAnsi="Verdana"/>
          <w:color w:val="808080" w:themeColor="background1" w:themeShade="80"/>
        </w:rPr>
        <w:t>-</w:t>
      </w:r>
      <w:r>
        <w:rPr>
          <w:rFonts w:ascii="Verdana" w:hAnsi="Verdana"/>
          <w:color w:val="808080" w:themeColor="background1" w:themeShade="80"/>
        </w:rPr>
        <w:t xml:space="preserve"> Title Goes Here</w:t>
      </w:r>
    </w:p>
    <w:p w14:paraId="698D0544" w14:textId="77777777" w:rsidR="00805591" w:rsidRPr="004E4D10" w:rsidRDefault="00805591" w:rsidP="00805591">
      <w:pPr>
        <w:rPr>
          <w:rFonts w:ascii="Verdana" w:hAnsi="Verdana"/>
        </w:rPr>
      </w:pPr>
    </w:p>
    <w:p w14:paraId="620FFE3B"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1A99194B" w14:textId="77777777" w:rsidR="00805591" w:rsidRPr="004B4370" w:rsidRDefault="00805591" w:rsidP="00805591">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Objectives</w:t>
      </w:r>
    </w:p>
    <w:p w14:paraId="7E6C0F62"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Type: page</w:t>
      </w:r>
    </w:p>
    <w:p w14:paraId="12972B33"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4C60FC19" w14:textId="77777777" w:rsidR="00805591" w:rsidRDefault="00805591" w:rsidP="00805591">
      <w:pPr>
        <w:rPr>
          <w:rFonts w:ascii="Verdana" w:hAnsi="Verdana"/>
        </w:rPr>
      </w:pPr>
    </w:p>
    <w:p w14:paraId="3FB42A3E" w14:textId="77777777" w:rsidR="00805591" w:rsidRPr="006A2319" w:rsidRDefault="00805591" w:rsidP="00805591">
      <w:pPr>
        <w:rPr>
          <w:rStyle w:val="ANGELBodytext"/>
          <w:b/>
          <w:bCs/>
          <w:color w:val="FF6600"/>
          <w:sz w:val="22"/>
        </w:rPr>
      </w:pPr>
      <w:r>
        <w:rPr>
          <w:rStyle w:val="ANGELHeader"/>
        </w:rPr>
        <w:t>Objectives</w:t>
      </w:r>
    </w:p>
    <w:p w14:paraId="7DC55A38" w14:textId="77777777" w:rsidR="002A4D8C" w:rsidRPr="002A4D8C" w:rsidRDefault="002A4D8C" w:rsidP="002A4D8C">
      <w:pPr>
        <w:spacing w:after="0" w:line="240" w:lineRule="auto"/>
        <w:rPr>
          <w:rFonts w:ascii="Verdana" w:eastAsia="Times New Roman" w:hAnsi="Verdana" w:cs="Times New Roman"/>
          <w:sz w:val="20"/>
          <w:szCs w:val="24"/>
        </w:rPr>
      </w:pPr>
      <w:r w:rsidRPr="002A4D8C">
        <w:rPr>
          <w:rFonts w:ascii="Verdana" w:eastAsia="Times New Roman" w:hAnsi="Verdana" w:cs="Times New Roman"/>
          <w:sz w:val="20"/>
          <w:szCs w:val="24"/>
        </w:rPr>
        <w:t>By the end of this module you should be able to:</w:t>
      </w:r>
    </w:p>
    <w:p w14:paraId="17232469" w14:textId="77777777" w:rsidR="002A4D8C" w:rsidRPr="002A4D8C" w:rsidRDefault="002A4D8C" w:rsidP="002A4D8C">
      <w:pPr>
        <w:spacing w:after="0" w:line="240" w:lineRule="auto"/>
        <w:rPr>
          <w:rFonts w:ascii="Verdana" w:eastAsia="Times New Roman" w:hAnsi="Verdana" w:cs="Times New Roman"/>
          <w:sz w:val="20"/>
          <w:szCs w:val="24"/>
        </w:rPr>
      </w:pPr>
    </w:p>
    <w:p w14:paraId="3A38929B" w14:textId="77777777" w:rsidR="002A4D8C" w:rsidRPr="002A4D8C" w:rsidRDefault="002A4D8C" w:rsidP="002A4D8C">
      <w:pPr>
        <w:numPr>
          <w:ilvl w:val="0"/>
          <w:numId w:val="19"/>
        </w:numPr>
        <w:spacing w:after="0" w:line="240" w:lineRule="auto"/>
        <w:contextualSpacing/>
        <w:rPr>
          <w:rFonts w:ascii="Verdana" w:eastAsia="Times New Roman" w:hAnsi="Verdana" w:cs="Times New Roman"/>
          <w:sz w:val="20"/>
          <w:szCs w:val="24"/>
        </w:rPr>
      </w:pPr>
      <w:r w:rsidRPr="002A4D8C">
        <w:rPr>
          <w:rFonts w:ascii="Verdana" w:eastAsia="Times New Roman" w:hAnsi="Verdana" w:cs="Times New Roman"/>
          <w:sz w:val="20"/>
          <w:szCs w:val="24"/>
        </w:rPr>
        <w:t xml:space="preserve">Objective 1. </w:t>
      </w:r>
    </w:p>
    <w:p w14:paraId="275D2292" w14:textId="77777777" w:rsidR="002A4D8C" w:rsidRDefault="002A4D8C" w:rsidP="002A4D8C">
      <w:pPr>
        <w:numPr>
          <w:ilvl w:val="0"/>
          <w:numId w:val="19"/>
        </w:numPr>
        <w:spacing w:after="0" w:line="240" w:lineRule="auto"/>
        <w:contextualSpacing/>
        <w:rPr>
          <w:rFonts w:ascii="Verdana" w:eastAsia="Times New Roman" w:hAnsi="Verdana" w:cs="Times New Roman"/>
          <w:sz w:val="20"/>
          <w:szCs w:val="24"/>
        </w:rPr>
      </w:pPr>
      <w:r w:rsidRPr="002A4D8C">
        <w:rPr>
          <w:rFonts w:ascii="Verdana" w:eastAsia="Times New Roman" w:hAnsi="Verdana" w:cs="Times New Roman"/>
          <w:sz w:val="20"/>
          <w:szCs w:val="24"/>
        </w:rPr>
        <w:t xml:space="preserve">Objective 2. </w:t>
      </w:r>
    </w:p>
    <w:p w14:paraId="3B0401D9" w14:textId="77777777" w:rsidR="00805591" w:rsidRPr="002A4D8C" w:rsidRDefault="002A4D8C" w:rsidP="002A4D8C">
      <w:pPr>
        <w:numPr>
          <w:ilvl w:val="0"/>
          <w:numId w:val="19"/>
        </w:numPr>
        <w:spacing w:after="0" w:line="240" w:lineRule="auto"/>
        <w:contextualSpacing/>
        <w:rPr>
          <w:rFonts w:ascii="Verdana" w:eastAsia="Times New Roman" w:hAnsi="Verdana" w:cs="Times New Roman"/>
          <w:sz w:val="20"/>
          <w:szCs w:val="24"/>
        </w:rPr>
      </w:pPr>
      <w:r w:rsidRPr="002A4D8C">
        <w:rPr>
          <w:rFonts w:ascii="Verdana" w:eastAsia="Times New Roman" w:hAnsi="Verdana" w:cs="Times New Roman"/>
          <w:sz w:val="20"/>
          <w:szCs w:val="24"/>
        </w:rPr>
        <w:t>Objective 3.</w:t>
      </w:r>
    </w:p>
    <w:p w14:paraId="23C7AE43" w14:textId="77777777" w:rsidR="002A4D8C" w:rsidRDefault="002A4D8C" w:rsidP="00805591">
      <w:pPr>
        <w:spacing w:after="0"/>
        <w:rPr>
          <w:rFonts w:ascii="Verdana" w:hAnsi="Verdana"/>
          <w:color w:val="808080" w:themeColor="background1" w:themeShade="80"/>
        </w:rPr>
      </w:pPr>
    </w:p>
    <w:p w14:paraId="3E74FE4E" w14:textId="77777777" w:rsidR="002A4D8C" w:rsidRDefault="002A4D8C" w:rsidP="00805591">
      <w:pPr>
        <w:spacing w:after="0"/>
        <w:rPr>
          <w:rFonts w:ascii="Verdana" w:hAnsi="Verdana"/>
          <w:color w:val="808080" w:themeColor="background1" w:themeShade="80"/>
        </w:rPr>
      </w:pPr>
    </w:p>
    <w:p w14:paraId="294CD87E"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041A31AB" w14:textId="77777777" w:rsidR="00805591" w:rsidRPr="004B4370" w:rsidRDefault="00805591" w:rsidP="00805591">
      <w:pPr>
        <w:spacing w:after="0"/>
        <w:rPr>
          <w:rFonts w:ascii="Verdana" w:hAnsi="Verdana"/>
          <w:color w:val="808080" w:themeColor="background1" w:themeShade="80"/>
        </w:rPr>
      </w:pPr>
      <w:r>
        <w:rPr>
          <w:rFonts w:ascii="Verdana" w:hAnsi="Verdana"/>
          <w:color w:val="808080" w:themeColor="background1" w:themeShade="80"/>
        </w:rPr>
        <w:t xml:space="preserve">Name: </w:t>
      </w:r>
      <w:r w:rsidRPr="004B4370">
        <w:rPr>
          <w:rFonts w:ascii="Verdana" w:hAnsi="Verdana"/>
          <w:color w:val="808080" w:themeColor="background1" w:themeShade="80"/>
        </w:rPr>
        <w:t>Assignments</w:t>
      </w:r>
    </w:p>
    <w:p w14:paraId="7BF02311"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467E3AFC"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73A9C077" w14:textId="77777777" w:rsidR="00805591" w:rsidRDefault="00805591" w:rsidP="00805591">
      <w:pPr>
        <w:rPr>
          <w:rFonts w:ascii="Verdana" w:hAnsi="Verdana"/>
        </w:rPr>
      </w:pPr>
    </w:p>
    <w:p w14:paraId="52499D26" w14:textId="77777777" w:rsidR="002A4D8C" w:rsidRPr="002A4D8C" w:rsidRDefault="002A4D8C" w:rsidP="002A4D8C">
      <w:pPr>
        <w:spacing w:after="0" w:line="240" w:lineRule="auto"/>
        <w:rPr>
          <w:rFonts w:ascii="Verdana" w:eastAsia="Times New Roman" w:hAnsi="Verdana" w:cs="Times New Roman"/>
          <w:b/>
          <w:color w:val="008000"/>
          <w:sz w:val="20"/>
          <w:szCs w:val="20"/>
        </w:rPr>
      </w:pPr>
    </w:p>
    <w:p w14:paraId="6D1EA7D3" w14:textId="77777777" w:rsidR="002A4D8C" w:rsidRPr="002A4D8C" w:rsidRDefault="002A4D8C" w:rsidP="002A4D8C">
      <w:pPr>
        <w:spacing w:after="0" w:line="240" w:lineRule="auto"/>
        <w:rPr>
          <w:rFonts w:ascii="Verdana" w:eastAsia="Times New Roman" w:hAnsi="Verdana" w:cs="Times New Roman"/>
          <w:sz w:val="20"/>
          <w:szCs w:val="20"/>
        </w:rPr>
      </w:pPr>
      <w:r w:rsidRPr="002A4D8C">
        <w:rPr>
          <w:rFonts w:ascii="Verdana" w:eastAsia="Times New Roman" w:hAnsi="Verdana" w:cs="Times New Roman"/>
          <w:b/>
          <w:color w:val="008000"/>
          <w:sz w:val="20"/>
          <w:szCs w:val="20"/>
        </w:rPr>
        <w:t>Reading</w:t>
      </w:r>
      <w:r w:rsidRPr="002A4D8C">
        <w:rPr>
          <w:rFonts w:ascii="Verdana" w:eastAsia="Times New Roman" w:hAnsi="Verdana" w:cs="Times New Roman"/>
          <w:b/>
          <w:sz w:val="20"/>
          <w:szCs w:val="20"/>
        </w:rPr>
        <w:t xml:space="preserve"> - </w:t>
      </w:r>
    </w:p>
    <w:p w14:paraId="4C192E81" w14:textId="77777777" w:rsidR="002A4D8C" w:rsidRPr="002A4D8C" w:rsidRDefault="002A4D8C" w:rsidP="002A4D8C">
      <w:pPr>
        <w:spacing w:after="0" w:line="240" w:lineRule="auto"/>
        <w:rPr>
          <w:rFonts w:ascii="Verdana" w:eastAsia="Times New Roman" w:hAnsi="Verdana" w:cs="Times New Roman"/>
          <w:i/>
          <w:color w:val="808080"/>
          <w:sz w:val="16"/>
          <w:szCs w:val="16"/>
        </w:rPr>
      </w:pPr>
      <w:r w:rsidRPr="002A4D8C">
        <w:rPr>
          <w:rFonts w:ascii="Verdana" w:eastAsia="Times New Roman" w:hAnsi="Verdana" w:cs="Times New Roman"/>
          <w:i/>
          <w:color w:val="808080"/>
          <w:sz w:val="16"/>
          <w:szCs w:val="16"/>
        </w:rPr>
        <w:t xml:space="preserve">Activity Time: </w:t>
      </w:r>
    </w:p>
    <w:p w14:paraId="7D19F795" w14:textId="77777777" w:rsidR="002A4D8C" w:rsidRPr="002A4D8C" w:rsidRDefault="002A4D8C" w:rsidP="002A4D8C">
      <w:pPr>
        <w:spacing w:after="0" w:line="240" w:lineRule="auto"/>
        <w:rPr>
          <w:rFonts w:ascii="Verdana" w:eastAsia="Times New Roman" w:hAnsi="Verdana" w:cs="Times New Roman"/>
          <w:sz w:val="20"/>
          <w:szCs w:val="24"/>
        </w:rPr>
      </w:pPr>
    </w:p>
    <w:p w14:paraId="683BFE78" w14:textId="77777777" w:rsidR="002A4D8C" w:rsidRPr="002A4D8C" w:rsidRDefault="002A4D8C" w:rsidP="002A4D8C">
      <w:pPr>
        <w:spacing w:after="0" w:line="240" w:lineRule="auto"/>
        <w:rPr>
          <w:rFonts w:ascii="Verdana" w:eastAsia="Times New Roman" w:hAnsi="Verdana" w:cs="Times New Roman"/>
          <w:b/>
          <w:color w:val="0000FF"/>
          <w:sz w:val="20"/>
          <w:szCs w:val="20"/>
        </w:rPr>
      </w:pPr>
      <w:r w:rsidRPr="002A4D8C">
        <w:rPr>
          <w:rFonts w:ascii="Verdana" w:eastAsia="Times New Roman" w:hAnsi="Verdana" w:cs="Times New Roman"/>
          <w:b/>
          <w:color w:val="0000FF"/>
          <w:sz w:val="20"/>
          <w:szCs w:val="20"/>
        </w:rPr>
        <w:t>Course Content</w:t>
      </w:r>
    </w:p>
    <w:p w14:paraId="609E3ECC" w14:textId="77777777" w:rsidR="002A4D8C" w:rsidRPr="002A4D8C" w:rsidRDefault="002A4D8C" w:rsidP="002A4D8C">
      <w:pPr>
        <w:spacing w:after="0" w:line="240" w:lineRule="auto"/>
        <w:rPr>
          <w:rFonts w:ascii="Verdana" w:eastAsia="Times New Roman" w:hAnsi="Verdana" w:cs="Times New Roman"/>
          <w:i/>
          <w:color w:val="808080"/>
          <w:sz w:val="16"/>
          <w:szCs w:val="16"/>
        </w:rPr>
      </w:pPr>
      <w:r w:rsidRPr="002A4D8C">
        <w:rPr>
          <w:rFonts w:ascii="Verdana" w:eastAsia="Times New Roman" w:hAnsi="Verdana" w:cs="Times New Roman"/>
          <w:i/>
          <w:color w:val="808080"/>
          <w:sz w:val="16"/>
          <w:szCs w:val="16"/>
        </w:rPr>
        <w:t xml:space="preserve">Activity Time: </w:t>
      </w:r>
    </w:p>
    <w:p w14:paraId="31DC05F5" w14:textId="77777777" w:rsidR="002A4D8C" w:rsidRPr="002A4D8C" w:rsidRDefault="002A4D8C" w:rsidP="002A4D8C">
      <w:pPr>
        <w:spacing w:after="0" w:line="240" w:lineRule="auto"/>
        <w:rPr>
          <w:rFonts w:ascii="Verdana" w:eastAsia="Times New Roman" w:hAnsi="Verdana" w:cs="Times New Roman"/>
          <w:sz w:val="20"/>
          <w:szCs w:val="24"/>
        </w:rPr>
      </w:pPr>
    </w:p>
    <w:p w14:paraId="60DD466B" w14:textId="77777777" w:rsidR="002A4D8C" w:rsidRPr="002A4D8C" w:rsidRDefault="002A4D8C" w:rsidP="002A4D8C">
      <w:pPr>
        <w:spacing w:after="0" w:line="240" w:lineRule="auto"/>
        <w:rPr>
          <w:rFonts w:ascii="Verdana" w:eastAsia="Times New Roman" w:hAnsi="Verdana" w:cs="Times New Roman"/>
          <w:sz w:val="20"/>
          <w:szCs w:val="20"/>
        </w:rPr>
      </w:pPr>
      <w:r w:rsidRPr="002A4D8C">
        <w:rPr>
          <w:rFonts w:ascii="Verdana" w:eastAsia="Times New Roman" w:hAnsi="Verdana" w:cs="Times New Roman"/>
          <w:b/>
          <w:color w:val="0000FF"/>
          <w:sz w:val="20"/>
          <w:szCs w:val="20"/>
        </w:rPr>
        <w:t>Module 06 Written Assignment</w:t>
      </w:r>
      <w:r w:rsidRPr="002A4D8C">
        <w:rPr>
          <w:rFonts w:ascii="Verdana" w:eastAsia="Times New Roman" w:hAnsi="Verdana" w:cs="Times New Roman"/>
          <w:b/>
          <w:sz w:val="20"/>
          <w:szCs w:val="20"/>
        </w:rPr>
        <w:t xml:space="preserve"> </w:t>
      </w:r>
      <w:r w:rsidRPr="002A4D8C">
        <w:rPr>
          <w:rFonts w:ascii="Verdana" w:eastAsia="Times New Roman" w:hAnsi="Verdana" w:cs="Times New Roman"/>
          <w:sz w:val="20"/>
          <w:szCs w:val="24"/>
        </w:rPr>
        <w:t>- Title</w:t>
      </w:r>
    </w:p>
    <w:p w14:paraId="23E35C7A" w14:textId="77777777" w:rsidR="002A4D8C" w:rsidRPr="002A4D8C" w:rsidRDefault="002A4D8C" w:rsidP="002A4D8C">
      <w:pPr>
        <w:spacing w:after="0" w:line="240" w:lineRule="auto"/>
        <w:rPr>
          <w:rFonts w:ascii="Verdana" w:eastAsia="Times New Roman" w:hAnsi="Verdana" w:cs="Times New Roman"/>
          <w:i/>
          <w:color w:val="808080"/>
          <w:sz w:val="16"/>
          <w:szCs w:val="16"/>
        </w:rPr>
      </w:pPr>
      <w:r w:rsidRPr="002A4D8C">
        <w:rPr>
          <w:rFonts w:ascii="Verdana" w:eastAsia="Times New Roman" w:hAnsi="Verdana" w:cs="Times New Roman"/>
          <w:i/>
          <w:color w:val="808080"/>
          <w:sz w:val="16"/>
          <w:szCs w:val="16"/>
        </w:rPr>
        <w:t xml:space="preserve">Activity Time: </w:t>
      </w:r>
    </w:p>
    <w:p w14:paraId="645F737C" w14:textId="77777777" w:rsidR="002A4D8C" w:rsidRPr="002A4D8C" w:rsidRDefault="002A4D8C" w:rsidP="002A4D8C">
      <w:pPr>
        <w:spacing w:after="0" w:line="240" w:lineRule="auto"/>
        <w:rPr>
          <w:rFonts w:ascii="Verdana" w:eastAsia="Times New Roman" w:hAnsi="Verdana" w:cs="Times New Roman"/>
          <w:i/>
          <w:color w:val="808080"/>
          <w:sz w:val="16"/>
          <w:szCs w:val="16"/>
        </w:rPr>
      </w:pPr>
      <w:r w:rsidRPr="002A4D8C">
        <w:rPr>
          <w:rFonts w:ascii="Verdana" w:eastAsia="Times New Roman" w:hAnsi="Verdana" w:cs="Times New Roman"/>
          <w:i/>
          <w:color w:val="808080"/>
          <w:sz w:val="16"/>
          <w:szCs w:val="16"/>
        </w:rPr>
        <w:t xml:space="preserve">Additional Time for Study, Research, and Reflection: </w:t>
      </w:r>
    </w:p>
    <w:p w14:paraId="3CDE3A9B" w14:textId="77777777" w:rsidR="002A4D8C" w:rsidRPr="002A4D8C" w:rsidRDefault="002A4D8C" w:rsidP="002A4D8C">
      <w:pPr>
        <w:spacing w:after="0" w:line="240" w:lineRule="auto"/>
        <w:rPr>
          <w:rFonts w:ascii="Verdana" w:eastAsia="Times New Roman" w:hAnsi="Verdana" w:cs="Times New Roman"/>
          <w:sz w:val="20"/>
          <w:szCs w:val="24"/>
        </w:rPr>
      </w:pPr>
    </w:p>
    <w:p w14:paraId="347B2EFD" w14:textId="77777777" w:rsidR="002A4D8C" w:rsidRPr="002A4D8C" w:rsidRDefault="002A4D8C" w:rsidP="002A4D8C">
      <w:pPr>
        <w:spacing w:after="0" w:line="240" w:lineRule="auto"/>
        <w:rPr>
          <w:rFonts w:ascii="Verdana" w:eastAsia="Times New Roman" w:hAnsi="Verdana" w:cs="Times New Roman"/>
          <w:sz w:val="20"/>
          <w:szCs w:val="20"/>
        </w:rPr>
      </w:pPr>
      <w:r w:rsidRPr="002A4D8C">
        <w:rPr>
          <w:rFonts w:ascii="Verdana" w:eastAsia="Times New Roman" w:hAnsi="Verdana" w:cs="Times New Roman"/>
          <w:b/>
          <w:color w:val="0000FF"/>
          <w:sz w:val="20"/>
          <w:szCs w:val="20"/>
        </w:rPr>
        <w:t>Module 06 Discussion</w:t>
      </w:r>
      <w:r w:rsidRPr="002A4D8C">
        <w:rPr>
          <w:rFonts w:ascii="Verdana" w:eastAsia="Times New Roman" w:hAnsi="Verdana" w:cs="Times New Roman"/>
          <w:b/>
          <w:color w:val="008000"/>
          <w:sz w:val="20"/>
          <w:szCs w:val="20"/>
        </w:rPr>
        <w:t xml:space="preserve"> </w:t>
      </w:r>
      <w:r w:rsidRPr="002A4D8C">
        <w:rPr>
          <w:rFonts w:ascii="Verdana" w:eastAsia="Times New Roman" w:hAnsi="Verdana" w:cs="Times New Roman"/>
          <w:sz w:val="20"/>
          <w:szCs w:val="24"/>
        </w:rPr>
        <w:t>- Title</w:t>
      </w:r>
    </w:p>
    <w:p w14:paraId="74C68237" w14:textId="77777777" w:rsidR="002A4D8C" w:rsidRPr="002A4D8C" w:rsidRDefault="002A4D8C" w:rsidP="002A4D8C">
      <w:pPr>
        <w:spacing w:after="0" w:line="240" w:lineRule="auto"/>
        <w:rPr>
          <w:rFonts w:ascii="Verdana" w:eastAsia="Times New Roman" w:hAnsi="Verdana" w:cs="Times New Roman"/>
          <w:i/>
          <w:color w:val="808080"/>
          <w:sz w:val="16"/>
          <w:szCs w:val="16"/>
        </w:rPr>
      </w:pPr>
      <w:r w:rsidRPr="002A4D8C">
        <w:rPr>
          <w:rFonts w:ascii="Verdana" w:eastAsia="Times New Roman" w:hAnsi="Verdana" w:cs="Times New Roman"/>
          <w:i/>
          <w:color w:val="808080"/>
          <w:sz w:val="16"/>
          <w:szCs w:val="16"/>
        </w:rPr>
        <w:t xml:space="preserve">Activity Time: </w:t>
      </w:r>
    </w:p>
    <w:p w14:paraId="7E7E5DCE" w14:textId="77777777" w:rsidR="002A4D8C" w:rsidRPr="002A4D8C" w:rsidRDefault="002A4D8C" w:rsidP="002A4D8C">
      <w:pPr>
        <w:spacing w:after="0" w:line="240" w:lineRule="auto"/>
        <w:rPr>
          <w:rFonts w:ascii="Verdana" w:eastAsia="Times New Roman" w:hAnsi="Verdana" w:cs="Times New Roman"/>
          <w:i/>
          <w:color w:val="808080"/>
          <w:sz w:val="16"/>
          <w:szCs w:val="16"/>
        </w:rPr>
      </w:pPr>
      <w:r w:rsidRPr="002A4D8C">
        <w:rPr>
          <w:rFonts w:ascii="Verdana" w:eastAsia="Times New Roman" w:hAnsi="Verdana" w:cs="Times New Roman"/>
          <w:i/>
          <w:color w:val="808080"/>
          <w:sz w:val="16"/>
          <w:szCs w:val="16"/>
        </w:rPr>
        <w:t xml:space="preserve">Additional Time for Study, Research, and Reflection: </w:t>
      </w:r>
    </w:p>
    <w:p w14:paraId="50E1A258" w14:textId="77777777" w:rsidR="002A4D8C" w:rsidRPr="002A4D8C" w:rsidRDefault="002A4D8C" w:rsidP="002A4D8C">
      <w:pPr>
        <w:spacing w:after="0" w:line="240" w:lineRule="auto"/>
        <w:rPr>
          <w:rFonts w:ascii="Verdana" w:eastAsia="Times New Roman" w:hAnsi="Verdana" w:cs="Times New Roman"/>
          <w:i/>
          <w:color w:val="808080"/>
          <w:sz w:val="16"/>
          <w:szCs w:val="16"/>
        </w:rPr>
      </w:pPr>
    </w:p>
    <w:p w14:paraId="7B1DE334" w14:textId="77777777" w:rsidR="00305585" w:rsidRPr="0016726B" w:rsidRDefault="00305585" w:rsidP="00305585">
      <w:pPr>
        <w:spacing w:after="0" w:line="240" w:lineRule="auto"/>
        <w:rPr>
          <w:rFonts w:ascii="Verdana" w:eastAsia="Times New Roman" w:hAnsi="Verdana" w:cs="Times New Roman"/>
          <w:b/>
          <w:color w:val="0000FF"/>
          <w:sz w:val="20"/>
          <w:szCs w:val="20"/>
        </w:rPr>
      </w:pPr>
      <w:r w:rsidRPr="0016726B">
        <w:rPr>
          <w:rFonts w:ascii="Verdana" w:eastAsia="Times New Roman" w:hAnsi="Verdana" w:cs="Times New Roman"/>
          <w:b/>
          <w:color w:val="0000FF"/>
          <w:sz w:val="20"/>
          <w:szCs w:val="20"/>
        </w:rPr>
        <w:t>Module 0</w:t>
      </w:r>
      <w:r>
        <w:rPr>
          <w:rFonts w:ascii="Verdana" w:eastAsia="Times New Roman" w:hAnsi="Verdana" w:cs="Times New Roman"/>
          <w:b/>
          <w:color w:val="0000FF"/>
          <w:sz w:val="20"/>
          <w:szCs w:val="20"/>
        </w:rPr>
        <w:t>6</w:t>
      </w:r>
      <w:r w:rsidRPr="0016726B">
        <w:rPr>
          <w:rFonts w:ascii="Verdana" w:eastAsia="Times New Roman" w:hAnsi="Verdana" w:cs="Times New Roman"/>
          <w:b/>
          <w:color w:val="0000FF"/>
          <w:sz w:val="20"/>
          <w:szCs w:val="20"/>
        </w:rPr>
        <w:t xml:space="preserve"> Quiz</w:t>
      </w:r>
    </w:p>
    <w:p w14:paraId="44A24EE8" w14:textId="77777777" w:rsidR="00305585" w:rsidRPr="0016726B" w:rsidRDefault="00305585" w:rsidP="00305585">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Activity Time: </w:t>
      </w:r>
    </w:p>
    <w:p w14:paraId="21B9EE6E" w14:textId="77777777" w:rsidR="00305585" w:rsidRPr="0016726B" w:rsidRDefault="00305585" w:rsidP="00305585">
      <w:pPr>
        <w:spacing w:after="0" w:line="240" w:lineRule="auto"/>
        <w:rPr>
          <w:rFonts w:ascii="Verdana" w:eastAsia="Times New Roman" w:hAnsi="Verdana" w:cs="Times New Roman"/>
          <w:i/>
          <w:color w:val="808080"/>
          <w:sz w:val="16"/>
          <w:szCs w:val="16"/>
        </w:rPr>
      </w:pPr>
      <w:r w:rsidRPr="0016726B">
        <w:rPr>
          <w:rFonts w:ascii="Verdana" w:eastAsia="Times New Roman" w:hAnsi="Verdana" w:cs="Times New Roman"/>
          <w:i/>
          <w:color w:val="808080"/>
          <w:sz w:val="16"/>
          <w:szCs w:val="16"/>
        </w:rPr>
        <w:t xml:space="preserve">Additional Time for Study, Research, and Reflection: </w:t>
      </w:r>
    </w:p>
    <w:p w14:paraId="74FCA4C2" w14:textId="77777777" w:rsidR="00305585" w:rsidRPr="0016726B" w:rsidRDefault="00305585" w:rsidP="00305585">
      <w:pPr>
        <w:spacing w:after="0" w:line="240" w:lineRule="auto"/>
        <w:rPr>
          <w:rFonts w:ascii="Verdana" w:eastAsia="Times New Roman" w:hAnsi="Verdana" w:cs="Times New Roman"/>
          <w:i/>
          <w:color w:val="808080"/>
          <w:sz w:val="16"/>
          <w:szCs w:val="16"/>
        </w:rPr>
      </w:pPr>
    </w:p>
    <w:p w14:paraId="1B49AC87" w14:textId="77777777" w:rsidR="002A4D8C" w:rsidRPr="002A4D8C" w:rsidRDefault="002A4D8C" w:rsidP="002A4D8C">
      <w:pPr>
        <w:spacing w:after="0" w:line="240" w:lineRule="auto"/>
        <w:rPr>
          <w:rFonts w:ascii="Verdana" w:eastAsia="Times New Roman" w:hAnsi="Verdana" w:cs="Times New Roman"/>
          <w:b/>
          <w:color w:val="0000FF"/>
          <w:sz w:val="20"/>
          <w:szCs w:val="20"/>
        </w:rPr>
      </w:pPr>
      <w:r w:rsidRPr="002A4D8C">
        <w:rPr>
          <w:rFonts w:ascii="Verdana" w:eastAsia="Times New Roman" w:hAnsi="Verdana" w:cs="Times New Roman"/>
          <w:b/>
          <w:color w:val="0000FF"/>
          <w:sz w:val="20"/>
          <w:szCs w:val="20"/>
        </w:rPr>
        <w:t>Module 06 Live Classroom</w:t>
      </w:r>
    </w:p>
    <w:p w14:paraId="746C68DE" w14:textId="77777777" w:rsidR="002A4D8C" w:rsidRPr="002A4D8C" w:rsidRDefault="002A4D8C" w:rsidP="002A4D8C">
      <w:pPr>
        <w:spacing w:after="0" w:line="240" w:lineRule="auto"/>
        <w:rPr>
          <w:rFonts w:ascii="Verdana" w:eastAsia="Times New Roman" w:hAnsi="Verdana" w:cs="Times New Roman"/>
          <w:i/>
          <w:color w:val="808080"/>
          <w:sz w:val="16"/>
          <w:szCs w:val="16"/>
        </w:rPr>
      </w:pPr>
      <w:r w:rsidRPr="002A4D8C">
        <w:rPr>
          <w:rFonts w:ascii="Verdana" w:eastAsia="Times New Roman" w:hAnsi="Verdana" w:cs="Times New Roman"/>
          <w:i/>
          <w:color w:val="808080"/>
          <w:sz w:val="16"/>
          <w:szCs w:val="16"/>
        </w:rPr>
        <w:t>Activity Time: 1 Hour</w:t>
      </w:r>
    </w:p>
    <w:p w14:paraId="7E0004D4" w14:textId="77777777" w:rsidR="002A4D8C" w:rsidRPr="002A4D8C" w:rsidRDefault="002A4D8C" w:rsidP="002A4D8C">
      <w:pPr>
        <w:spacing w:after="0" w:line="240" w:lineRule="auto"/>
        <w:rPr>
          <w:rFonts w:ascii="Verdana" w:eastAsia="Times New Roman" w:hAnsi="Verdana" w:cs="Times New Roman"/>
          <w:i/>
          <w:color w:val="808080"/>
          <w:sz w:val="16"/>
          <w:szCs w:val="16"/>
        </w:rPr>
      </w:pPr>
    </w:p>
    <w:p w14:paraId="61C646B4" w14:textId="77777777" w:rsidR="002A4D8C" w:rsidRPr="002A4D8C" w:rsidRDefault="002A4D8C" w:rsidP="002A4D8C">
      <w:pPr>
        <w:spacing w:after="0" w:line="240" w:lineRule="auto"/>
        <w:rPr>
          <w:rFonts w:ascii="Verdana" w:eastAsia="Times New Roman" w:hAnsi="Verdana" w:cs="Times New Roman"/>
          <w:b/>
          <w:sz w:val="16"/>
          <w:szCs w:val="16"/>
        </w:rPr>
      </w:pPr>
      <w:r w:rsidRPr="002A4D8C">
        <w:rPr>
          <w:rFonts w:ascii="Verdana" w:eastAsia="Times New Roman" w:hAnsi="Verdana" w:cs="Times New Roman"/>
          <w:b/>
          <w:sz w:val="16"/>
          <w:szCs w:val="16"/>
        </w:rPr>
        <w:t xml:space="preserve">Total Estimated Time: </w:t>
      </w:r>
    </w:p>
    <w:p w14:paraId="0E9353D1" w14:textId="77777777" w:rsidR="00805591" w:rsidRDefault="00805591" w:rsidP="00805591">
      <w:pPr>
        <w:rPr>
          <w:rFonts w:ascii="Verdana" w:hAnsi="Verdana"/>
        </w:rPr>
      </w:pPr>
    </w:p>
    <w:p w14:paraId="45032608"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##Begin Item##</w:t>
      </w:r>
    </w:p>
    <w:p w14:paraId="24D6E816" w14:textId="77777777" w:rsidR="00805591" w:rsidRPr="004B4370" w:rsidRDefault="00805591" w:rsidP="00805591">
      <w:pPr>
        <w:spacing w:after="0"/>
        <w:rPr>
          <w:rFonts w:ascii="Verdana" w:hAnsi="Verdana"/>
          <w:color w:val="808080" w:themeColor="background1" w:themeShade="80"/>
        </w:rPr>
      </w:pPr>
      <w:r>
        <w:rPr>
          <w:rFonts w:ascii="Verdana" w:hAnsi="Verdana"/>
          <w:color w:val="808080" w:themeColor="background1" w:themeShade="80"/>
        </w:rPr>
        <w:t xml:space="preserve">Name: </w:t>
      </w:r>
      <w:r w:rsidR="002A4D8C">
        <w:rPr>
          <w:rFonts w:ascii="Verdana" w:hAnsi="Verdana"/>
          <w:color w:val="808080" w:themeColor="background1" w:themeShade="80"/>
        </w:rPr>
        <w:t>Course Content</w:t>
      </w:r>
    </w:p>
    <w:p w14:paraId="63924C09"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 xml:space="preserve">Type: </w:t>
      </w:r>
      <w:r>
        <w:rPr>
          <w:rFonts w:ascii="Verdana" w:hAnsi="Verdana"/>
          <w:color w:val="808080" w:themeColor="background1" w:themeShade="80"/>
        </w:rPr>
        <w:t>page</w:t>
      </w:r>
    </w:p>
    <w:p w14:paraId="7E7BF060" w14:textId="77777777" w:rsidR="00805591" w:rsidRPr="004B4370" w:rsidRDefault="00805591" w:rsidP="00805591">
      <w:pPr>
        <w:spacing w:after="0"/>
        <w:rPr>
          <w:rFonts w:ascii="Verdana" w:hAnsi="Verdana"/>
          <w:color w:val="808080" w:themeColor="background1" w:themeShade="80"/>
        </w:rPr>
      </w:pPr>
      <w:r w:rsidRPr="004B4370">
        <w:rPr>
          <w:rFonts w:ascii="Verdana" w:hAnsi="Verdana"/>
          <w:color w:val="808080" w:themeColor="background1" w:themeShade="80"/>
        </w:rPr>
        <w:t xml:space="preserve">##End Item## </w:t>
      </w:r>
    </w:p>
    <w:p w14:paraId="73C17D6C" w14:textId="77777777" w:rsidR="00805591" w:rsidRDefault="00805591" w:rsidP="00805591">
      <w:pPr>
        <w:spacing w:after="0"/>
        <w:rPr>
          <w:rFonts w:ascii="Verdana" w:hAnsi="Verdana"/>
          <w:color w:val="808080" w:themeColor="background1" w:themeShade="80"/>
        </w:rPr>
      </w:pPr>
    </w:p>
    <w:p w14:paraId="60F57D76" w14:textId="77777777" w:rsidR="00805591" w:rsidRDefault="00805591" w:rsidP="00805591">
      <w:pPr>
        <w:spacing w:after="0"/>
        <w:rPr>
          <w:rFonts w:ascii="Verdana" w:hAnsi="Verdana"/>
          <w:color w:val="808080" w:themeColor="background1" w:themeShade="80"/>
        </w:rPr>
      </w:pPr>
    </w:p>
    <w:p w14:paraId="44DB00FE" w14:textId="77777777" w:rsidR="00805591" w:rsidRPr="00CC1B0F" w:rsidRDefault="00805591" w:rsidP="00805591">
      <w:pPr>
        <w:spacing w:after="0"/>
        <w:rPr>
          <w:rFonts w:ascii="Verdana" w:hAnsi="Verdana"/>
          <w:color w:val="808080" w:themeColor="background1" w:themeShade="80"/>
        </w:rPr>
      </w:pPr>
      <w:r w:rsidRPr="00CC1B0F">
        <w:rPr>
          <w:rFonts w:ascii="Verdana" w:hAnsi="Verdana"/>
          <w:color w:val="808080" w:themeColor="background1" w:themeShade="80"/>
        </w:rPr>
        <w:t>##Begin Item##</w:t>
      </w:r>
    </w:p>
    <w:p w14:paraId="20C1E40C" w14:textId="77777777" w:rsidR="00805591" w:rsidRPr="00CC1B0F" w:rsidRDefault="00805591" w:rsidP="00805591">
      <w:pPr>
        <w:spacing w:after="0"/>
        <w:rPr>
          <w:rFonts w:ascii="Verdana" w:hAnsi="Verdana"/>
          <w:color w:val="808080" w:themeColor="background1" w:themeShade="80"/>
        </w:rPr>
      </w:pPr>
      <w:r w:rsidRPr="00CC1B0F">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6</w:t>
      </w:r>
      <w:r w:rsidRPr="007C72EB">
        <w:rPr>
          <w:rFonts w:ascii="Verdana" w:hAnsi="Verdana"/>
          <w:color w:val="808080" w:themeColor="background1" w:themeShade="80"/>
        </w:rPr>
        <w:t xml:space="preserve"> </w:t>
      </w:r>
      <w:r w:rsidR="002A4D8C">
        <w:rPr>
          <w:rFonts w:ascii="Verdana" w:hAnsi="Verdana"/>
          <w:color w:val="808080" w:themeColor="background1" w:themeShade="80"/>
        </w:rPr>
        <w:t>Written Assignment - Title</w:t>
      </w:r>
    </w:p>
    <w:p w14:paraId="495656AF" w14:textId="77777777" w:rsidR="00805591" w:rsidRPr="00CC1B0F" w:rsidRDefault="00805591" w:rsidP="00805591">
      <w:pPr>
        <w:spacing w:after="0"/>
        <w:rPr>
          <w:rFonts w:ascii="Verdana" w:hAnsi="Verdana"/>
          <w:color w:val="808080" w:themeColor="background1" w:themeShade="80"/>
        </w:rPr>
      </w:pPr>
      <w:r w:rsidRPr="00CC1B0F">
        <w:rPr>
          <w:rFonts w:ascii="Verdana" w:hAnsi="Verdana"/>
          <w:color w:val="808080" w:themeColor="background1" w:themeShade="80"/>
        </w:rPr>
        <w:t xml:space="preserve">Type: </w:t>
      </w:r>
      <w:r w:rsidR="002A4D8C">
        <w:rPr>
          <w:rFonts w:ascii="Verdana" w:hAnsi="Verdana"/>
          <w:color w:val="808080" w:themeColor="background1" w:themeShade="80"/>
        </w:rPr>
        <w:t>Drop Box</w:t>
      </w:r>
    </w:p>
    <w:p w14:paraId="10484581" w14:textId="77777777" w:rsidR="00805591" w:rsidRPr="00CC1B0F" w:rsidRDefault="00805591" w:rsidP="00805591">
      <w:pPr>
        <w:spacing w:after="0"/>
        <w:rPr>
          <w:rFonts w:ascii="Verdana" w:hAnsi="Verdana"/>
          <w:color w:val="808080" w:themeColor="background1" w:themeShade="80"/>
        </w:rPr>
      </w:pPr>
      <w:r w:rsidRPr="00CC1B0F">
        <w:rPr>
          <w:rFonts w:ascii="Verdana" w:hAnsi="Verdana"/>
          <w:color w:val="808080" w:themeColor="background1" w:themeShade="80"/>
        </w:rPr>
        <w:t xml:space="preserve">##End Item## </w:t>
      </w:r>
    </w:p>
    <w:p w14:paraId="3F9F15BE" w14:textId="77777777" w:rsidR="00805591" w:rsidRPr="00C630B0" w:rsidRDefault="00805591" w:rsidP="00805591">
      <w:pPr>
        <w:rPr>
          <w:rFonts w:ascii="Verdana" w:hAnsi="Verdana"/>
          <w:sz w:val="20"/>
          <w:szCs w:val="20"/>
        </w:rPr>
      </w:pPr>
    </w:p>
    <w:p w14:paraId="5511F67C" w14:textId="77777777" w:rsidR="002A4D8C" w:rsidRPr="00A35523" w:rsidRDefault="002A4D8C" w:rsidP="002A4D8C">
      <w:pPr>
        <w:pStyle w:val="NormalWeb"/>
        <w:spacing w:before="150" w:beforeAutospacing="0" w:after="150" w:afterAutospacing="0" w:line="270" w:lineRule="atLeast"/>
        <w:ind w:right="150"/>
        <w:rPr>
          <w:rFonts w:ascii="Verdana" w:hAnsi="Verdana" w:cs="Arial"/>
          <w:color w:val="555753"/>
          <w:sz w:val="20"/>
          <w:szCs w:val="20"/>
        </w:rPr>
      </w:pPr>
      <w:r w:rsidRPr="00A35523">
        <w:rPr>
          <w:rFonts w:ascii="Verdana" w:hAnsi="Verdana" w:cs="Arial"/>
          <w:sz w:val="20"/>
          <w:szCs w:val="20"/>
        </w:rPr>
        <w:t>Submit your completed assignment by following the directions linked below. Please check the</w:t>
      </w:r>
      <w:r w:rsidRPr="00A35523">
        <w:rPr>
          <w:rStyle w:val="apple-converted-space"/>
          <w:rFonts w:ascii="Verdana" w:hAnsi="Verdana"/>
          <w:sz w:val="20"/>
          <w:szCs w:val="20"/>
        </w:rPr>
        <w:t> </w:t>
      </w:r>
      <w:r w:rsidRPr="00A35523">
        <w:rPr>
          <w:rStyle w:val="angel"/>
          <w:rFonts w:ascii="Verdana" w:hAnsi="Verdana" w:cs="Arial"/>
          <w:b/>
          <w:bCs/>
          <w:color w:val="C78718"/>
          <w:sz w:val="20"/>
          <w:szCs w:val="20"/>
        </w:rPr>
        <w:t>Course Calendar</w:t>
      </w:r>
      <w:r w:rsidRPr="00A35523">
        <w:rPr>
          <w:rStyle w:val="apple-converted-space"/>
          <w:rFonts w:ascii="Verdana" w:hAnsi="Verdana"/>
          <w:b/>
          <w:bCs/>
          <w:color w:val="C78718"/>
          <w:sz w:val="20"/>
          <w:szCs w:val="20"/>
        </w:rPr>
        <w:t> </w:t>
      </w:r>
      <w:r w:rsidRPr="00A35523">
        <w:rPr>
          <w:rFonts w:ascii="Verdana" w:hAnsi="Verdana" w:cs="Arial"/>
          <w:sz w:val="20"/>
          <w:szCs w:val="20"/>
        </w:rPr>
        <w:t>for specific due dates.</w:t>
      </w:r>
    </w:p>
    <w:p w14:paraId="2D29D26F" w14:textId="77777777" w:rsidR="002A4D8C" w:rsidRPr="00A35523" w:rsidRDefault="002A4D8C" w:rsidP="002A4D8C">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 xml:space="preserve">Save your assignment as a Microsoft Word document. (Mac users, please remember to append the </w:t>
      </w:r>
      <w:r w:rsidR="00070F8E">
        <w:rPr>
          <w:rFonts w:ascii="Verdana" w:hAnsi="Verdana" w:cs="Arial"/>
          <w:sz w:val="20"/>
          <w:szCs w:val="20"/>
        </w:rPr>
        <w:t>"</w:t>
      </w:r>
      <w:r w:rsidRPr="00A35523">
        <w:rPr>
          <w:rFonts w:ascii="Verdana" w:hAnsi="Verdana" w:cs="Arial"/>
          <w:sz w:val="20"/>
          <w:szCs w:val="20"/>
        </w:rPr>
        <w:t>.docx</w:t>
      </w:r>
      <w:r w:rsidR="00070F8E">
        <w:rPr>
          <w:rFonts w:ascii="Verdana" w:hAnsi="Verdana" w:cs="Arial"/>
          <w:sz w:val="20"/>
          <w:szCs w:val="20"/>
        </w:rPr>
        <w:t>"</w:t>
      </w:r>
      <w:r w:rsidRPr="00A35523">
        <w:rPr>
          <w:rFonts w:ascii="Verdana" w:hAnsi="Verdana" w:cs="Arial"/>
          <w:sz w:val="20"/>
          <w:szCs w:val="20"/>
        </w:rPr>
        <w:t xml:space="preserve"> extension to the filename.) The name of the file should be your first initial and last name, followed by an underscore and the name of the assignment, and an underscore and the date. An example is shown below:</w:t>
      </w:r>
    </w:p>
    <w:p w14:paraId="387AA891" w14:textId="77777777" w:rsidR="002A4D8C" w:rsidRPr="00A35523" w:rsidRDefault="002A4D8C" w:rsidP="002A4D8C">
      <w:pPr>
        <w:pStyle w:val="NormalWeb"/>
        <w:spacing w:before="150" w:beforeAutospacing="0" w:after="150" w:afterAutospacing="0" w:line="270" w:lineRule="atLeast"/>
        <w:ind w:right="150"/>
        <w:rPr>
          <w:rFonts w:ascii="Verdana" w:hAnsi="Verdana" w:cs="Arial"/>
          <w:sz w:val="20"/>
          <w:szCs w:val="20"/>
        </w:rPr>
      </w:pPr>
      <w:r w:rsidRPr="00A35523">
        <w:rPr>
          <w:rFonts w:ascii="Verdana" w:hAnsi="Verdana" w:cs="Arial"/>
          <w:sz w:val="20"/>
          <w:szCs w:val="20"/>
        </w:rPr>
        <w:t>Jstudent_exampleproblem_101504</w:t>
      </w:r>
    </w:p>
    <w:p w14:paraId="54A19E03" w14:textId="77777777" w:rsidR="002A4D8C" w:rsidRPr="00A35523" w:rsidRDefault="0076178D" w:rsidP="002A4D8C">
      <w:pPr>
        <w:pStyle w:val="text"/>
        <w:spacing w:before="150" w:beforeAutospacing="0" w:after="150" w:afterAutospacing="0" w:line="270" w:lineRule="atLeast"/>
        <w:ind w:right="150"/>
        <w:rPr>
          <w:rFonts w:ascii="Verdana" w:hAnsi="Verdana" w:cs="Arial"/>
          <w:color w:val="555753"/>
          <w:sz w:val="20"/>
          <w:szCs w:val="20"/>
        </w:rPr>
      </w:pPr>
      <w:hyperlink r:id="rId77" w:tgtFrame="_blank" w:history="1">
        <w:r w:rsidR="002A4D8C" w:rsidRPr="00A35523">
          <w:rPr>
            <w:rStyle w:val="Hyperlink"/>
            <w:rFonts w:ascii="Verdana" w:hAnsi="Verdana"/>
            <w:sz w:val="20"/>
            <w:szCs w:val="20"/>
          </w:rPr>
          <w:t>Need Help? Click here for complete drop box instructions.</w:t>
        </w:r>
      </w:hyperlink>
    </w:p>
    <w:p w14:paraId="5737C30A" w14:textId="77777777" w:rsidR="00805591" w:rsidRDefault="00805591" w:rsidP="00805591">
      <w:pPr>
        <w:rPr>
          <w:rFonts w:ascii="Verdana" w:hAnsi="Verdana"/>
        </w:rPr>
      </w:pPr>
    </w:p>
    <w:p w14:paraId="11422A55" w14:textId="77777777" w:rsidR="00805591" w:rsidRDefault="00805591" w:rsidP="00805591">
      <w:pPr>
        <w:spacing w:after="0"/>
        <w:rPr>
          <w:rFonts w:ascii="Verdana" w:hAnsi="Verdana"/>
          <w:color w:val="808080" w:themeColor="background1" w:themeShade="80"/>
        </w:rPr>
      </w:pPr>
    </w:p>
    <w:p w14:paraId="325EAE3C" w14:textId="77777777" w:rsidR="00805591" w:rsidRDefault="00805591" w:rsidP="00805591">
      <w:pPr>
        <w:spacing w:after="0"/>
        <w:rPr>
          <w:rFonts w:ascii="Verdana" w:hAnsi="Verdana"/>
          <w:color w:val="808080" w:themeColor="background1" w:themeShade="80"/>
        </w:rPr>
      </w:pPr>
    </w:p>
    <w:p w14:paraId="754F05D7" w14:textId="77777777" w:rsidR="00805591" w:rsidRDefault="00805591" w:rsidP="00805591">
      <w:pPr>
        <w:spacing w:after="0"/>
        <w:rPr>
          <w:rFonts w:ascii="Verdana" w:hAnsi="Verdana"/>
          <w:color w:val="808080" w:themeColor="background1" w:themeShade="80"/>
        </w:rPr>
      </w:pPr>
    </w:p>
    <w:p w14:paraId="73A00555" w14:textId="77777777" w:rsidR="00805591" w:rsidRPr="00240BC6" w:rsidRDefault="00805591" w:rsidP="00805591">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5CF99460" w14:textId="77777777" w:rsidR="00805591" w:rsidRPr="00240BC6" w:rsidRDefault="00805591" w:rsidP="00805591">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6</w:t>
      </w:r>
      <w:r w:rsidRPr="007C72EB">
        <w:rPr>
          <w:rFonts w:ascii="Verdana" w:hAnsi="Verdana"/>
          <w:color w:val="808080" w:themeColor="background1" w:themeShade="80"/>
        </w:rPr>
        <w:t xml:space="preserve"> </w:t>
      </w:r>
      <w:r w:rsidR="002A4D8C">
        <w:rPr>
          <w:rFonts w:ascii="Verdana" w:hAnsi="Verdana"/>
          <w:color w:val="808080" w:themeColor="background1" w:themeShade="80"/>
        </w:rPr>
        <w:t>Discussion</w:t>
      </w:r>
    </w:p>
    <w:p w14:paraId="6DBE0283" w14:textId="77777777" w:rsidR="00805591" w:rsidRPr="00240BC6" w:rsidRDefault="002A4D8C" w:rsidP="00805591">
      <w:pPr>
        <w:spacing w:after="0"/>
        <w:rPr>
          <w:rFonts w:ascii="Verdana" w:hAnsi="Verdana"/>
          <w:color w:val="808080" w:themeColor="background1" w:themeShade="80"/>
        </w:rPr>
      </w:pPr>
      <w:r>
        <w:rPr>
          <w:rFonts w:ascii="Verdana" w:hAnsi="Verdana"/>
          <w:color w:val="808080" w:themeColor="background1" w:themeShade="80"/>
        </w:rPr>
        <w:t>Type: forum</w:t>
      </w:r>
    </w:p>
    <w:p w14:paraId="2D733B0D" w14:textId="77777777" w:rsidR="00805591" w:rsidRPr="00240BC6" w:rsidRDefault="00805591" w:rsidP="00805591">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38AD2515" w14:textId="77777777" w:rsidR="00805591" w:rsidRDefault="00805591" w:rsidP="00805591">
      <w:pPr>
        <w:rPr>
          <w:rFonts w:ascii="Verdana" w:hAnsi="Verdana"/>
        </w:rPr>
      </w:pPr>
    </w:p>
    <w:p w14:paraId="65747BC8" w14:textId="77777777" w:rsidR="00305585" w:rsidRPr="00C630B0" w:rsidRDefault="00305585" w:rsidP="00305585">
      <w:pPr>
        <w:rPr>
          <w:rFonts w:ascii="Verdana" w:hAnsi="Verdana"/>
          <w:sz w:val="20"/>
          <w:szCs w:val="20"/>
        </w:rPr>
      </w:pPr>
      <w:r w:rsidRPr="00305585">
        <w:rPr>
          <w:rStyle w:val="Strong"/>
          <w:highlight w:val="yellow"/>
        </w:rPr>
        <w:t>NOTE:</w:t>
      </w:r>
      <w:r>
        <w:rPr>
          <w:rFonts w:ascii="Verdana" w:hAnsi="Verdana"/>
          <w:sz w:val="20"/>
          <w:szCs w:val="20"/>
        </w:rPr>
        <w:t xml:space="preserve"> The instructional designer must select the correct discussion footer to match the course modality.</w:t>
      </w:r>
    </w:p>
    <w:p w14:paraId="40BD89BD" w14:textId="77777777" w:rsidR="00305585" w:rsidRPr="00305585" w:rsidRDefault="00305585" w:rsidP="00305585">
      <w:pPr>
        <w:pStyle w:val="NormalWeb"/>
        <w:spacing w:before="150" w:after="150" w:line="270" w:lineRule="atLeast"/>
        <w:ind w:left="300" w:right="150"/>
        <w:rPr>
          <w:rStyle w:val="ANGELProductionNote"/>
        </w:rPr>
      </w:pPr>
      <w:r>
        <w:rPr>
          <w:rStyle w:val="ANGELProductionNote"/>
        </w:rPr>
        <w:t>&lt;N</w:t>
      </w:r>
      <w:r w:rsidRPr="00305585">
        <w:rPr>
          <w:rStyle w:val="ANGELProductionNote"/>
        </w:rPr>
        <w:t>ew 5.5 Week discussion footer follows&gt;</w:t>
      </w:r>
    </w:p>
    <w:p w14:paraId="4259E895" w14:textId="77777777" w:rsidR="00305585" w:rsidRPr="00305585" w:rsidRDefault="00305585" w:rsidP="00305585">
      <w:pPr>
        <w:pStyle w:val="NormalWeb"/>
        <w:spacing w:before="150" w:after="150" w:line="270" w:lineRule="atLeast"/>
        <w:ind w:left="300" w:right="150"/>
        <w:rPr>
          <w:rFonts w:ascii="Verdana" w:hAnsi="Verdana" w:cs="Arial"/>
          <w:sz w:val="20"/>
          <w:szCs w:val="20"/>
        </w:rPr>
      </w:pPr>
      <w:r w:rsidRPr="00305585">
        <w:rPr>
          <w:rFonts w:ascii="Verdana" w:hAnsi="Verdana" w:cs="Arial"/>
          <w:sz w:val="20"/>
          <w:szCs w:val="20"/>
        </w:rPr>
        <w:t xml:space="preserve">Due dates for your initial and response posts can be found by checking the </w:t>
      </w:r>
      <w:r w:rsidRPr="00305585">
        <w:rPr>
          <w:rStyle w:val="ANGELBlue"/>
        </w:rPr>
        <w:t>Course Syllabus</w:t>
      </w:r>
      <w:r w:rsidRPr="00305585">
        <w:rPr>
          <w:rFonts w:ascii="Verdana" w:hAnsi="Verdana" w:cs="Arial"/>
          <w:sz w:val="20"/>
          <w:szCs w:val="20"/>
        </w:rPr>
        <w:t xml:space="preserve"> and </w:t>
      </w:r>
      <w:r w:rsidRPr="00305585">
        <w:rPr>
          <w:rStyle w:val="ANGELBlue"/>
        </w:rPr>
        <w:t>Course Calendar</w:t>
      </w:r>
      <w:r w:rsidRPr="00305585">
        <w:rPr>
          <w:rFonts w:ascii="Verdana" w:hAnsi="Verdana" w:cs="Arial"/>
          <w:sz w:val="20"/>
          <w:szCs w:val="20"/>
        </w:rPr>
        <w:t xml:space="preserve">. </w:t>
      </w:r>
    </w:p>
    <w:p w14:paraId="0E3C7C91" w14:textId="77777777" w:rsidR="00305585" w:rsidRPr="00305585" w:rsidRDefault="00305585" w:rsidP="00305585">
      <w:pPr>
        <w:pStyle w:val="NormalWeb"/>
        <w:spacing w:before="150" w:beforeAutospacing="0" w:after="150" w:afterAutospacing="0" w:line="270" w:lineRule="atLeast"/>
        <w:ind w:left="300" w:right="150"/>
        <w:rPr>
          <w:rStyle w:val="ANGELLinks"/>
        </w:rPr>
      </w:pPr>
      <w:r w:rsidRPr="00305585">
        <w:rPr>
          <w:rStyle w:val="ANGELLinks"/>
        </w:rPr>
        <w:t>Need Help? Click here for complete discussion forum instructions.</w:t>
      </w:r>
      <w:r w:rsidRPr="00305585">
        <w:rPr>
          <w:rStyle w:val="ANGELLinks"/>
        </w:rPr>
        <w:br w:type="page"/>
      </w:r>
    </w:p>
    <w:p w14:paraId="41837163" w14:textId="77777777" w:rsidR="00305585" w:rsidRDefault="00305585" w:rsidP="00305585">
      <w:pPr>
        <w:pStyle w:val="NormalWeb"/>
        <w:spacing w:before="150" w:beforeAutospacing="0" w:after="150" w:afterAutospacing="0" w:line="270" w:lineRule="atLeast"/>
        <w:ind w:left="300" w:right="150"/>
        <w:rPr>
          <w:rFonts w:ascii="Verdana" w:hAnsi="Verdana" w:cs="Arial"/>
          <w:sz w:val="20"/>
          <w:szCs w:val="20"/>
        </w:rPr>
      </w:pPr>
    </w:p>
    <w:p w14:paraId="6AA1AAF8" w14:textId="77777777" w:rsidR="00305585" w:rsidRPr="00305585" w:rsidRDefault="00305585" w:rsidP="00305585">
      <w:pPr>
        <w:pStyle w:val="NormalWeb"/>
        <w:spacing w:before="150" w:beforeAutospacing="0" w:after="150" w:afterAutospacing="0" w:line="270" w:lineRule="atLeast"/>
        <w:ind w:left="300" w:right="150"/>
        <w:rPr>
          <w:rStyle w:val="ANGELProductionNote"/>
        </w:rPr>
      </w:pPr>
      <w:r w:rsidRPr="00305585">
        <w:rPr>
          <w:rStyle w:val="ANGELProductionNote"/>
        </w:rPr>
        <w:t>&lt;11 Week discussion footer follows&gt;</w:t>
      </w:r>
    </w:p>
    <w:p w14:paraId="5728DB49" w14:textId="77777777" w:rsidR="00305585" w:rsidRPr="00C630B0" w:rsidRDefault="00305585" w:rsidP="00305585">
      <w:pPr>
        <w:pStyle w:val="NormalWeb"/>
        <w:spacing w:before="150" w:beforeAutospacing="0" w:after="150" w:afterAutospacing="0" w:line="270" w:lineRule="atLeast"/>
        <w:ind w:left="300" w:right="150"/>
        <w:rPr>
          <w:rFonts w:ascii="Verdana" w:hAnsi="Verdana" w:cs="Arial"/>
          <w:color w:val="555753"/>
          <w:sz w:val="20"/>
          <w:szCs w:val="20"/>
        </w:rPr>
      </w:pPr>
      <w:r w:rsidRPr="00C630B0">
        <w:rPr>
          <w:rFonts w:ascii="Verdana" w:hAnsi="Verdana" w:cs="Arial"/>
          <w:sz w:val="20"/>
          <w:szCs w:val="20"/>
        </w:rPr>
        <w:t>Please make your initial post by midweek, and respond to at least one other student</w:t>
      </w:r>
      <w:r>
        <w:rPr>
          <w:rFonts w:ascii="Verdana" w:hAnsi="Verdana" w:cs="Arial"/>
          <w:sz w:val="20"/>
          <w:szCs w:val="20"/>
        </w:rPr>
        <w:t>'</w:t>
      </w:r>
      <w:r w:rsidRPr="00C630B0">
        <w:rPr>
          <w:rFonts w:ascii="Verdana" w:hAnsi="Verdana" w:cs="Arial"/>
          <w:sz w:val="20"/>
          <w:szCs w:val="20"/>
        </w:rPr>
        <w:t>s post by the end of the week. Please check the</w:t>
      </w:r>
      <w:r w:rsidRPr="00C630B0">
        <w:rPr>
          <w:rStyle w:val="apple-converted-space"/>
          <w:rFonts w:ascii="Verdana" w:hAnsi="Verdana" w:cs="Arial"/>
          <w:sz w:val="20"/>
          <w:szCs w:val="20"/>
        </w:rPr>
        <w:t> </w:t>
      </w:r>
      <w:r w:rsidRPr="00C630B0">
        <w:rPr>
          <w:rStyle w:val="angel"/>
          <w:rFonts w:ascii="Verdana" w:hAnsi="Verdana"/>
          <w:b/>
          <w:bCs/>
          <w:color w:val="C78718"/>
          <w:sz w:val="20"/>
          <w:szCs w:val="20"/>
        </w:rPr>
        <w:t>Course Calendar</w:t>
      </w:r>
      <w:r w:rsidRPr="00C630B0">
        <w:rPr>
          <w:rStyle w:val="apple-converted-space"/>
          <w:rFonts w:ascii="Verdana" w:hAnsi="Verdana" w:cs="Arial"/>
          <w:b/>
          <w:bCs/>
          <w:color w:val="C78718"/>
          <w:sz w:val="20"/>
          <w:szCs w:val="20"/>
        </w:rPr>
        <w:t> </w:t>
      </w:r>
      <w:r w:rsidRPr="00C630B0">
        <w:rPr>
          <w:rFonts w:ascii="Verdana" w:hAnsi="Verdana" w:cs="Arial"/>
          <w:sz w:val="20"/>
          <w:szCs w:val="20"/>
        </w:rPr>
        <w:t>for specific due dates.</w:t>
      </w:r>
    </w:p>
    <w:p w14:paraId="55716EA3" w14:textId="77777777" w:rsidR="00305585" w:rsidRPr="00C630B0" w:rsidRDefault="0076178D" w:rsidP="00305585">
      <w:pPr>
        <w:pStyle w:val="text"/>
        <w:spacing w:before="150" w:beforeAutospacing="0" w:after="150" w:afterAutospacing="0" w:line="270" w:lineRule="atLeast"/>
        <w:ind w:left="300" w:right="150"/>
        <w:rPr>
          <w:rFonts w:ascii="Verdana" w:hAnsi="Verdana" w:cs="Arial"/>
          <w:color w:val="555753"/>
          <w:sz w:val="20"/>
          <w:szCs w:val="20"/>
        </w:rPr>
      </w:pPr>
      <w:hyperlink r:id="rId78" w:tgtFrame="_blank" w:history="1">
        <w:r w:rsidR="00305585" w:rsidRPr="00C630B0">
          <w:rPr>
            <w:rStyle w:val="Hyperlink"/>
            <w:rFonts w:ascii="Verdana" w:hAnsi="Verdana"/>
            <w:sz w:val="20"/>
            <w:szCs w:val="20"/>
          </w:rPr>
          <w:t>Need Help? Click here for complete discussion forum instructions.</w:t>
        </w:r>
      </w:hyperlink>
    </w:p>
    <w:p w14:paraId="7BAE4B5D" w14:textId="77777777" w:rsidR="002A4D8C" w:rsidRDefault="002A4D8C" w:rsidP="00805591">
      <w:pPr>
        <w:rPr>
          <w:rFonts w:ascii="Verdana" w:hAnsi="Verdana"/>
        </w:rPr>
      </w:pPr>
    </w:p>
    <w:p w14:paraId="688E1B0E" w14:textId="77777777" w:rsidR="00305585" w:rsidRPr="00240BC6" w:rsidRDefault="00305585" w:rsidP="00305585">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2EB0D40F" w14:textId="77777777" w:rsidR="00305585" w:rsidRPr="00240BC6" w:rsidRDefault="00305585" w:rsidP="00305585">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Module 0</w:t>
      </w:r>
      <w:r>
        <w:rPr>
          <w:rFonts w:ascii="Verdana" w:hAnsi="Verdana"/>
          <w:color w:val="808080" w:themeColor="background1" w:themeShade="80"/>
        </w:rPr>
        <w:t>6</w:t>
      </w:r>
      <w:r w:rsidRPr="007C72EB">
        <w:rPr>
          <w:rFonts w:ascii="Verdana" w:hAnsi="Verdana"/>
          <w:color w:val="808080" w:themeColor="background1" w:themeShade="80"/>
        </w:rPr>
        <w:t xml:space="preserve"> </w:t>
      </w:r>
      <w:r>
        <w:rPr>
          <w:rFonts w:ascii="Verdana" w:hAnsi="Verdana"/>
          <w:color w:val="808080" w:themeColor="background1" w:themeShade="80"/>
        </w:rPr>
        <w:t>Quiz</w:t>
      </w:r>
    </w:p>
    <w:p w14:paraId="50C41379" w14:textId="77777777" w:rsidR="00305585" w:rsidRPr="00240BC6" w:rsidRDefault="00305585" w:rsidP="00305585">
      <w:pPr>
        <w:spacing w:after="0"/>
        <w:rPr>
          <w:rFonts w:ascii="Verdana" w:hAnsi="Verdana"/>
          <w:color w:val="808080" w:themeColor="background1" w:themeShade="80"/>
        </w:rPr>
      </w:pPr>
      <w:r>
        <w:rPr>
          <w:rFonts w:ascii="Verdana" w:hAnsi="Verdana"/>
          <w:color w:val="808080" w:themeColor="background1" w:themeShade="80"/>
        </w:rPr>
        <w:t>Type: Quiz</w:t>
      </w:r>
    </w:p>
    <w:p w14:paraId="0D2BE280" w14:textId="77777777" w:rsidR="00305585" w:rsidRPr="00240BC6" w:rsidRDefault="00305585" w:rsidP="00305585">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679CFE4C" w14:textId="77777777" w:rsidR="00305585" w:rsidRDefault="00305585" w:rsidP="00305585">
      <w:pPr>
        <w:rPr>
          <w:rFonts w:ascii="Verdana" w:hAnsi="Verdana"/>
        </w:rPr>
      </w:pPr>
    </w:p>
    <w:p w14:paraId="0CD4937D" w14:textId="77777777" w:rsidR="00305585" w:rsidRPr="00E21130" w:rsidRDefault="00305585" w:rsidP="00305585">
      <w:pPr>
        <w:rPr>
          <w:rStyle w:val="ANGELBodytext"/>
        </w:rPr>
      </w:pPr>
      <w:r w:rsidRPr="00E21130">
        <w:rPr>
          <w:rStyle w:val="ANGELBodytext"/>
        </w:rPr>
        <w:t>This exam contains both multiple choice and true/false type questions. This is a timed exam, and is set for xx minutes. You only have one opportunity to complete this exam, and you will be warned 2 minutes before time expires.</w:t>
      </w:r>
    </w:p>
    <w:p w14:paraId="522AC8C6" w14:textId="77777777" w:rsidR="00305585" w:rsidRPr="00E21130" w:rsidRDefault="00305585" w:rsidP="00305585">
      <w:r w:rsidRPr="00E21130">
        <w:rPr>
          <w:rStyle w:val="ANGELProductionNote"/>
        </w:rPr>
        <w:t>&lt;important&gt;</w:t>
      </w:r>
      <w:r w:rsidRPr="00E21130">
        <w:t xml:space="preserve"> By starting this exam you agree to abide by the Academic Misconduct Policy set forth in the course syllabus. You acknowledge that your failure to do so could result in being expelled from the course.</w:t>
      </w:r>
    </w:p>
    <w:p w14:paraId="4E652DC5" w14:textId="77777777" w:rsidR="00305585" w:rsidRPr="00E21130" w:rsidRDefault="00305585" w:rsidP="00305585">
      <w:pPr>
        <w:ind w:right="-360"/>
        <w:rPr>
          <w:b/>
          <w:bCs/>
          <w:color w:val="FF0000"/>
        </w:rPr>
      </w:pPr>
      <w:r w:rsidRPr="00E21130">
        <w:rPr>
          <w:rStyle w:val="ANGELProductionNote"/>
        </w:rPr>
        <w:t>&lt;Use quiz questions from Module_01_quiz.rsp in exams folder&gt;</w:t>
      </w:r>
    </w:p>
    <w:p w14:paraId="1A99B03E" w14:textId="77777777" w:rsidR="00305585" w:rsidRPr="00E21130" w:rsidRDefault="00305585" w:rsidP="00305585">
      <w:pPr>
        <w:rPr>
          <w:rStyle w:val="ANGELProductionNote"/>
        </w:rPr>
      </w:pPr>
      <w:r w:rsidRPr="00E21130">
        <w:rPr>
          <w:rStyle w:val="ANGELProductionNote"/>
        </w:rPr>
        <w:t>&lt;Apply the following exam settings:</w:t>
      </w:r>
    </w:p>
    <w:p w14:paraId="150AED8D"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Browser Security should be set to Medium</w:t>
      </w:r>
    </w:p>
    <w:p w14:paraId="5F480872"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Randomize the order in which questions are delivered</w:t>
      </w:r>
    </w:p>
    <w:p w14:paraId="6978EF87"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Randomize the order of each question</w:t>
      </w:r>
      <w:r>
        <w:rPr>
          <w:rStyle w:val="ANGELProductionNote"/>
        </w:rPr>
        <w:t>'</w:t>
      </w:r>
      <w:r w:rsidRPr="00E21130">
        <w:rPr>
          <w:rStyle w:val="ANGELProductionNote"/>
        </w:rPr>
        <w:t>s answer options</w:t>
      </w:r>
    </w:p>
    <w:p w14:paraId="5F8A0062"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Set Attempts Allowed to 1</w:t>
      </w:r>
    </w:p>
    <w:p w14:paraId="4C3D907C"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Set Calculation Type to Maximum Score</w:t>
      </w:r>
    </w:p>
    <w:p w14:paraId="70DCB990"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Time limit should be set to xx minutes</w:t>
      </w:r>
    </w:p>
    <w:p w14:paraId="5EC7C551"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Warn 2 minutes before time expires</w:t>
      </w:r>
    </w:p>
    <w:p w14:paraId="30E9A5F2" w14:textId="77777777" w:rsidR="00305585" w:rsidRPr="00E21130" w:rsidRDefault="00305585" w:rsidP="00305585">
      <w:pPr>
        <w:numPr>
          <w:ilvl w:val="0"/>
          <w:numId w:val="27"/>
        </w:numPr>
        <w:spacing w:after="0" w:line="240" w:lineRule="auto"/>
        <w:rPr>
          <w:rStyle w:val="ANGELProductionNote"/>
        </w:rPr>
      </w:pPr>
      <w:r w:rsidRPr="00E21130">
        <w:rPr>
          <w:rStyle w:val="ANGELProductionNote"/>
        </w:rPr>
        <w:t>Check the box to automatically submit assessment when time expires</w:t>
      </w:r>
    </w:p>
    <w:p w14:paraId="0E8FEF83" w14:textId="77777777" w:rsidR="00305585" w:rsidRPr="001842D1" w:rsidRDefault="00305585" w:rsidP="00305585">
      <w:pPr>
        <w:numPr>
          <w:ilvl w:val="0"/>
          <w:numId w:val="27"/>
        </w:numPr>
        <w:spacing w:after="0" w:line="240" w:lineRule="auto"/>
        <w:rPr>
          <w:rStyle w:val="ANGELProductionNote"/>
        </w:rPr>
      </w:pPr>
      <w:r w:rsidRPr="001842D1">
        <w:rPr>
          <w:rStyle w:val="ANGELProductionNote"/>
        </w:rPr>
        <w:t>In Test Results and Feedback Area, check box the submitted option</w:t>
      </w:r>
    </w:p>
    <w:p w14:paraId="42E429B7" w14:textId="77777777" w:rsidR="00305585" w:rsidRPr="00E21130" w:rsidRDefault="00305585" w:rsidP="00305585">
      <w:pPr>
        <w:numPr>
          <w:ilvl w:val="0"/>
          <w:numId w:val="27"/>
        </w:numPr>
        <w:spacing w:after="0" w:line="240" w:lineRule="auto"/>
        <w:rPr>
          <w:rStyle w:val="ANGELBodytext"/>
        </w:rPr>
      </w:pPr>
      <w:r w:rsidRPr="00E21130">
        <w:rPr>
          <w:rStyle w:val="ANGELProductionNote"/>
        </w:rPr>
        <w:t xml:space="preserve">Under Question Set Click </w:t>
      </w:r>
      <w:r>
        <w:rPr>
          <w:rStyle w:val="ANGELProductionNote"/>
        </w:rPr>
        <w:t>"</w:t>
      </w:r>
      <w:r w:rsidRPr="00E21130">
        <w:rPr>
          <w:rStyle w:val="ANGELProductionNote"/>
        </w:rPr>
        <w:t>Configure</w:t>
      </w:r>
      <w:r>
        <w:rPr>
          <w:rStyle w:val="ANGELProductionNote"/>
        </w:rPr>
        <w:t>"</w:t>
      </w:r>
      <w:r w:rsidRPr="00E21130">
        <w:rPr>
          <w:rStyle w:val="ANGELProductionNote"/>
        </w:rPr>
        <w:t xml:space="preserve"> and place a check next to </w:t>
      </w:r>
      <w:r>
        <w:rPr>
          <w:rStyle w:val="ANGELProductionNote"/>
        </w:rPr>
        <w:t>"</w:t>
      </w:r>
      <w:r w:rsidRPr="00E21130">
        <w:rPr>
          <w:rStyle w:val="ANGELProductionNote"/>
        </w:rPr>
        <w:t>Use Assessment Settings</w:t>
      </w:r>
      <w:r>
        <w:rPr>
          <w:rStyle w:val="ANGELProductionNote"/>
        </w:rPr>
        <w:t>"</w:t>
      </w:r>
      <w:r w:rsidRPr="00E21130">
        <w:rPr>
          <w:rStyle w:val="ANGELProductionNote"/>
        </w:rPr>
        <w:t xml:space="preserve"> on the Interaction Tab.&gt;</w:t>
      </w:r>
    </w:p>
    <w:p w14:paraId="46212301" w14:textId="77777777" w:rsidR="00305585" w:rsidRPr="00E21130" w:rsidRDefault="00305585" w:rsidP="00305585">
      <w:pPr>
        <w:spacing w:before="100" w:beforeAutospacing="1" w:after="100" w:afterAutospacing="1"/>
        <w:rPr>
          <w:rStyle w:val="ANGELLinks"/>
        </w:rPr>
      </w:pPr>
      <w:r w:rsidRPr="00E21130">
        <w:rPr>
          <w:rStyle w:val="ANGELLinks"/>
        </w:rPr>
        <w:t>Need Help? Click here for complete Exam instructions.</w:t>
      </w:r>
    </w:p>
    <w:p w14:paraId="0048A8D2" w14:textId="77777777" w:rsidR="00305585" w:rsidRDefault="00305585" w:rsidP="00805591">
      <w:pPr>
        <w:rPr>
          <w:rFonts w:ascii="Verdana" w:hAnsi="Verdana"/>
        </w:rPr>
      </w:pPr>
    </w:p>
    <w:p w14:paraId="7E813064" w14:textId="77777777" w:rsidR="002A4D8C" w:rsidRPr="00240BC6" w:rsidRDefault="002A4D8C" w:rsidP="002A4D8C">
      <w:pPr>
        <w:spacing w:after="0"/>
        <w:rPr>
          <w:rFonts w:ascii="Verdana" w:hAnsi="Verdana"/>
          <w:color w:val="808080" w:themeColor="background1" w:themeShade="80"/>
        </w:rPr>
      </w:pPr>
      <w:r w:rsidRPr="00240BC6">
        <w:rPr>
          <w:rFonts w:ascii="Verdana" w:hAnsi="Verdana"/>
          <w:color w:val="808080" w:themeColor="background1" w:themeShade="80"/>
        </w:rPr>
        <w:t>##Begin Item##</w:t>
      </w:r>
    </w:p>
    <w:p w14:paraId="3D2A5DB2" w14:textId="77777777" w:rsidR="002A4D8C" w:rsidRPr="00240BC6" w:rsidRDefault="002A4D8C" w:rsidP="002A4D8C">
      <w:pPr>
        <w:spacing w:after="0"/>
        <w:rPr>
          <w:rFonts w:ascii="Verdana" w:hAnsi="Verdana"/>
          <w:color w:val="808080" w:themeColor="background1" w:themeShade="80"/>
        </w:rPr>
      </w:pPr>
      <w:r w:rsidRPr="00240BC6">
        <w:rPr>
          <w:rFonts w:ascii="Verdana" w:hAnsi="Verdana"/>
          <w:color w:val="808080" w:themeColor="background1" w:themeShade="80"/>
        </w:rPr>
        <w:t xml:space="preserve">Name: </w:t>
      </w:r>
      <w:r w:rsidRPr="007C72EB">
        <w:rPr>
          <w:rFonts w:ascii="Verdana" w:hAnsi="Verdana"/>
          <w:color w:val="808080" w:themeColor="background1" w:themeShade="80"/>
        </w:rPr>
        <w:t xml:space="preserve">Module </w:t>
      </w:r>
      <w:r>
        <w:rPr>
          <w:rFonts w:ascii="Verdana" w:hAnsi="Verdana"/>
          <w:color w:val="808080" w:themeColor="background1" w:themeShade="80"/>
        </w:rPr>
        <w:t>06 Live Classroom</w:t>
      </w:r>
    </w:p>
    <w:p w14:paraId="1D595726" w14:textId="77777777" w:rsidR="002A4D8C" w:rsidRPr="00240BC6" w:rsidRDefault="002A4D8C" w:rsidP="002A4D8C">
      <w:pPr>
        <w:spacing w:after="0"/>
        <w:rPr>
          <w:rFonts w:ascii="Verdana" w:hAnsi="Verdana"/>
          <w:color w:val="808080" w:themeColor="background1" w:themeShade="80"/>
        </w:rPr>
      </w:pPr>
      <w:r>
        <w:rPr>
          <w:rFonts w:ascii="Verdana" w:hAnsi="Verdana"/>
          <w:color w:val="808080" w:themeColor="background1" w:themeShade="80"/>
        </w:rPr>
        <w:t xml:space="preserve">Type: </w:t>
      </w:r>
      <w:r w:rsidR="00C12AF1">
        <w:rPr>
          <w:rFonts w:ascii="Verdana" w:hAnsi="Verdana"/>
          <w:color w:val="808080" w:themeColor="background1" w:themeShade="80"/>
        </w:rPr>
        <w:t>page</w:t>
      </w:r>
    </w:p>
    <w:p w14:paraId="07710C59" w14:textId="77777777" w:rsidR="002A4D8C" w:rsidRPr="00240BC6" w:rsidRDefault="002A4D8C" w:rsidP="002A4D8C">
      <w:pPr>
        <w:spacing w:after="0"/>
        <w:rPr>
          <w:rFonts w:ascii="Verdana" w:hAnsi="Verdana"/>
          <w:color w:val="808080" w:themeColor="background1" w:themeShade="80"/>
        </w:rPr>
      </w:pPr>
      <w:r w:rsidRPr="00240BC6">
        <w:rPr>
          <w:rFonts w:ascii="Verdana" w:hAnsi="Verdana"/>
          <w:color w:val="808080" w:themeColor="background1" w:themeShade="80"/>
        </w:rPr>
        <w:t xml:space="preserve">##End Item## </w:t>
      </w:r>
    </w:p>
    <w:p w14:paraId="16F36702" w14:textId="77777777" w:rsidR="002A4D8C" w:rsidRDefault="002A4D8C" w:rsidP="00805591">
      <w:pPr>
        <w:rPr>
          <w:rFonts w:ascii="Verdana" w:hAnsi="Verdana"/>
        </w:rPr>
      </w:pPr>
    </w:p>
    <w:p w14:paraId="12C385CE" w14:textId="77777777" w:rsidR="002A4D8C" w:rsidRPr="00E21130" w:rsidRDefault="002A4D8C" w:rsidP="002A4D8C">
      <w:pPr>
        <w:spacing w:before="100" w:beforeAutospacing="1" w:after="100" w:afterAutospacing="1"/>
        <w:rPr>
          <w:rStyle w:val="ANGELBodytext"/>
        </w:rPr>
      </w:pPr>
      <w:r w:rsidRPr="00E21130">
        <w:rPr>
          <w:rFonts w:cs="Arial"/>
          <w:b/>
          <w:bCs/>
          <w:color w:val="FF0000"/>
          <w:szCs w:val="20"/>
          <w:shd w:val="clear" w:color="auto" w:fill="FFFFFF"/>
        </w:rPr>
        <w:t>&lt;</w:t>
      </w:r>
      <w:r>
        <w:rPr>
          <w:rFonts w:cs="Arial"/>
          <w:b/>
          <w:bCs/>
          <w:color w:val="FF0000"/>
          <w:szCs w:val="20"/>
          <w:shd w:val="clear" w:color="auto" w:fill="FFFFFF"/>
        </w:rPr>
        <w:t xml:space="preserve">Insert live classroom exam from course: </w:t>
      </w:r>
      <w:r w:rsidR="00070F8E">
        <w:rPr>
          <w:rFonts w:cs="Arial"/>
          <w:b/>
          <w:bCs/>
          <w:color w:val="FF0000"/>
          <w:szCs w:val="20"/>
          <w:shd w:val="clear" w:color="auto" w:fill="FFFFFF"/>
        </w:rPr>
        <w:t>"</w:t>
      </w:r>
      <w:r>
        <w:rPr>
          <w:rFonts w:cs="Arial"/>
          <w:b/>
          <w:bCs/>
          <w:color w:val="FF0000"/>
          <w:szCs w:val="20"/>
          <w:shd w:val="clear" w:color="auto" w:fill="FFFFFF"/>
        </w:rPr>
        <w:t>Demo - Course Template Files</w:t>
      </w:r>
      <w:r w:rsidR="00070F8E">
        <w:rPr>
          <w:rFonts w:cs="Arial"/>
          <w:b/>
          <w:bCs/>
          <w:color w:val="FF0000"/>
          <w:szCs w:val="20"/>
          <w:shd w:val="clear" w:color="auto" w:fill="FFFFFF"/>
        </w:rPr>
        <w:t>"</w:t>
      </w:r>
      <w:r>
        <w:rPr>
          <w:rFonts w:cs="Arial"/>
          <w:b/>
          <w:bCs/>
          <w:color w:val="FF0000"/>
          <w:szCs w:val="20"/>
          <w:shd w:val="clear" w:color="auto" w:fill="FFFFFF"/>
        </w:rPr>
        <w:t xml:space="preserve"> Tie to gradebook at XX points.&gt;</w:t>
      </w:r>
    </w:p>
    <w:p w14:paraId="71F0EDA6" w14:textId="77777777" w:rsidR="002A4D8C" w:rsidRDefault="002A4D8C" w:rsidP="00805591">
      <w:pPr>
        <w:rPr>
          <w:rFonts w:ascii="Verdana" w:hAnsi="Verdana"/>
        </w:rPr>
      </w:pPr>
    </w:p>
    <w:p w14:paraId="42D9F3E3" w14:textId="77777777" w:rsidR="00805591" w:rsidRPr="004E4D10" w:rsidRDefault="00805591" w:rsidP="00805591">
      <w:pPr>
        <w:rPr>
          <w:rFonts w:ascii="Verdana" w:hAnsi="Verdana"/>
        </w:rPr>
      </w:pPr>
    </w:p>
    <w:p w14:paraId="3E6E2B99" w14:textId="77777777" w:rsidR="00805591" w:rsidRDefault="00805591" w:rsidP="00805591">
      <w:pPr>
        <w:rPr>
          <w:rFonts w:ascii="Verdana" w:hAnsi="Verdana"/>
          <w:color w:val="808080" w:themeColor="background1" w:themeShade="80"/>
        </w:rPr>
      </w:pPr>
      <w:r>
        <w:rPr>
          <w:rFonts w:ascii="Verdana" w:hAnsi="Verdana"/>
          <w:color w:val="808080" w:themeColor="background1" w:themeShade="80"/>
        </w:rPr>
        <w:t>#####End Topic#####</w:t>
      </w:r>
    </w:p>
    <w:p w14:paraId="238B6825" w14:textId="77777777" w:rsidR="00805591" w:rsidRDefault="00805591" w:rsidP="00805591">
      <w:pPr>
        <w:rPr>
          <w:rFonts w:ascii="Verdana" w:hAnsi="Verdana"/>
          <w:color w:val="808080" w:themeColor="background1" w:themeShade="80"/>
        </w:rPr>
      </w:pPr>
    </w:p>
    <w:p w14:paraId="36272BEF" w14:textId="77777777" w:rsidR="00805591" w:rsidRDefault="00805591" w:rsidP="00805591">
      <w:pPr>
        <w:rPr>
          <w:rFonts w:ascii="Verdana" w:hAnsi="Verdana"/>
          <w:color w:val="808080" w:themeColor="background1" w:themeShade="80"/>
        </w:rPr>
      </w:pPr>
    </w:p>
    <w:p w14:paraId="17CD3729" w14:textId="77777777" w:rsidR="00173638" w:rsidRPr="00BF771F" w:rsidRDefault="00173638" w:rsidP="004E4D10">
      <w:pPr>
        <w:rPr>
          <w:rFonts w:ascii="Verdana" w:hAnsi="Verdana"/>
          <w:color w:val="808080" w:themeColor="background1" w:themeShade="80"/>
        </w:rPr>
      </w:pPr>
    </w:p>
    <w:p w14:paraId="36C9D060" w14:textId="77777777" w:rsidR="00C12AF1" w:rsidRDefault="00C12AF1">
      <w:pPr>
        <w:rPr>
          <w:rFonts w:ascii="Verdana" w:hAnsi="Verdana"/>
          <w:color w:val="808080" w:themeColor="background1" w:themeShade="80"/>
        </w:rPr>
      </w:pPr>
      <w:r>
        <w:rPr>
          <w:rFonts w:ascii="Verdana" w:hAnsi="Verdana"/>
          <w:color w:val="808080" w:themeColor="background1" w:themeShade="80"/>
        </w:rPr>
        <w:br w:type="page"/>
      </w:r>
    </w:p>
    <w:p w14:paraId="774BBA5B"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#####Begin Topic#####</w:t>
      </w:r>
    </w:p>
    <w:p w14:paraId="2F3919D7"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Name: </w:t>
      </w:r>
      <w:r w:rsidR="00604CDA" w:rsidRPr="00604CDA">
        <w:rPr>
          <w:rFonts w:ascii="Verdana" w:hAnsi="Verdana"/>
          <w:color w:val="808080" w:themeColor="background1" w:themeShade="80"/>
        </w:rPr>
        <w:t>Faculty Guide</w:t>
      </w:r>
    </w:p>
    <w:p w14:paraId="3CA10C6C" w14:textId="77777777" w:rsidR="004E4D10" w:rsidRPr="004E4D10" w:rsidRDefault="004E4D10" w:rsidP="004E4D10">
      <w:pPr>
        <w:rPr>
          <w:rFonts w:ascii="Verdana" w:hAnsi="Verdana"/>
        </w:rPr>
      </w:pPr>
    </w:p>
    <w:p w14:paraId="0966515F"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##Begin Item##</w:t>
      </w:r>
    </w:p>
    <w:p w14:paraId="354C5D96"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Name: </w:t>
      </w:r>
      <w:r w:rsidR="00604CDA" w:rsidRPr="00604CDA">
        <w:rPr>
          <w:rFonts w:ascii="Verdana" w:hAnsi="Verdana"/>
          <w:color w:val="808080" w:themeColor="background1" w:themeShade="80"/>
        </w:rPr>
        <w:t>Providing Overviews to your Students</w:t>
      </w:r>
    </w:p>
    <w:p w14:paraId="4DAF268C"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Type: page</w:t>
      </w:r>
    </w:p>
    <w:p w14:paraId="5366A7A5"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##End Item## </w:t>
      </w:r>
    </w:p>
    <w:p w14:paraId="243A362A" w14:textId="77777777" w:rsidR="00C12AF1" w:rsidRDefault="00C12AF1" w:rsidP="00C12AF1">
      <w:pPr>
        <w:rPr>
          <w:b/>
          <w:bCs/>
          <w:color w:val="FF0000"/>
        </w:rPr>
      </w:pPr>
    </w:p>
    <w:p w14:paraId="683CBF33" w14:textId="77777777" w:rsidR="00C12AF1" w:rsidRPr="00E21130" w:rsidRDefault="00C12AF1" w:rsidP="00C12AF1">
      <w:pPr>
        <w:rPr>
          <w:b/>
          <w:bCs/>
          <w:color w:val="FF0000"/>
          <w:szCs w:val="20"/>
        </w:rPr>
      </w:pPr>
      <w:r w:rsidRPr="00E21130">
        <w:rPr>
          <w:b/>
          <w:bCs/>
          <w:color w:val="FF0000"/>
        </w:rPr>
        <w:t>&lt;Insert the Providing Overviews page&gt;</w:t>
      </w:r>
      <w:r w:rsidRPr="00E21130">
        <w:rPr>
          <w:b/>
          <w:bCs/>
          <w:color w:val="FF0000"/>
        </w:rPr>
        <w:br/>
      </w:r>
    </w:p>
    <w:p w14:paraId="7D7FEE7A" w14:textId="77777777" w:rsidR="00C12AF1" w:rsidRPr="00E21130" w:rsidRDefault="0076178D" w:rsidP="00C12AF1">
      <w:hyperlink r:id="rId79" w:history="1">
        <w:r w:rsidR="00C12AF1" w:rsidRPr="0046762C">
          <w:rPr>
            <w:rStyle w:val="Hyperlink"/>
          </w:rPr>
          <w:t>https://content.learntoday.info/course_files/provide_overviews.htm</w:t>
        </w:r>
      </w:hyperlink>
    </w:p>
    <w:p w14:paraId="2FECAE31" w14:textId="77777777" w:rsidR="0099609D" w:rsidRDefault="0099609D" w:rsidP="004E4D10">
      <w:pPr>
        <w:rPr>
          <w:rFonts w:ascii="Verdana" w:hAnsi="Verdana"/>
        </w:rPr>
      </w:pPr>
    </w:p>
    <w:p w14:paraId="25E3489F" w14:textId="77777777" w:rsidR="00604CDA" w:rsidRPr="00604CDA" w:rsidRDefault="00604CDA" w:rsidP="004E4D10"/>
    <w:p w14:paraId="1B65C5CB" w14:textId="77777777" w:rsidR="00617F75" w:rsidRDefault="00617F75" w:rsidP="0099609D">
      <w:pPr>
        <w:spacing w:after="0"/>
        <w:rPr>
          <w:rFonts w:ascii="Verdana" w:hAnsi="Verdana"/>
          <w:color w:val="808080" w:themeColor="background1" w:themeShade="80"/>
        </w:rPr>
      </w:pPr>
    </w:p>
    <w:p w14:paraId="2A61C1E8"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##Begin Item##</w:t>
      </w:r>
    </w:p>
    <w:p w14:paraId="0358ADDD"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Name: </w:t>
      </w:r>
      <w:r w:rsidR="00604CDA" w:rsidRPr="00604CDA">
        <w:rPr>
          <w:rFonts w:ascii="Verdana" w:hAnsi="Verdana"/>
          <w:color w:val="808080" w:themeColor="background1" w:themeShade="80"/>
        </w:rPr>
        <w:t>About This Course</w:t>
      </w:r>
    </w:p>
    <w:p w14:paraId="7C129CD2"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Type: page</w:t>
      </w:r>
    </w:p>
    <w:p w14:paraId="71172490"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##End Item## </w:t>
      </w:r>
    </w:p>
    <w:p w14:paraId="1FE2A751" w14:textId="77777777" w:rsidR="00C12AF1" w:rsidRDefault="00C12AF1" w:rsidP="00C12AF1">
      <w:pPr>
        <w:rPr>
          <w:rStyle w:val="ANGELProductionNote"/>
        </w:rPr>
      </w:pPr>
    </w:p>
    <w:p w14:paraId="5539A3C5" w14:textId="77777777" w:rsidR="00C12AF1" w:rsidRPr="003C15A3" w:rsidRDefault="00C12AF1" w:rsidP="00C12AF1">
      <w:pPr>
        <w:rPr>
          <w:rStyle w:val="ANGELProductionNote"/>
        </w:rPr>
      </w:pPr>
      <w:r w:rsidRPr="003C15A3">
        <w:rPr>
          <w:rStyle w:val="ANGELProductionNote"/>
        </w:rPr>
        <w:t>&lt;This page should contain information that is unique to this course and should be provided by the Subject Matter Expert.&gt;</w:t>
      </w:r>
    </w:p>
    <w:p w14:paraId="1F4C9223" w14:textId="77777777" w:rsidR="004E4D10" w:rsidRDefault="004E4D10" w:rsidP="004E4D10">
      <w:pPr>
        <w:rPr>
          <w:rFonts w:ascii="Verdana" w:hAnsi="Verdana"/>
        </w:rPr>
      </w:pPr>
    </w:p>
    <w:p w14:paraId="578F0CD3" w14:textId="77777777" w:rsidR="004E4D10" w:rsidRPr="004E4D10" w:rsidRDefault="004E4D10" w:rsidP="004E4D10">
      <w:pPr>
        <w:rPr>
          <w:rFonts w:ascii="Verdana" w:hAnsi="Verdana"/>
        </w:rPr>
      </w:pPr>
    </w:p>
    <w:p w14:paraId="25EBD8C4"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##Begin Item##</w:t>
      </w:r>
    </w:p>
    <w:p w14:paraId="63E79012"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Name: </w:t>
      </w:r>
      <w:r w:rsidR="00604CDA" w:rsidRPr="00604CDA">
        <w:rPr>
          <w:rFonts w:ascii="Verdana" w:hAnsi="Verdana"/>
          <w:color w:val="808080" w:themeColor="background1" w:themeShade="80"/>
        </w:rPr>
        <w:t>Guidelines for Course Project</w:t>
      </w:r>
    </w:p>
    <w:p w14:paraId="458EFD92"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Type: </w:t>
      </w:r>
      <w:r w:rsidR="00604CDA">
        <w:rPr>
          <w:rFonts w:ascii="Verdana" w:hAnsi="Verdana"/>
          <w:color w:val="808080" w:themeColor="background1" w:themeShade="80"/>
        </w:rPr>
        <w:t>page</w:t>
      </w:r>
    </w:p>
    <w:p w14:paraId="19A2AD9F" w14:textId="77777777" w:rsidR="004E4D10" w:rsidRPr="0099609D" w:rsidRDefault="004E4D10" w:rsidP="0099609D">
      <w:pPr>
        <w:spacing w:after="0"/>
        <w:rPr>
          <w:rFonts w:ascii="Verdana" w:hAnsi="Verdana"/>
          <w:color w:val="808080" w:themeColor="background1" w:themeShade="80"/>
        </w:rPr>
      </w:pPr>
      <w:r w:rsidRPr="0099609D">
        <w:rPr>
          <w:rFonts w:ascii="Verdana" w:hAnsi="Verdana"/>
          <w:color w:val="808080" w:themeColor="background1" w:themeShade="80"/>
        </w:rPr>
        <w:t xml:space="preserve">##End Item## </w:t>
      </w:r>
    </w:p>
    <w:p w14:paraId="10EB6F9A" w14:textId="77777777" w:rsidR="004E4D10" w:rsidRPr="004E4D10" w:rsidRDefault="004E4D10" w:rsidP="004E4D10">
      <w:pPr>
        <w:rPr>
          <w:rFonts w:ascii="Verdana" w:hAnsi="Verdana"/>
        </w:rPr>
      </w:pPr>
    </w:p>
    <w:p w14:paraId="33251B52" w14:textId="77777777" w:rsidR="00604CDA" w:rsidRPr="00604CDA" w:rsidRDefault="00604CDA" w:rsidP="00604CDA">
      <w:pPr>
        <w:rPr>
          <w:rFonts w:ascii="Verdana" w:hAnsi="Verdana"/>
          <w:sz w:val="20"/>
          <w:szCs w:val="20"/>
        </w:rPr>
      </w:pPr>
      <w:r w:rsidRPr="00E21130">
        <w:rPr>
          <w:rStyle w:val="ANGELBodytext"/>
          <w:szCs w:val="20"/>
        </w:rPr>
        <w:t>This page provides Teaching Tips and Scoring Rubrics for facilitating and grading each phase of the course project. Scoring Rubrics are simply suggested guidelines that you are invited to use in your evaluation of student work. Please post these as part of your regular announcements. The evaluation criteria and point guidelines reinforce the objectivity of your evaluation of the student</w:t>
      </w:r>
      <w:r w:rsidR="00070F8E">
        <w:rPr>
          <w:rStyle w:val="ANGELBodytext"/>
          <w:szCs w:val="20"/>
        </w:rPr>
        <w:t>'</w:t>
      </w:r>
      <w:r w:rsidRPr="00E21130">
        <w:rPr>
          <w:rStyle w:val="ANGELBodytext"/>
          <w:szCs w:val="20"/>
        </w:rPr>
        <w:t>s work on each assignment.</w:t>
      </w:r>
    </w:p>
    <w:p w14:paraId="3195F15B" w14:textId="77777777" w:rsidR="00604CDA" w:rsidRPr="00604CDA" w:rsidRDefault="00604CDA" w:rsidP="00604CDA">
      <w:pPr>
        <w:rPr>
          <w:rStyle w:val="ANGELSubheader"/>
          <w:color w:val="FF6600"/>
          <w:sz w:val="22"/>
          <w:szCs w:val="22"/>
        </w:rPr>
      </w:pPr>
      <w:r w:rsidRPr="00E21130">
        <w:rPr>
          <w:rStyle w:val="ANGELHeader"/>
          <w:bCs w:val="0"/>
        </w:rPr>
        <w:t>Module</w:t>
      </w:r>
      <w:r>
        <w:rPr>
          <w:rStyle w:val="ANGELHeader"/>
          <w:bCs w:val="0"/>
        </w:rPr>
        <w:t xml:space="preserve"> 01</w:t>
      </w:r>
    </w:p>
    <w:p w14:paraId="6058FE5B" w14:textId="77777777" w:rsidR="00604CDA" w:rsidRPr="00E21130" w:rsidRDefault="00604CDA" w:rsidP="00604CDA">
      <w:pPr>
        <w:rPr>
          <w:rStyle w:val="ANGELSubheader"/>
        </w:rPr>
      </w:pPr>
      <w:r w:rsidRPr="00E21130">
        <w:rPr>
          <w:rStyle w:val="ANGELSubheader"/>
        </w:rPr>
        <w:t>Teaching tips:</w:t>
      </w:r>
    </w:p>
    <w:p w14:paraId="5122E224" w14:textId="77777777" w:rsidR="00604CDA" w:rsidRPr="00E21130" w:rsidRDefault="00604CDA" w:rsidP="00604CDA">
      <w:pPr>
        <w:numPr>
          <w:ilvl w:val="0"/>
          <w:numId w:val="22"/>
        </w:numPr>
        <w:spacing w:before="100" w:beforeAutospacing="1" w:after="100" w:afterAutospacing="1" w:line="240" w:lineRule="auto"/>
        <w:ind w:left="720"/>
        <w:rPr>
          <w:szCs w:val="20"/>
        </w:rPr>
      </w:pPr>
      <w:r w:rsidRPr="00E21130">
        <w:rPr>
          <w:szCs w:val="20"/>
        </w:rPr>
        <w:t xml:space="preserve">You may want to encourage students to post their initial ideas in the </w:t>
      </w:r>
      <w:r w:rsidRPr="00E21130">
        <w:rPr>
          <w:rStyle w:val="ANGELBlue"/>
        </w:rPr>
        <w:t>General Course Questions</w:t>
      </w:r>
      <w:r w:rsidRPr="00E21130">
        <w:rPr>
          <w:b/>
          <w:szCs w:val="20"/>
        </w:rPr>
        <w:t xml:space="preserve"> </w:t>
      </w:r>
      <w:r w:rsidRPr="00E21130">
        <w:rPr>
          <w:szCs w:val="20"/>
        </w:rPr>
        <w:t>discussion forum. This will help some generate new avenues of thought as they review each other</w:t>
      </w:r>
      <w:r w:rsidR="00070F8E">
        <w:rPr>
          <w:szCs w:val="20"/>
        </w:rPr>
        <w:t>'</w:t>
      </w:r>
      <w:r w:rsidRPr="00E21130">
        <w:rPr>
          <w:szCs w:val="20"/>
        </w:rPr>
        <w:t xml:space="preserve">s ideas. </w:t>
      </w:r>
    </w:p>
    <w:p w14:paraId="424A6D4C" w14:textId="77777777" w:rsidR="00604CDA" w:rsidRPr="00604CDA" w:rsidRDefault="00604CDA" w:rsidP="00604CDA">
      <w:pPr>
        <w:rPr>
          <w:rStyle w:val="ANGELHeader"/>
          <w:rFonts w:asciiTheme="minorHAnsi" w:hAnsiTheme="minorHAnsi"/>
          <w:b w:val="0"/>
          <w:bCs w:val="0"/>
          <w:color w:val="auto"/>
          <w:szCs w:val="20"/>
        </w:rPr>
      </w:pPr>
      <w:r w:rsidRPr="00E21130">
        <w:rPr>
          <w:rStyle w:val="ANGELSubheader"/>
        </w:rPr>
        <w:t>Scoring Rubric:</w:t>
      </w:r>
      <w:r>
        <w:rPr>
          <w:szCs w:val="20"/>
        </w:rPr>
        <w:t xml:space="preserve"> </w:t>
      </w: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604CDA" w:rsidRPr="00E21130" w14:paraId="05DEC759" w14:textId="77777777" w:rsidTr="003C2DE6">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3C4FDDDE" w14:textId="77777777" w:rsidR="00604CDA" w:rsidRPr="00E21130" w:rsidRDefault="00604CDA" w:rsidP="003C2DE6">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5EFF5EA5" w14:textId="77777777" w:rsidR="00604CDA" w:rsidRPr="00E21130" w:rsidRDefault="00604CDA" w:rsidP="003C2DE6">
            <w:pPr>
              <w:spacing w:before="100" w:beforeAutospacing="1" w:after="100" w:afterAutospacing="1"/>
              <w:jc w:val="center"/>
              <w:rPr>
                <w:b/>
                <w:bCs/>
                <w:color w:val="FFFFFF"/>
                <w:szCs w:val="20"/>
              </w:rPr>
            </w:pPr>
            <w:r w:rsidRPr="00E21130">
              <w:rPr>
                <w:b/>
                <w:bCs/>
                <w:color w:val="FFFFFF"/>
                <w:szCs w:val="20"/>
              </w:rPr>
              <w:t>Points</w:t>
            </w:r>
          </w:p>
        </w:tc>
      </w:tr>
      <w:tr w:rsidR="00604CDA" w:rsidRPr="00E21130" w14:paraId="4977D135"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4E9247EB" w14:textId="77777777" w:rsidR="00604CDA" w:rsidRPr="00E21130" w:rsidRDefault="00604CDA" w:rsidP="003C2DE6">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5CDDF11D" w14:textId="77777777" w:rsidR="00604CDA" w:rsidRPr="00E21130" w:rsidRDefault="00604CDA" w:rsidP="003C2DE6">
            <w:pPr>
              <w:spacing w:before="100" w:beforeAutospacing="1" w:after="100" w:afterAutospacing="1"/>
              <w:jc w:val="center"/>
              <w:rPr>
                <w:szCs w:val="20"/>
              </w:rPr>
            </w:pPr>
          </w:p>
        </w:tc>
      </w:tr>
      <w:tr w:rsidR="00604CDA" w:rsidRPr="00E21130" w14:paraId="201988BC"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14A1B8C5" w14:textId="77777777" w:rsidR="00604CDA" w:rsidRPr="00E21130" w:rsidRDefault="00604CDA" w:rsidP="003C2DE6">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1B3A213B" w14:textId="77777777" w:rsidR="00604CDA" w:rsidRPr="00E21130" w:rsidRDefault="00604CDA" w:rsidP="003C2DE6">
            <w:pPr>
              <w:spacing w:before="100" w:beforeAutospacing="1" w:after="100" w:afterAutospacing="1"/>
              <w:jc w:val="center"/>
              <w:rPr>
                <w:szCs w:val="20"/>
              </w:rPr>
            </w:pPr>
          </w:p>
        </w:tc>
      </w:tr>
      <w:tr w:rsidR="00604CDA" w:rsidRPr="00E21130" w14:paraId="7E2D5D61"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0E9F65E6" w14:textId="77777777" w:rsidR="00604CDA" w:rsidRPr="00E21130" w:rsidRDefault="00604CDA" w:rsidP="003C2DE6">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1414D49E" w14:textId="77777777" w:rsidR="00604CDA" w:rsidRPr="00E21130" w:rsidRDefault="00604CDA" w:rsidP="003C2DE6">
            <w:pPr>
              <w:spacing w:before="100" w:beforeAutospacing="1" w:after="100" w:afterAutospacing="1"/>
              <w:jc w:val="center"/>
              <w:rPr>
                <w:szCs w:val="20"/>
              </w:rPr>
            </w:pPr>
          </w:p>
        </w:tc>
      </w:tr>
      <w:tr w:rsidR="00604CDA" w:rsidRPr="00E21130" w14:paraId="1EB59F71"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2D6443FB" w14:textId="77777777" w:rsidR="00604CDA" w:rsidRPr="00E21130" w:rsidRDefault="00604CDA" w:rsidP="003C2DE6">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7A90C3D4" w14:textId="77777777" w:rsidR="00604CDA" w:rsidRPr="00E21130" w:rsidRDefault="00604CDA" w:rsidP="003C2DE6">
            <w:pPr>
              <w:spacing w:before="100" w:beforeAutospacing="1" w:after="100" w:afterAutospacing="1"/>
              <w:jc w:val="center"/>
              <w:rPr>
                <w:szCs w:val="20"/>
              </w:rPr>
            </w:pPr>
          </w:p>
        </w:tc>
      </w:tr>
    </w:tbl>
    <w:p w14:paraId="38B27C9B" w14:textId="77777777" w:rsidR="00604CDA" w:rsidRPr="00E21130" w:rsidRDefault="00604CDA" w:rsidP="00604CDA">
      <w:pPr>
        <w:tabs>
          <w:tab w:val="left" w:pos="1830"/>
        </w:tabs>
        <w:rPr>
          <w:szCs w:val="20"/>
        </w:rPr>
      </w:pPr>
    </w:p>
    <w:p w14:paraId="326315E2" w14:textId="77777777" w:rsidR="00604CDA" w:rsidRPr="00604CDA" w:rsidRDefault="00604CDA" w:rsidP="00604CDA">
      <w:pPr>
        <w:rPr>
          <w:rStyle w:val="ANGELSubheader"/>
          <w:color w:val="FF6600"/>
          <w:sz w:val="22"/>
          <w:szCs w:val="22"/>
        </w:rPr>
      </w:pPr>
      <w:r w:rsidRPr="00E21130">
        <w:rPr>
          <w:rStyle w:val="ANGELHeader"/>
          <w:bCs w:val="0"/>
        </w:rPr>
        <w:t>Module</w:t>
      </w:r>
      <w:r>
        <w:rPr>
          <w:rStyle w:val="ANGELHeader"/>
          <w:bCs w:val="0"/>
        </w:rPr>
        <w:t xml:space="preserve"> 02</w:t>
      </w:r>
    </w:p>
    <w:p w14:paraId="1E4B5532" w14:textId="77777777" w:rsidR="00604CDA" w:rsidRPr="00604CDA" w:rsidRDefault="00604CDA" w:rsidP="00604CDA">
      <w:pPr>
        <w:rPr>
          <w:rStyle w:val="ANGELHeader"/>
          <w:rFonts w:asciiTheme="minorHAnsi" w:hAnsiTheme="minorHAnsi"/>
          <w:b w:val="0"/>
          <w:bCs w:val="0"/>
          <w:color w:val="auto"/>
          <w:szCs w:val="20"/>
        </w:rPr>
      </w:pPr>
      <w:r w:rsidRPr="00E21130">
        <w:rPr>
          <w:rStyle w:val="ANGELSubheader"/>
        </w:rPr>
        <w:t>Scoring Rubric:</w:t>
      </w:r>
      <w:r>
        <w:rPr>
          <w:szCs w:val="20"/>
        </w:rPr>
        <w:t xml:space="preserve"> </w:t>
      </w: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604CDA" w:rsidRPr="00E21130" w14:paraId="40DD962B" w14:textId="77777777" w:rsidTr="003C2DE6">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4B102DB0" w14:textId="77777777" w:rsidR="00604CDA" w:rsidRPr="00E21130" w:rsidRDefault="00604CDA" w:rsidP="003C2DE6">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46B5A090" w14:textId="77777777" w:rsidR="00604CDA" w:rsidRPr="00E21130" w:rsidRDefault="00604CDA" w:rsidP="003C2DE6">
            <w:pPr>
              <w:spacing w:before="100" w:beforeAutospacing="1" w:after="100" w:afterAutospacing="1"/>
              <w:jc w:val="center"/>
              <w:rPr>
                <w:b/>
                <w:bCs/>
                <w:color w:val="FFFFFF"/>
                <w:szCs w:val="20"/>
              </w:rPr>
            </w:pPr>
            <w:r w:rsidRPr="00E21130">
              <w:rPr>
                <w:b/>
                <w:bCs/>
                <w:color w:val="FFFFFF"/>
                <w:szCs w:val="20"/>
              </w:rPr>
              <w:t>Points</w:t>
            </w:r>
          </w:p>
        </w:tc>
      </w:tr>
      <w:tr w:rsidR="00604CDA" w:rsidRPr="00E21130" w14:paraId="109A0010"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0FD6D201" w14:textId="77777777" w:rsidR="00604CDA" w:rsidRPr="00E21130" w:rsidRDefault="00604CDA" w:rsidP="003C2DE6">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3F4336CC" w14:textId="77777777" w:rsidR="00604CDA" w:rsidRPr="00E21130" w:rsidRDefault="00604CDA" w:rsidP="003C2DE6">
            <w:pPr>
              <w:spacing w:before="100" w:beforeAutospacing="1" w:after="100" w:afterAutospacing="1"/>
              <w:jc w:val="center"/>
              <w:rPr>
                <w:szCs w:val="20"/>
              </w:rPr>
            </w:pPr>
          </w:p>
        </w:tc>
      </w:tr>
      <w:tr w:rsidR="00604CDA" w:rsidRPr="00E21130" w14:paraId="64E4EAA7"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7F011204" w14:textId="77777777" w:rsidR="00604CDA" w:rsidRPr="00E21130" w:rsidRDefault="00604CDA" w:rsidP="003C2DE6">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671D2A19" w14:textId="77777777" w:rsidR="00604CDA" w:rsidRPr="00E21130" w:rsidRDefault="00604CDA" w:rsidP="003C2DE6">
            <w:pPr>
              <w:spacing w:before="100" w:beforeAutospacing="1" w:after="100" w:afterAutospacing="1"/>
              <w:jc w:val="center"/>
              <w:rPr>
                <w:szCs w:val="20"/>
              </w:rPr>
            </w:pPr>
          </w:p>
        </w:tc>
      </w:tr>
      <w:tr w:rsidR="00604CDA" w:rsidRPr="00E21130" w14:paraId="4ECBACCA"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3D0B0640" w14:textId="77777777" w:rsidR="00604CDA" w:rsidRPr="00E21130" w:rsidRDefault="00604CDA" w:rsidP="003C2DE6">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6AFB8935" w14:textId="77777777" w:rsidR="00604CDA" w:rsidRPr="00E21130" w:rsidRDefault="00604CDA" w:rsidP="003C2DE6">
            <w:pPr>
              <w:spacing w:before="100" w:beforeAutospacing="1" w:after="100" w:afterAutospacing="1"/>
              <w:jc w:val="center"/>
              <w:rPr>
                <w:szCs w:val="20"/>
              </w:rPr>
            </w:pPr>
          </w:p>
        </w:tc>
      </w:tr>
      <w:tr w:rsidR="00604CDA" w:rsidRPr="00E21130" w14:paraId="183A9DAA"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76B0A901" w14:textId="77777777" w:rsidR="00604CDA" w:rsidRPr="00E21130" w:rsidRDefault="00604CDA" w:rsidP="003C2DE6">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72509395" w14:textId="77777777" w:rsidR="00604CDA" w:rsidRPr="00E21130" w:rsidRDefault="00604CDA" w:rsidP="003C2DE6">
            <w:pPr>
              <w:spacing w:before="100" w:beforeAutospacing="1" w:after="100" w:afterAutospacing="1"/>
              <w:jc w:val="center"/>
              <w:rPr>
                <w:szCs w:val="20"/>
              </w:rPr>
            </w:pPr>
          </w:p>
        </w:tc>
      </w:tr>
    </w:tbl>
    <w:p w14:paraId="1BBF30D7" w14:textId="77777777" w:rsidR="00604CDA" w:rsidRPr="00E21130" w:rsidRDefault="00604CDA" w:rsidP="00604CDA">
      <w:pPr>
        <w:tabs>
          <w:tab w:val="left" w:pos="1830"/>
        </w:tabs>
        <w:rPr>
          <w:szCs w:val="20"/>
        </w:rPr>
      </w:pPr>
    </w:p>
    <w:p w14:paraId="10C176C9" w14:textId="77777777" w:rsidR="00604CDA" w:rsidRPr="00604CDA" w:rsidRDefault="00604CDA" w:rsidP="00604CDA">
      <w:pPr>
        <w:rPr>
          <w:rStyle w:val="ANGELSubheader"/>
          <w:color w:val="FF6600"/>
          <w:sz w:val="22"/>
          <w:szCs w:val="22"/>
        </w:rPr>
      </w:pPr>
      <w:r w:rsidRPr="00E21130">
        <w:rPr>
          <w:rStyle w:val="ANGELHeader"/>
          <w:bCs w:val="0"/>
        </w:rPr>
        <w:t>Module</w:t>
      </w:r>
      <w:r>
        <w:rPr>
          <w:rStyle w:val="ANGELHeader"/>
          <w:bCs w:val="0"/>
        </w:rPr>
        <w:t xml:space="preserve"> 03</w:t>
      </w:r>
    </w:p>
    <w:p w14:paraId="68F6A5DA" w14:textId="77777777" w:rsidR="00604CDA" w:rsidRPr="00604CDA" w:rsidRDefault="00604CDA" w:rsidP="00604CDA">
      <w:pPr>
        <w:rPr>
          <w:rStyle w:val="ANGELHeader"/>
          <w:rFonts w:asciiTheme="minorHAnsi" w:hAnsiTheme="minorHAnsi"/>
          <w:b w:val="0"/>
          <w:bCs w:val="0"/>
          <w:color w:val="auto"/>
          <w:szCs w:val="20"/>
        </w:rPr>
      </w:pPr>
      <w:r w:rsidRPr="00E21130">
        <w:rPr>
          <w:rStyle w:val="ANGELSubheader"/>
        </w:rPr>
        <w:t>Scoring Rubric:</w:t>
      </w:r>
      <w:r>
        <w:rPr>
          <w:szCs w:val="20"/>
        </w:rPr>
        <w:t xml:space="preserve"> </w:t>
      </w: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604CDA" w:rsidRPr="00E21130" w14:paraId="353A694A" w14:textId="77777777" w:rsidTr="003C2DE6">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59459C2C" w14:textId="77777777" w:rsidR="00604CDA" w:rsidRPr="00E21130" w:rsidRDefault="00604CDA" w:rsidP="003C2DE6">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5E85271D" w14:textId="77777777" w:rsidR="00604CDA" w:rsidRPr="00E21130" w:rsidRDefault="00604CDA" w:rsidP="003C2DE6">
            <w:pPr>
              <w:spacing w:before="100" w:beforeAutospacing="1" w:after="100" w:afterAutospacing="1"/>
              <w:jc w:val="center"/>
              <w:rPr>
                <w:b/>
                <w:bCs/>
                <w:color w:val="FFFFFF"/>
                <w:szCs w:val="20"/>
              </w:rPr>
            </w:pPr>
            <w:r w:rsidRPr="00E21130">
              <w:rPr>
                <w:b/>
                <w:bCs/>
                <w:color w:val="FFFFFF"/>
                <w:szCs w:val="20"/>
              </w:rPr>
              <w:t>Points</w:t>
            </w:r>
          </w:p>
        </w:tc>
      </w:tr>
      <w:tr w:rsidR="00604CDA" w:rsidRPr="00E21130" w14:paraId="7BC9DEB6"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1CE608FD" w14:textId="77777777" w:rsidR="00604CDA" w:rsidRPr="00E21130" w:rsidRDefault="00604CDA" w:rsidP="003C2DE6">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3FF381DD" w14:textId="77777777" w:rsidR="00604CDA" w:rsidRPr="00E21130" w:rsidRDefault="00604CDA" w:rsidP="003C2DE6">
            <w:pPr>
              <w:spacing w:before="100" w:beforeAutospacing="1" w:after="100" w:afterAutospacing="1"/>
              <w:jc w:val="center"/>
              <w:rPr>
                <w:szCs w:val="20"/>
              </w:rPr>
            </w:pPr>
          </w:p>
        </w:tc>
      </w:tr>
      <w:tr w:rsidR="00604CDA" w:rsidRPr="00E21130" w14:paraId="3F2D3EEC"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0A71EDBF" w14:textId="77777777" w:rsidR="00604CDA" w:rsidRPr="00E21130" w:rsidRDefault="00604CDA" w:rsidP="003C2DE6">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4FBA7527" w14:textId="77777777" w:rsidR="00604CDA" w:rsidRPr="00E21130" w:rsidRDefault="00604CDA" w:rsidP="003C2DE6">
            <w:pPr>
              <w:spacing w:before="100" w:beforeAutospacing="1" w:after="100" w:afterAutospacing="1"/>
              <w:jc w:val="center"/>
              <w:rPr>
                <w:szCs w:val="20"/>
              </w:rPr>
            </w:pPr>
          </w:p>
        </w:tc>
      </w:tr>
      <w:tr w:rsidR="00604CDA" w:rsidRPr="00E21130" w14:paraId="10F49AE2"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45D3B0D6" w14:textId="77777777" w:rsidR="00604CDA" w:rsidRPr="00E21130" w:rsidRDefault="00604CDA" w:rsidP="003C2DE6">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6533D80F" w14:textId="77777777" w:rsidR="00604CDA" w:rsidRPr="00E21130" w:rsidRDefault="00604CDA" w:rsidP="003C2DE6">
            <w:pPr>
              <w:spacing w:before="100" w:beforeAutospacing="1" w:after="100" w:afterAutospacing="1"/>
              <w:jc w:val="center"/>
              <w:rPr>
                <w:szCs w:val="20"/>
              </w:rPr>
            </w:pPr>
          </w:p>
        </w:tc>
      </w:tr>
      <w:tr w:rsidR="00604CDA" w:rsidRPr="00E21130" w14:paraId="1A9BFC01"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12E68501" w14:textId="77777777" w:rsidR="00604CDA" w:rsidRPr="00E21130" w:rsidRDefault="00604CDA" w:rsidP="003C2DE6">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308933FB" w14:textId="77777777" w:rsidR="00604CDA" w:rsidRPr="00E21130" w:rsidRDefault="00604CDA" w:rsidP="003C2DE6">
            <w:pPr>
              <w:spacing w:before="100" w:beforeAutospacing="1" w:after="100" w:afterAutospacing="1"/>
              <w:jc w:val="center"/>
              <w:rPr>
                <w:szCs w:val="20"/>
              </w:rPr>
            </w:pPr>
          </w:p>
        </w:tc>
      </w:tr>
    </w:tbl>
    <w:p w14:paraId="6D1F6157" w14:textId="77777777" w:rsidR="00604CDA" w:rsidRPr="00E21130" w:rsidRDefault="00604CDA" w:rsidP="00604CDA">
      <w:pPr>
        <w:tabs>
          <w:tab w:val="left" w:pos="1830"/>
        </w:tabs>
        <w:rPr>
          <w:szCs w:val="20"/>
        </w:rPr>
      </w:pPr>
    </w:p>
    <w:p w14:paraId="67E64289" w14:textId="77777777" w:rsidR="00604CDA" w:rsidRPr="00604CDA" w:rsidRDefault="00604CDA" w:rsidP="00604CDA">
      <w:pPr>
        <w:rPr>
          <w:rStyle w:val="ANGELSubheader"/>
          <w:color w:val="FF6600"/>
          <w:sz w:val="22"/>
          <w:szCs w:val="22"/>
        </w:rPr>
      </w:pPr>
      <w:r w:rsidRPr="00E21130">
        <w:rPr>
          <w:rStyle w:val="ANGELHeader"/>
          <w:bCs w:val="0"/>
        </w:rPr>
        <w:t>Module</w:t>
      </w:r>
      <w:r>
        <w:rPr>
          <w:rStyle w:val="ANGELHeader"/>
          <w:bCs w:val="0"/>
        </w:rPr>
        <w:t xml:space="preserve"> 04</w:t>
      </w:r>
    </w:p>
    <w:p w14:paraId="07936C65" w14:textId="77777777" w:rsidR="00604CDA" w:rsidRPr="00604CDA" w:rsidRDefault="00604CDA" w:rsidP="00604CDA">
      <w:pPr>
        <w:rPr>
          <w:rStyle w:val="ANGELHeader"/>
          <w:rFonts w:asciiTheme="minorHAnsi" w:hAnsiTheme="minorHAnsi"/>
          <w:b w:val="0"/>
          <w:bCs w:val="0"/>
          <w:color w:val="auto"/>
          <w:szCs w:val="20"/>
        </w:rPr>
      </w:pPr>
      <w:r w:rsidRPr="00E21130">
        <w:rPr>
          <w:rStyle w:val="ANGELSubheader"/>
        </w:rPr>
        <w:t>Scoring Rubric:</w:t>
      </w:r>
      <w:r>
        <w:rPr>
          <w:szCs w:val="20"/>
        </w:rPr>
        <w:t xml:space="preserve"> </w:t>
      </w: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604CDA" w:rsidRPr="00E21130" w14:paraId="4FFA1311" w14:textId="77777777" w:rsidTr="003C2DE6">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3DB22460" w14:textId="77777777" w:rsidR="00604CDA" w:rsidRPr="00E21130" w:rsidRDefault="00604CDA" w:rsidP="003C2DE6">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762A4DDD" w14:textId="77777777" w:rsidR="00604CDA" w:rsidRPr="00E21130" w:rsidRDefault="00604CDA" w:rsidP="003C2DE6">
            <w:pPr>
              <w:spacing w:before="100" w:beforeAutospacing="1" w:after="100" w:afterAutospacing="1"/>
              <w:jc w:val="center"/>
              <w:rPr>
                <w:b/>
                <w:bCs/>
                <w:color w:val="FFFFFF"/>
                <w:szCs w:val="20"/>
              </w:rPr>
            </w:pPr>
            <w:r w:rsidRPr="00E21130">
              <w:rPr>
                <w:b/>
                <w:bCs/>
                <w:color w:val="FFFFFF"/>
                <w:szCs w:val="20"/>
              </w:rPr>
              <w:t>Points</w:t>
            </w:r>
          </w:p>
        </w:tc>
      </w:tr>
      <w:tr w:rsidR="00604CDA" w:rsidRPr="00E21130" w14:paraId="3DD9DD14"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47BA4FB6" w14:textId="77777777" w:rsidR="00604CDA" w:rsidRPr="00E21130" w:rsidRDefault="00604CDA" w:rsidP="003C2DE6">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5190DF78" w14:textId="77777777" w:rsidR="00604CDA" w:rsidRPr="00E21130" w:rsidRDefault="00604CDA" w:rsidP="003C2DE6">
            <w:pPr>
              <w:spacing w:before="100" w:beforeAutospacing="1" w:after="100" w:afterAutospacing="1"/>
              <w:jc w:val="center"/>
              <w:rPr>
                <w:szCs w:val="20"/>
              </w:rPr>
            </w:pPr>
          </w:p>
        </w:tc>
      </w:tr>
      <w:tr w:rsidR="00604CDA" w:rsidRPr="00E21130" w14:paraId="207D9A58"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6A0323FA" w14:textId="77777777" w:rsidR="00604CDA" w:rsidRPr="00E21130" w:rsidRDefault="00604CDA" w:rsidP="003C2DE6">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15881440" w14:textId="77777777" w:rsidR="00604CDA" w:rsidRPr="00E21130" w:rsidRDefault="00604CDA" w:rsidP="003C2DE6">
            <w:pPr>
              <w:spacing w:before="100" w:beforeAutospacing="1" w:after="100" w:afterAutospacing="1"/>
              <w:jc w:val="center"/>
              <w:rPr>
                <w:szCs w:val="20"/>
              </w:rPr>
            </w:pPr>
          </w:p>
        </w:tc>
      </w:tr>
      <w:tr w:rsidR="00604CDA" w:rsidRPr="00E21130" w14:paraId="6AA4E4A9"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0D96D333" w14:textId="77777777" w:rsidR="00604CDA" w:rsidRPr="00E21130" w:rsidRDefault="00604CDA" w:rsidP="003C2DE6">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6E310BF7" w14:textId="77777777" w:rsidR="00604CDA" w:rsidRPr="00E21130" w:rsidRDefault="00604CDA" w:rsidP="003C2DE6">
            <w:pPr>
              <w:spacing w:before="100" w:beforeAutospacing="1" w:after="100" w:afterAutospacing="1"/>
              <w:jc w:val="center"/>
              <w:rPr>
                <w:szCs w:val="20"/>
              </w:rPr>
            </w:pPr>
          </w:p>
        </w:tc>
      </w:tr>
      <w:tr w:rsidR="00604CDA" w:rsidRPr="00E21130" w14:paraId="2E85DA3E"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52E510D1" w14:textId="77777777" w:rsidR="00604CDA" w:rsidRPr="00E21130" w:rsidRDefault="00604CDA" w:rsidP="003C2DE6">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38C31192" w14:textId="77777777" w:rsidR="00604CDA" w:rsidRPr="00E21130" w:rsidRDefault="00604CDA" w:rsidP="003C2DE6">
            <w:pPr>
              <w:spacing w:before="100" w:beforeAutospacing="1" w:after="100" w:afterAutospacing="1"/>
              <w:jc w:val="center"/>
              <w:rPr>
                <w:szCs w:val="20"/>
              </w:rPr>
            </w:pPr>
          </w:p>
        </w:tc>
      </w:tr>
    </w:tbl>
    <w:p w14:paraId="60124BF2" w14:textId="77777777" w:rsidR="00604CDA" w:rsidRPr="00E21130" w:rsidRDefault="00604CDA" w:rsidP="00604CDA">
      <w:pPr>
        <w:tabs>
          <w:tab w:val="left" w:pos="1830"/>
        </w:tabs>
        <w:rPr>
          <w:szCs w:val="20"/>
        </w:rPr>
      </w:pPr>
    </w:p>
    <w:p w14:paraId="38F8716F" w14:textId="77777777" w:rsidR="00604CDA" w:rsidRPr="00604CDA" w:rsidRDefault="00604CDA" w:rsidP="00604CDA">
      <w:pPr>
        <w:rPr>
          <w:rStyle w:val="ANGELSubheader"/>
          <w:color w:val="FF6600"/>
          <w:sz w:val="22"/>
          <w:szCs w:val="22"/>
        </w:rPr>
      </w:pPr>
      <w:r w:rsidRPr="00E21130">
        <w:rPr>
          <w:rStyle w:val="ANGELHeader"/>
          <w:bCs w:val="0"/>
        </w:rPr>
        <w:t>Module</w:t>
      </w:r>
      <w:r>
        <w:rPr>
          <w:rStyle w:val="ANGELHeader"/>
          <w:bCs w:val="0"/>
        </w:rPr>
        <w:t xml:space="preserve"> 05</w:t>
      </w:r>
    </w:p>
    <w:p w14:paraId="2E248618" w14:textId="77777777" w:rsidR="00604CDA" w:rsidRPr="00604CDA" w:rsidRDefault="00604CDA" w:rsidP="00604CDA">
      <w:pPr>
        <w:rPr>
          <w:rStyle w:val="ANGELHeader"/>
          <w:rFonts w:asciiTheme="minorHAnsi" w:hAnsiTheme="minorHAnsi"/>
          <w:b w:val="0"/>
          <w:bCs w:val="0"/>
          <w:color w:val="auto"/>
          <w:szCs w:val="20"/>
        </w:rPr>
      </w:pPr>
      <w:r w:rsidRPr="00E21130">
        <w:rPr>
          <w:rStyle w:val="ANGELSubheader"/>
        </w:rPr>
        <w:t>Scoring Rubric:</w:t>
      </w:r>
      <w:r>
        <w:rPr>
          <w:szCs w:val="20"/>
        </w:rPr>
        <w:t xml:space="preserve"> </w:t>
      </w: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604CDA" w:rsidRPr="00E21130" w14:paraId="4671E11B" w14:textId="77777777" w:rsidTr="003C2DE6">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4A39073B" w14:textId="77777777" w:rsidR="00604CDA" w:rsidRPr="00E21130" w:rsidRDefault="00604CDA" w:rsidP="003C2DE6">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08D74B56" w14:textId="77777777" w:rsidR="00604CDA" w:rsidRPr="00E21130" w:rsidRDefault="00604CDA" w:rsidP="003C2DE6">
            <w:pPr>
              <w:spacing w:before="100" w:beforeAutospacing="1" w:after="100" w:afterAutospacing="1"/>
              <w:jc w:val="center"/>
              <w:rPr>
                <w:b/>
                <w:bCs/>
                <w:color w:val="FFFFFF"/>
                <w:szCs w:val="20"/>
              </w:rPr>
            </w:pPr>
            <w:r w:rsidRPr="00E21130">
              <w:rPr>
                <w:b/>
                <w:bCs/>
                <w:color w:val="FFFFFF"/>
                <w:szCs w:val="20"/>
              </w:rPr>
              <w:t>Points</w:t>
            </w:r>
          </w:p>
        </w:tc>
      </w:tr>
      <w:tr w:rsidR="00604CDA" w:rsidRPr="00E21130" w14:paraId="6155C703"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19D5B1DC" w14:textId="77777777" w:rsidR="00604CDA" w:rsidRPr="00E21130" w:rsidRDefault="00604CDA" w:rsidP="003C2DE6">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361511B9" w14:textId="77777777" w:rsidR="00604CDA" w:rsidRPr="00E21130" w:rsidRDefault="00604CDA" w:rsidP="003C2DE6">
            <w:pPr>
              <w:spacing w:before="100" w:beforeAutospacing="1" w:after="100" w:afterAutospacing="1"/>
              <w:jc w:val="center"/>
              <w:rPr>
                <w:szCs w:val="20"/>
              </w:rPr>
            </w:pPr>
          </w:p>
        </w:tc>
      </w:tr>
      <w:tr w:rsidR="00604CDA" w:rsidRPr="00E21130" w14:paraId="47807EB1"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32C0B201" w14:textId="77777777" w:rsidR="00604CDA" w:rsidRPr="00E21130" w:rsidRDefault="00604CDA" w:rsidP="003C2DE6">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2579AA21" w14:textId="77777777" w:rsidR="00604CDA" w:rsidRPr="00E21130" w:rsidRDefault="00604CDA" w:rsidP="003C2DE6">
            <w:pPr>
              <w:spacing w:before="100" w:beforeAutospacing="1" w:after="100" w:afterAutospacing="1"/>
              <w:jc w:val="center"/>
              <w:rPr>
                <w:szCs w:val="20"/>
              </w:rPr>
            </w:pPr>
          </w:p>
        </w:tc>
      </w:tr>
      <w:tr w:rsidR="00604CDA" w:rsidRPr="00E21130" w14:paraId="660257C8"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278929D0" w14:textId="77777777" w:rsidR="00604CDA" w:rsidRPr="00E21130" w:rsidRDefault="00604CDA" w:rsidP="003C2DE6">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5415DE69" w14:textId="77777777" w:rsidR="00604CDA" w:rsidRPr="00E21130" w:rsidRDefault="00604CDA" w:rsidP="003C2DE6">
            <w:pPr>
              <w:spacing w:before="100" w:beforeAutospacing="1" w:after="100" w:afterAutospacing="1"/>
              <w:jc w:val="center"/>
              <w:rPr>
                <w:szCs w:val="20"/>
              </w:rPr>
            </w:pPr>
          </w:p>
        </w:tc>
      </w:tr>
      <w:tr w:rsidR="00604CDA" w:rsidRPr="00E21130" w14:paraId="1B6182C1"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02EE743E" w14:textId="77777777" w:rsidR="00604CDA" w:rsidRPr="00E21130" w:rsidRDefault="00604CDA" w:rsidP="003C2DE6">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10EE272C" w14:textId="77777777" w:rsidR="00604CDA" w:rsidRPr="00E21130" w:rsidRDefault="00604CDA" w:rsidP="003C2DE6">
            <w:pPr>
              <w:spacing w:before="100" w:beforeAutospacing="1" w:after="100" w:afterAutospacing="1"/>
              <w:jc w:val="center"/>
              <w:rPr>
                <w:szCs w:val="20"/>
              </w:rPr>
            </w:pPr>
          </w:p>
        </w:tc>
      </w:tr>
    </w:tbl>
    <w:p w14:paraId="06E1E056" w14:textId="77777777" w:rsidR="00604CDA" w:rsidRPr="00E21130" w:rsidRDefault="00604CDA" w:rsidP="00604CDA">
      <w:pPr>
        <w:tabs>
          <w:tab w:val="left" w:pos="1830"/>
        </w:tabs>
        <w:rPr>
          <w:szCs w:val="20"/>
        </w:rPr>
      </w:pPr>
    </w:p>
    <w:p w14:paraId="2267FBE4" w14:textId="77777777" w:rsidR="00604CDA" w:rsidRPr="00604CDA" w:rsidRDefault="00604CDA" w:rsidP="00604CDA">
      <w:pPr>
        <w:rPr>
          <w:rStyle w:val="ANGELSubheader"/>
          <w:color w:val="FF6600"/>
          <w:sz w:val="22"/>
          <w:szCs w:val="22"/>
        </w:rPr>
      </w:pPr>
      <w:r w:rsidRPr="00E21130">
        <w:rPr>
          <w:rStyle w:val="ANGELHeader"/>
          <w:bCs w:val="0"/>
        </w:rPr>
        <w:t>Module</w:t>
      </w:r>
      <w:r>
        <w:rPr>
          <w:rStyle w:val="ANGELHeader"/>
          <w:bCs w:val="0"/>
        </w:rPr>
        <w:t xml:space="preserve"> 06</w:t>
      </w:r>
    </w:p>
    <w:p w14:paraId="0A371999" w14:textId="77777777" w:rsidR="00604CDA" w:rsidRPr="00604CDA" w:rsidRDefault="00604CDA" w:rsidP="00604CDA">
      <w:pPr>
        <w:rPr>
          <w:rStyle w:val="ANGELHeader"/>
          <w:rFonts w:asciiTheme="minorHAnsi" w:hAnsiTheme="minorHAnsi"/>
          <w:b w:val="0"/>
          <w:bCs w:val="0"/>
          <w:color w:val="auto"/>
          <w:szCs w:val="20"/>
        </w:rPr>
      </w:pPr>
      <w:r w:rsidRPr="00E21130">
        <w:rPr>
          <w:rStyle w:val="ANGELSubheader"/>
        </w:rPr>
        <w:t>Scoring Rubric:</w:t>
      </w:r>
      <w:r>
        <w:rPr>
          <w:szCs w:val="20"/>
        </w:rPr>
        <w:t xml:space="preserve"> </w:t>
      </w: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604CDA" w:rsidRPr="00E21130" w14:paraId="47D2CF74" w14:textId="77777777" w:rsidTr="003C2DE6">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7EDDA5CB" w14:textId="77777777" w:rsidR="00604CDA" w:rsidRPr="00E21130" w:rsidRDefault="00604CDA" w:rsidP="003C2DE6">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182E6B30" w14:textId="77777777" w:rsidR="00604CDA" w:rsidRPr="00E21130" w:rsidRDefault="00604CDA" w:rsidP="003C2DE6">
            <w:pPr>
              <w:spacing w:before="100" w:beforeAutospacing="1" w:after="100" w:afterAutospacing="1"/>
              <w:jc w:val="center"/>
              <w:rPr>
                <w:b/>
                <w:bCs/>
                <w:color w:val="FFFFFF"/>
                <w:szCs w:val="20"/>
              </w:rPr>
            </w:pPr>
            <w:r w:rsidRPr="00E21130">
              <w:rPr>
                <w:b/>
                <w:bCs/>
                <w:color w:val="FFFFFF"/>
                <w:szCs w:val="20"/>
              </w:rPr>
              <w:t>Points</w:t>
            </w:r>
          </w:p>
        </w:tc>
      </w:tr>
      <w:tr w:rsidR="00604CDA" w:rsidRPr="00E21130" w14:paraId="54201E78"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7D6D65C3" w14:textId="77777777" w:rsidR="00604CDA" w:rsidRPr="00E21130" w:rsidRDefault="00604CDA" w:rsidP="003C2DE6">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68E5D4C3" w14:textId="77777777" w:rsidR="00604CDA" w:rsidRPr="00E21130" w:rsidRDefault="00604CDA" w:rsidP="003C2DE6">
            <w:pPr>
              <w:spacing w:before="100" w:beforeAutospacing="1" w:after="100" w:afterAutospacing="1"/>
              <w:jc w:val="center"/>
              <w:rPr>
                <w:szCs w:val="20"/>
              </w:rPr>
            </w:pPr>
          </w:p>
        </w:tc>
      </w:tr>
      <w:tr w:rsidR="00604CDA" w:rsidRPr="00E21130" w14:paraId="3CF03229"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6F3DD56E" w14:textId="77777777" w:rsidR="00604CDA" w:rsidRPr="00E21130" w:rsidRDefault="00604CDA" w:rsidP="003C2DE6">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3231D61F" w14:textId="77777777" w:rsidR="00604CDA" w:rsidRPr="00E21130" w:rsidRDefault="00604CDA" w:rsidP="003C2DE6">
            <w:pPr>
              <w:spacing w:before="100" w:beforeAutospacing="1" w:after="100" w:afterAutospacing="1"/>
              <w:jc w:val="center"/>
              <w:rPr>
                <w:szCs w:val="20"/>
              </w:rPr>
            </w:pPr>
          </w:p>
        </w:tc>
      </w:tr>
      <w:tr w:rsidR="00604CDA" w:rsidRPr="00E21130" w14:paraId="6982FF80"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65C132FF" w14:textId="77777777" w:rsidR="00604CDA" w:rsidRPr="00E21130" w:rsidRDefault="00604CDA" w:rsidP="003C2DE6">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3FCE5440" w14:textId="77777777" w:rsidR="00604CDA" w:rsidRPr="00E21130" w:rsidRDefault="00604CDA" w:rsidP="003C2DE6">
            <w:pPr>
              <w:spacing w:before="100" w:beforeAutospacing="1" w:after="100" w:afterAutospacing="1"/>
              <w:jc w:val="center"/>
              <w:rPr>
                <w:szCs w:val="20"/>
              </w:rPr>
            </w:pPr>
          </w:p>
        </w:tc>
      </w:tr>
      <w:tr w:rsidR="00604CDA" w:rsidRPr="00E21130" w14:paraId="159A893D" w14:textId="77777777" w:rsidTr="003C2DE6">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6190D30D" w14:textId="77777777" w:rsidR="00604CDA" w:rsidRPr="00E21130" w:rsidRDefault="00604CDA" w:rsidP="003C2DE6">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0BFD75BD" w14:textId="77777777" w:rsidR="00604CDA" w:rsidRPr="00E21130" w:rsidRDefault="00604CDA" w:rsidP="003C2DE6">
            <w:pPr>
              <w:spacing w:before="100" w:beforeAutospacing="1" w:after="100" w:afterAutospacing="1"/>
              <w:jc w:val="center"/>
              <w:rPr>
                <w:szCs w:val="20"/>
              </w:rPr>
            </w:pPr>
          </w:p>
        </w:tc>
      </w:tr>
    </w:tbl>
    <w:p w14:paraId="648F97C3" w14:textId="77777777" w:rsidR="004E4D10" w:rsidRDefault="004E4D10" w:rsidP="004E4D10">
      <w:pPr>
        <w:rPr>
          <w:rFonts w:ascii="Verdana" w:hAnsi="Verdana"/>
          <w:b/>
          <w:color w:val="F07F09" w:themeColor="accent1"/>
        </w:rPr>
      </w:pPr>
    </w:p>
    <w:p w14:paraId="73BE134A" w14:textId="77777777" w:rsidR="00C12AF1" w:rsidRPr="00E21130" w:rsidRDefault="00C12AF1" w:rsidP="00C12AF1">
      <w:pPr>
        <w:rPr>
          <w:rStyle w:val="ANGELHeader"/>
          <w:bCs w:val="0"/>
        </w:rPr>
      </w:pPr>
      <w:r w:rsidRPr="00E21130">
        <w:rPr>
          <w:rStyle w:val="ANGELHeader"/>
          <w:bCs w:val="0"/>
        </w:rPr>
        <w:t>Module 07</w:t>
      </w:r>
    </w:p>
    <w:p w14:paraId="5DF6FCF6" w14:textId="77777777" w:rsidR="00C12AF1" w:rsidRPr="00E21130" w:rsidRDefault="00C12AF1" w:rsidP="00C12AF1">
      <w:pPr>
        <w:rPr>
          <w:rStyle w:val="ANGELSubheader"/>
        </w:rPr>
      </w:pPr>
    </w:p>
    <w:p w14:paraId="6753459A" w14:textId="77777777" w:rsidR="00C12AF1" w:rsidRPr="00E21130" w:rsidRDefault="00C12AF1" w:rsidP="00C12AF1">
      <w:pPr>
        <w:rPr>
          <w:szCs w:val="20"/>
        </w:rPr>
      </w:pPr>
      <w:r w:rsidRPr="00E21130">
        <w:rPr>
          <w:rStyle w:val="ANGELSubheader"/>
        </w:rPr>
        <w:t>Scoring Rubric:</w:t>
      </w:r>
      <w:r w:rsidRPr="00E21130">
        <w:rPr>
          <w:szCs w:val="20"/>
        </w:rPr>
        <w:t xml:space="preserve"> </w:t>
      </w:r>
    </w:p>
    <w:p w14:paraId="00A215CB" w14:textId="77777777" w:rsidR="00C12AF1" w:rsidRPr="00E21130" w:rsidRDefault="00C12AF1" w:rsidP="00C12AF1">
      <w:pPr>
        <w:rPr>
          <w:rStyle w:val="ANGELHeader"/>
          <w:b w:val="0"/>
          <w:bCs w:val="0"/>
        </w:rPr>
      </w:pP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C12AF1" w:rsidRPr="00E21130" w14:paraId="4893773D" w14:textId="77777777" w:rsidTr="00070F8E">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652AAEFD" w14:textId="77777777" w:rsidR="00C12AF1" w:rsidRPr="00E21130" w:rsidRDefault="00C12AF1" w:rsidP="00070F8E">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3187FA20" w14:textId="77777777" w:rsidR="00C12AF1" w:rsidRPr="00E21130" w:rsidRDefault="00C12AF1" w:rsidP="00070F8E">
            <w:pPr>
              <w:spacing w:before="100" w:beforeAutospacing="1" w:after="100" w:afterAutospacing="1"/>
              <w:jc w:val="center"/>
              <w:rPr>
                <w:b/>
                <w:bCs/>
                <w:color w:val="FFFFFF"/>
                <w:szCs w:val="20"/>
              </w:rPr>
            </w:pPr>
            <w:r w:rsidRPr="00E21130">
              <w:rPr>
                <w:b/>
                <w:bCs/>
                <w:color w:val="FFFFFF"/>
                <w:szCs w:val="20"/>
              </w:rPr>
              <w:t>Points</w:t>
            </w:r>
          </w:p>
        </w:tc>
      </w:tr>
      <w:tr w:rsidR="00C12AF1" w:rsidRPr="00E21130" w14:paraId="77939850"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5C52424A" w14:textId="77777777" w:rsidR="00C12AF1" w:rsidRPr="00E21130" w:rsidRDefault="00C12AF1" w:rsidP="00070F8E">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5AC5F6A2" w14:textId="77777777" w:rsidR="00C12AF1" w:rsidRPr="00E21130" w:rsidRDefault="00C12AF1" w:rsidP="00070F8E">
            <w:pPr>
              <w:spacing w:before="100" w:beforeAutospacing="1" w:after="100" w:afterAutospacing="1"/>
              <w:jc w:val="center"/>
              <w:rPr>
                <w:szCs w:val="20"/>
              </w:rPr>
            </w:pPr>
          </w:p>
        </w:tc>
      </w:tr>
      <w:tr w:rsidR="00C12AF1" w:rsidRPr="00E21130" w14:paraId="06DF227B"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744731BE" w14:textId="77777777" w:rsidR="00C12AF1" w:rsidRPr="00E21130" w:rsidRDefault="00C12AF1" w:rsidP="00070F8E">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6A4C2973" w14:textId="77777777" w:rsidR="00C12AF1" w:rsidRPr="00E21130" w:rsidRDefault="00C12AF1" w:rsidP="00070F8E">
            <w:pPr>
              <w:spacing w:before="100" w:beforeAutospacing="1" w:after="100" w:afterAutospacing="1"/>
              <w:jc w:val="center"/>
              <w:rPr>
                <w:szCs w:val="20"/>
              </w:rPr>
            </w:pPr>
          </w:p>
        </w:tc>
      </w:tr>
      <w:tr w:rsidR="00C12AF1" w:rsidRPr="00E21130" w14:paraId="7F243C8E"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393A8C45" w14:textId="77777777" w:rsidR="00C12AF1" w:rsidRPr="00E21130" w:rsidRDefault="00C12AF1" w:rsidP="00070F8E">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162406C4" w14:textId="77777777" w:rsidR="00C12AF1" w:rsidRPr="00E21130" w:rsidRDefault="00C12AF1" w:rsidP="00070F8E">
            <w:pPr>
              <w:spacing w:before="100" w:beforeAutospacing="1" w:after="100" w:afterAutospacing="1"/>
              <w:jc w:val="center"/>
              <w:rPr>
                <w:szCs w:val="20"/>
              </w:rPr>
            </w:pPr>
          </w:p>
        </w:tc>
      </w:tr>
      <w:tr w:rsidR="00C12AF1" w:rsidRPr="00E21130" w14:paraId="667213B7"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2C340BFF" w14:textId="77777777" w:rsidR="00C12AF1" w:rsidRPr="00E21130" w:rsidRDefault="00C12AF1" w:rsidP="00070F8E">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63BD0B94" w14:textId="77777777" w:rsidR="00C12AF1" w:rsidRPr="00E21130" w:rsidRDefault="00C12AF1" w:rsidP="00070F8E">
            <w:pPr>
              <w:spacing w:before="100" w:beforeAutospacing="1" w:after="100" w:afterAutospacing="1"/>
              <w:jc w:val="center"/>
              <w:rPr>
                <w:szCs w:val="20"/>
              </w:rPr>
            </w:pPr>
          </w:p>
        </w:tc>
      </w:tr>
    </w:tbl>
    <w:p w14:paraId="416B4359" w14:textId="77777777" w:rsidR="00C12AF1" w:rsidRPr="00E21130" w:rsidRDefault="00C12AF1" w:rsidP="00C12AF1">
      <w:pPr>
        <w:tabs>
          <w:tab w:val="left" w:pos="1830"/>
        </w:tabs>
        <w:rPr>
          <w:szCs w:val="20"/>
        </w:rPr>
      </w:pPr>
    </w:p>
    <w:p w14:paraId="4B038E70" w14:textId="77777777" w:rsidR="00C12AF1" w:rsidRPr="00E21130" w:rsidRDefault="00C12AF1" w:rsidP="00C12AF1">
      <w:pPr>
        <w:rPr>
          <w:rStyle w:val="ANGELHeader"/>
          <w:bCs w:val="0"/>
        </w:rPr>
      </w:pPr>
      <w:r w:rsidRPr="00E21130">
        <w:rPr>
          <w:rStyle w:val="ANGELHeader"/>
          <w:bCs w:val="0"/>
        </w:rPr>
        <w:t>Module 08</w:t>
      </w:r>
    </w:p>
    <w:p w14:paraId="627C481C" w14:textId="77777777" w:rsidR="00C12AF1" w:rsidRPr="00E21130" w:rsidRDefault="00C12AF1" w:rsidP="00C12AF1">
      <w:pPr>
        <w:rPr>
          <w:rStyle w:val="ANGELSubheader"/>
        </w:rPr>
      </w:pPr>
    </w:p>
    <w:p w14:paraId="54E749D0" w14:textId="77777777" w:rsidR="00C12AF1" w:rsidRPr="00E21130" w:rsidRDefault="00C12AF1" w:rsidP="00C12AF1">
      <w:pPr>
        <w:rPr>
          <w:szCs w:val="20"/>
        </w:rPr>
      </w:pPr>
      <w:r w:rsidRPr="00E21130">
        <w:rPr>
          <w:rStyle w:val="ANGELSubheader"/>
        </w:rPr>
        <w:t>Scoring Rubric:</w:t>
      </w:r>
      <w:r w:rsidRPr="00E21130">
        <w:rPr>
          <w:szCs w:val="20"/>
        </w:rPr>
        <w:t xml:space="preserve"> </w:t>
      </w:r>
    </w:p>
    <w:p w14:paraId="4807A321" w14:textId="77777777" w:rsidR="00C12AF1" w:rsidRPr="00E21130" w:rsidRDefault="00C12AF1" w:rsidP="00C12AF1">
      <w:pPr>
        <w:rPr>
          <w:rStyle w:val="ANGELHeader"/>
          <w:b w:val="0"/>
          <w:bCs w:val="0"/>
        </w:rPr>
      </w:pP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C12AF1" w:rsidRPr="00E21130" w14:paraId="49B7CA86" w14:textId="77777777" w:rsidTr="00070F8E">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6809F869" w14:textId="77777777" w:rsidR="00C12AF1" w:rsidRPr="00E21130" w:rsidRDefault="00C12AF1" w:rsidP="00070F8E">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618BC2A9" w14:textId="77777777" w:rsidR="00C12AF1" w:rsidRPr="00E21130" w:rsidRDefault="00C12AF1" w:rsidP="00070F8E">
            <w:pPr>
              <w:spacing w:before="100" w:beforeAutospacing="1" w:after="100" w:afterAutospacing="1"/>
              <w:jc w:val="center"/>
              <w:rPr>
                <w:b/>
                <w:bCs/>
                <w:color w:val="FFFFFF"/>
                <w:szCs w:val="20"/>
              </w:rPr>
            </w:pPr>
            <w:r w:rsidRPr="00E21130">
              <w:rPr>
                <w:b/>
                <w:bCs/>
                <w:color w:val="FFFFFF"/>
                <w:szCs w:val="20"/>
              </w:rPr>
              <w:t>Points</w:t>
            </w:r>
          </w:p>
        </w:tc>
      </w:tr>
      <w:tr w:rsidR="00C12AF1" w:rsidRPr="00E21130" w14:paraId="7945EF46"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2AE15D8F" w14:textId="77777777" w:rsidR="00C12AF1" w:rsidRPr="00E21130" w:rsidRDefault="00C12AF1" w:rsidP="00070F8E">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22CEF97D" w14:textId="77777777" w:rsidR="00C12AF1" w:rsidRPr="00E21130" w:rsidRDefault="00C12AF1" w:rsidP="00070F8E">
            <w:pPr>
              <w:spacing w:before="100" w:beforeAutospacing="1" w:after="100" w:afterAutospacing="1"/>
              <w:jc w:val="center"/>
              <w:rPr>
                <w:szCs w:val="20"/>
              </w:rPr>
            </w:pPr>
          </w:p>
        </w:tc>
      </w:tr>
      <w:tr w:rsidR="00C12AF1" w:rsidRPr="00E21130" w14:paraId="3C026599"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0AF9397C" w14:textId="77777777" w:rsidR="00C12AF1" w:rsidRPr="00E21130" w:rsidRDefault="00C12AF1" w:rsidP="00070F8E">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161EF0A3" w14:textId="77777777" w:rsidR="00C12AF1" w:rsidRPr="00E21130" w:rsidRDefault="00C12AF1" w:rsidP="00070F8E">
            <w:pPr>
              <w:spacing w:before="100" w:beforeAutospacing="1" w:after="100" w:afterAutospacing="1"/>
              <w:jc w:val="center"/>
              <w:rPr>
                <w:szCs w:val="20"/>
              </w:rPr>
            </w:pPr>
          </w:p>
        </w:tc>
      </w:tr>
      <w:tr w:rsidR="00C12AF1" w:rsidRPr="00E21130" w14:paraId="37517FA1"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430063E4" w14:textId="77777777" w:rsidR="00C12AF1" w:rsidRPr="00E21130" w:rsidRDefault="00C12AF1" w:rsidP="00070F8E">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0104FC58" w14:textId="77777777" w:rsidR="00C12AF1" w:rsidRPr="00E21130" w:rsidRDefault="00C12AF1" w:rsidP="00070F8E">
            <w:pPr>
              <w:spacing w:before="100" w:beforeAutospacing="1" w:after="100" w:afterAutospacing="1"/>
              <w:jc w:val="center"/>
              <w:rPr>
                <w:szCs w:val="20"/>
              </w:rPr>
            </w:pPr>
          </w:p>
        </w:tc>
      </w:tr>
      <w:tr w:rsidR="00C12AF1" w:rsidRPr="00E21130" w14:paraId="06E6F0D7"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4C9A1E27" w14:textId="77777777" w:rsidR="00C12AF1" w:rsidRPr="00E21130" w:rsidRDefault="00C12AF1" w:rsidP="00070F8E">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4F839B3A" w14:textId="77777777" w:rsidR="00C12AF1" w:rsidRPr="00E21130" w:rsidRDefault="00C12AF1" w:rsidP="00070F8E">
            <w:pPr>
              <w:spacing w:before="100" w:beforeAutospacing="1" w:after="100" w:afterAutospacing="1"/>
              <w:jc w:val="center"/>
              <w:rPr>
                <w:szCs w:val="20"/>
              </w:rPr>
            </w:pPr>
          </w:p>
        </w:tc>
      </w:tr>
    </w:tbl>
    <w:p w14:paraId="64B229BE" w14:textId="77777777" w:rsidR="00C12AF1" w:rsidRPr="00E21130" w:rsidRDefault="00C12AF1" w:rsidP="00C12AF1">
      <w:pPr>
        <w:tabs>
          <w:tab w:val="left" w:pos="1830"/>
        </w:tabs>
        <w:rPr>
          <w:szCs w:val="20"/>
        </w:rPr>
      </w:pPr>
    </w:p>
    <w:p w14:paraId="21F83C5C" w14:textId="77777777" w:rsidR="00C12AF1" w:rsidRPr="00E21130" w:rsidRDefault="00C12AF1" w:rsidP="00C12AF1">
      <w:pPr>
        <w:rPr>
          <w:rStyle w:val="ANGELHeader"/>
          <w:bCs w:val="0"/>
        </w:rPr>
      </w:pPr>
      <w:r w:rsidRPr="00E21130">
        <w:rPr>
          <w:rStyle w:val="ANGELHeader"/>
          <w:bCs w:val="0"/>
        </w:rPr>
        <w:t>Module 09</w:t>
      </w:r>
    </w:p>
    <w:p w14:paraId="4B306332" w14:textId="77777777" w:rsidR="00C12AF1" w:rsidRPr="00E21130" w:rsidRDefault="00C12AF1" w:rsidP="00C12AF1">
      <w:pPr>
        <w:rPr>
          <w:rStyle w:val="ANGELSubheader"/>
        </w:rPr>
      </w:pPr>
    </w:p>
    <w:p w14:paraId="1A5A63D6" w14:textId="77777777" w:rsidR="00C12AF1" w:rsidRPr="00E21130" w:rsidRDefault="00C12AF1" w:rsidP="00C12AF1">
      <w:pPr>
        <w:rPr>
          <w:szCs w:val="20"/>
        </w:rPr>
      </w:pPr>
      <w:r w:rsidRPr="00E21130">
        <w:rPr>
          <w:rStyle w:val="ANGELSubheader"/>
        </w:rPr>
        <w:t>Scoring Rubric:</w:t>
      </w:r>
      <w:r w:rsidRPr="00E21130">
        <w:rPr>
          <w:szCs w:val="20"/>
        </w:rPr>
        <w:t xml:space="preserve"> </w:t>
      </w:r>
    </w:p>
    <w:p w14:paraId="18B4C716" w14:textId="77777777" w:rsidR="00C12AF1" w:rsidRPr="00E21130" w:rsidRDefault="00C12AF1" w:rsidP="00C12AF1">
      <w:pPr>
        <w:rPr>
          <w:rStyle w:val="ANGELHeader"/>
          <w:b w:val="0"/>
          <w:bCs w:val="0"/>
        </w:rPr>
      </w:pP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C12AF1" w:rsidRPr="00E21130" w14:paraId="25221619" w14:textId="77777777" w:rsidTr="00070F8E">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6A464F43" w14:textId="77777777" w:rsidR="00C12AF1" w:rsidRPr="00E21130" w:rsidRDefault="00C12AF1" w:rsidP="00070F8E">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265BA6FE" w14:textId="77777777" w:rsidR="00C12AF1" w:rsidRPr="00E21130" w:rsidRDefault="00C12AF1" w:rsidP="00070F8E">
            <w:pPr>
              <w:spacing w:before="100" w:beforeAutospacing="1" w:after="100" w:afterAutospacing="1"/>
              <w:jc w:val="center"/>
              <w:rPr>
                <w:b/>
                <w:bCs/>
                <w:color w:val="FFFFFF"/>
                <w:szCs w:val="20"/>
              </w:rPr>
            </w:pPr>
            <w:r w:rsidRPr="00E21130">
              <w:rPr>
                <w:b/>
                <w:bCs/>
                <w:color w:val="FFFFFF"/>
                <w:szCs w:val="20"/>
              </w:rPr>
              <w:t>Points</w:t>
            </w:r>
          </w:p>
        </w:tc>
      </w:tr>
      <w:tr w:rsidR="00C12AF1" w:rsidRPr="00E21130" w14:paraId="0E3FC01D"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27B67CEC" w14:textId="77777777" w:rsidR="00C12AF1" w:rsidRPr="00E21130" w:rsidRDefault="00C12AF1" w:rsidP="00070F8E">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1EE33A49" w14:textId="77777777" w:rsidR="00C12AF1" w:rsidRPr="00E21130" w:rsidRDefault="00C12AF1" w:rsidP="00070F8E">
            <w:pPr>
              <w:spacing w:before="100" w:beforeAutospacing="1" w:after="100" w:afterAutospacing="1"/>
              <w:jc w:val="center"/>
              <w:rPr>
                <w:szCs w:val="20"/>
              </w:rPr>
            </w:pPr>
          </w:p>
        </w:tc>
      </w:tr>
      <w:tr w:rsidR="00C12AF1" w:rsidRPr="00E21130" w14:paraId="16064CF5"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3EB9D7DA" w14:textId="77777777" w:rsidR="00C12AF1" w:rsidRPr="00E21130" w:rsidRDefault="00C12AF1" w:rsidP="00070F8E">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7A9A8C53" w14:textId="77777777" w:rsidR="00C12AF1" w:rsidRPr="00E21130" w:rsidRDefault="00C12AF1" w:rsidP="00070F8E">
            <w:pPr>
              <w:spacing w:before="100" w:beforeAutospacing="1" w:after="100" w:afterAutospacing="1"/>
              <w:jc w:val="center"/>
              <w:rPr>
                <w:szCs w:val="20"/>
              </w:rPr>
            </w:pPr>
          </w:p>
        </w:tc>
      </w:tr>
      <w:tr w:rsidR="00C12AF1" w:rsidRPr="00E21130" w14:paraId="6B9DBCE3"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0AC30FC6" w14:textId="77777777" w:rsidR="00C12AF1" w:rsidRPr="00E21130" w:rsidRDefault="00C12AF1" w:rsidP="00070F8E">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7840DE51" w14:textId="77777777" w:rsidR="00C12AF1" w:rsidRPr="00E21130" w:rsidRDefault="00C12AF1" w:rsidP="00070F8E">
            <w:pPr>
              <w:spacing w:before="100" w:beforeAutospacing="1" w:after="100" w:afterAutospacing="1"/>
              <w:jc w:val="center"/>
              <w:rPr>
                <w:szCs w:val="20"/>
              </w:rPr>
            </w:pPr>
          </w:p>
        </w:tc>
      </w:tr>
      <w:tr w:rsidR="00C12AF1" w:rsidRPr="00E21130" w14:paraId="2F16FB09"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1D644D39" w14:textId="77777777" w:rsidR="00C12AF1" w:rsidRPr="00E21130" w:rsidRDefault="00C12AF1" w:rsidP="00070F8E">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2BF347D2" w14:textId="77777777" w:rsidR="00C12AF1" w:rsidRPr="00E21130" w:rsidRDefault="00C12AF1" w:rsidP="00070F8E">
            <w:pPr>
              <w:spacing w:before="100" w:beforeAutospacing="1" w:after="100" w:afterAutospacing="1"/>
              <w:jc w:val="center"/>
              <w:rPr>
                <w:szCs w:val="20"/>
              </w:rPr>
            </w:pPr>
          </w:p>
        </w:tc>
      </w:tr>
    </w:tbl>
    <w:p w14:paraId="1FA96781" w14:textId="77777777" w:rsidR="00C12AF1" w:rsidRPr="00E21130" w:rsidRDefault="00C12AF1" w:rsidP="00C12AF1">
      <w:pPr>
        <w:tabs>
          <w:tab w:val="left" w:pos="1830"/>
        </w:tabs>
        <w:rPr>
          <w:szCs w:val="20"/>
        </w:rPr>
      </w:pPr>
    </w:p>
    <w:p w14:paraId="40F49488" w14:textId="77777777" w:rsidR="00C12AF1" w:rsidRPr="00E21130" w:rsidRDefault="00C12AF1" w:rsidP="00C12AF1">
      <w:pPr>
        <w:rPr>
          <w:rStyle w:val="ANGELHeader"/>
          <w:bCs w:val="0"/>
        </w:rPr>
      </w:pPr>
      <w:r w:rsidRPr="00E21130">
        <w:rPr>
          <w:rStyle w:val="ANGELHeader"/>
          <w:bCs w:val="0"/>
        </w:rPr>
        <w:t>Module 10</w:t>
      </w:r>
    </w:p>
    <w:p w14:paraId="01F308FD" w14:textId="77777777" w:rsidR="00C12AF1" w:rsidRPr="00E21130" w:rsidRDefault="00C12AF1" w:rsidP="00C12AF1">
      <w:pPr>
        <w:rPr>
          <w:rStyle w:val="ANGELSubheader"/>
        </w:rPr>
      </w:pPr>
    </w:p>
    <w:p w14:paraId="63AC94BF" w14:textId="77777777" w:rsidR="00C12AF1" w:rsidRPr="00E21130" w:rsidRDefault="00C12AF1" w:rsidP="00C12AF1">
      <w:pPr>
        <w:rPr>
          <w:szCs w:val="20"/>
        </w:rPr>
      </w:pPr>
      <w:r w:rsidRPr="00E21130">
        <w:rPr>
          <w:rStyle w:val="ANGELSubheader"/>
        </w:rPr>
        <w:t>Scoring Rubric:</w:t>
      </w:r>
      <w:r w:rsidRPr="00E21130">
        <w:rPr>
          <w:szCs w:val="20"/>
        </w:rPr>
        <w:t xml:space="preserve"> </w:t>
      </w:r>
    </w:p>
    <w:p w14:paraId="6ED33E20" w14:textId="77777777" w:rsidR="00C12AF1" w:rsidRPr="00E21130" w:rsidRDefault="00C12AF1" w:rsidP="00C12AF1">
      <w:pPr>
        <w:rPr>
          <w:rStyle w:val="ANGELHeader"/>
          <w:b w:val="0"/>
          <w:bCs w:val="0"/>
        </w:rPr>
      </w:pP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C12AF1" w:rsidRPr="00E21130" w14:paraId="1CF85C79" w14:textId="77777777" w:rsidTr="00070F8E">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39034132" w14:textId="77777777" w:rsidR="00C12AF1" w:rsidRPr="00E21130" w:rsidRDefault="00C12AF1" w:rsidP="00070F8E">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4CE8E079" w14:textId="77777777" w:rsidR="00C12AF1" w:rsidRPr="00E21130" w:rsidRDefault="00C12AF1" w:rsidP="00070F8E">
            <w:pPr>
              <w:spacing w:before="100" w:beforeAutospacing="1" w:after="100" w:afterAutospacing="1"/>
              <w:jc w:val="center"/>
              <w:rPr>
                <w:b/>
                <w:bCs/>
                <w:color w:val="FFFFFF"/>
                <w:szCs w:val="20"/>
              </w:rPr>
            </w:pPr>
            <w:r w:rsidRPr="00E21130">
              <w:rPr>
                <w:b/>
                <w:bCs/>
                <w:color w:val="FFFFFF"/>
                <w:szCs w:val="20"/>
              </w:rPr>
              <w:t>Points</w:t>
            </w:r>
          </w:p>
        </w:tc>
      </w:tr>
      <w:tr w:rsidR="00C12AF1" w:rsidRPr="00E21130" w14:paraId="4591388F"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7F00519D" w14:textId="77777777" w:rsidR="00C12AF1" w:rsidRPr="00E21130" w:rsidRDefault="00C12AF1" w:rsidP="00070F8E">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4A47F510" w14:textId="77777777" w:rsidR="00C12AF1" w:rsidRPr="00E21130" w:rsidRDefault="00C12AF1" w:rsidP="00070F8E">
            <w:pPr>
              <w:spacing w:before="100" w:beforeAutospacing="1" w:after="100" w:afterAutospacing="1"/>
              <w:jc w:val="center"/>
              <w:rPr>
                <w:szCs w:val="20"/>
              </w:rPr>
            </w:pPr>
          </w:p>
        </w:tc>
      </w:tr>
      <w:tr w:rsidR="00C12AF1" w:rsidRPr="00E21130" w14:paraId="65F92109"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6F33A64E" w14:textId="77777777" w:rsidR="00C12AF1" w:rsidRPr="00E21130" w:rsidRDefault="00C12AF1" w:rsidP="00070F8E">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2B7FEECE" w14:textId="77777777" w:rsidR="00C12AF1" w:rsidRPr="00E21130" w:rsidRDefault="00C12AF1" w:rsidP="00070F8E">
            <w:pPr>
              <w:spacing w:before="100" w:beforeAutospacing="1" w:after="100" w:afterAutospacing="1"/>
              <w:jc w:val="center"/>
              <w:rPr>
                <w:szCs w:val="20"/>
              </w:rPr>
            </w:pPr>
          </w:p>
        </w:tc>
      </w:tr>
      <w:tr w:rsidR="00C12AF1" w:rsidRPr="00E21130" w14:paraId="3CD84813"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21754C0F" w14:textId="77777777" w:rsidR="00C12AF1" w:rsidRPr="00E21130" w:rsidRDefault="00C12AF1" w:rsidP="00070F8E">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2BF3A39B" w14:textId="77777777" w:rsidR="00C12AF1" w:rsidRPr="00E21130" w:rsidRDefault="00C12AF1" w:rsidP="00070F8E">
            <w:pPr>
              <w:spacing w:before="100" w:beforeAutospacing="1" w:after="100" w:afterAutospacing="1"/>
              <w:jc w:val="center"/>
              <w:rPr>
                <w:szCs w:val="20"/>
              </w:rPr>
            </w:pPr>
          </w:p>
        </w:tc>
      </w:tr>
      <w:tr w:rsidR="00C12AF1" w:rsidRPr="00E21130" w14:paraId="32358B08"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5051E7C7" w14:textId="77777777" w:rsidR="00C12AF1" w:rsidRPr="00E21130" w:rsidRDefault="00C12AF1" w:rsidP="00070F8E">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7135A631" w14:textId="77777777" w:rsidR="00C12AF1" w:rsidRPr="00E21130" w:rsidRDefault="00C12AF1" w:rsidP="00070F8E">
            <w:pPr>
              <w:spacing w:before="100" w:beforeAutospacing="1" w:after="100" w:afterAutospacing="1"/>
              <w:jc w:val="center"/>
              <w:rPr>
                <w:szCs w:val="20"/>
              </w:rPr>
            </w:pPr>
          </w:p>
        </w:tc>
      </w:tr>
    </w:tbl>
    <w:p w14:paraId="4B2374AB" w14:textId="77777777" w:rsidR="00C12AF1" w:rsidRPr="00E21130" w:rsidRDefault="00C12AF1" w:rsidP="00C12AF1">
      <w:pPr>
        <w:tabs>
          <w:tab w:val="left" w:pos="1830"/>
        </w:tabs>
        <w:rPr>
          <w:szCs w:val="20"/>
        </w:rPr>
      </w:pPr>
    </w:p>
    <w:p w14:paraId="2A3F97E5" w14:textId="77777777" w:rsidR="00C12AF1" w:rsidRPr="00E21130" w:rsidRDefault="00C12AF1" w:rsidP="00C12AF1">
      <w:pPr>
        <w:rPr>
          <w:rStyle w:val="ANGELHeader"/>
          <w:bCs w:val="0"/>
        </w:rPr>
      </w:pPr>
      <w:r w:rsidRPr="00E21130">
        <w:rPr>
          <w:rStyle w:val="ANGELHeader"/>
          <w:bCs w:val="0"/>
        </w:rPr>
        <w:t>Module 11</w:t>
      </w:r>
    </w:p>
    <w:p w14:paraId="64B2E283" w14:textId="77777777" w:rsidR="00C12AF1" w:rsidRPr="00E21130" w:rsidRDefault="00C12AF1" w:rsidP="00C12AF1">
      <w:pPr>
        <w:rPr>
          <w:rStyle w:val="ANGELSubheader"/>
        </w:rPr>
      </w:pPr>
    </w:p>
    <w:p w14:paraId="3DA8AFE1" w14:textId="77777777" w:rsidR="00C12AF1" w:rsidRPr="00E21130" w:rsidRDefault="00C12AF1" w:rsidP="00C12AF1">
      <w:pPr>
        <w:rPr>
          <w:szCs w:val="20"/>
        </w:rPr>
      </w:pPr>
      <w:r w:rsidRPr="00E21130">
        <w:rPr>
          <w:rStyle w:val="ANGELSubheader"/>
        </w:rPr>
        <w:t>Scoring Rubric:</w:t>
      </w:r>
      <w:r w:rsidRPr="00E21130">
        <w:rPr>
          <w:szCs w:val="20"/>
        </w:rPr>
        <w:t xml:space="preserve"> </w:t>
      </w:r>
    </w:p>
    <w:p w14:paraId="0B7020FC" w14:textId="77777777" w:rsidR="00C12AF1" w:rsidRPr="00E21130" w:rsidRDefault="00C12AF1" w:rsidP="00C12AF1">
      <w:pPr>
        <w:rPr>
          <w:rStyle w:val="ANGELHeader"/>
          <w:b w:val="0"/>
          <w:bCs w:val="0"/>
        </w:rPr>
      </w:pPr>
    </w:p>
    <w:tbl>
      <w:tblPr>
        <w:tblW w:w="0" w:type="auto"/>
        <w:tblCellSpacing w:w="0" w:type="dxa"/>
        <w:tblBorders>
          <w:top w:val="outset" w:sz="6" w:space="0" w:color="333333"/>
          <w:left w:val="outset" w:sz="6" w:space="0" w:color="333333"/>
          <w:bottom w:val="outset" w:sz="6" w:space="0" w:color="333333"/>
          <w:right w:val="outset" w:sz="6" w:space="0" w:color="333333"/>
        </w:tblBorders>
        <w:tblCellMar>
          <w:top w:w="60" w:type="dxa"/>
          <w:left w:w="60" w:type="dxa"/>
          <w:bottom w:w="60" w:type="dxa"/>
          <w:right w:w="60" w:type="dxa"/>
        </w:tblCellMar>
        <w:tblLook w:val="04A0" w:firstRow="1" w:lastRow="0" w:firstColumn="1" w:lastColumn="0" w:noHBand="0" w:noVBand="1"/>
      </w:tblPr>
      <w:tblGrid>
        <w:gridCol w:w="7395"/>
        <w:gridCol w:w="1260"/>
      </w:tblGrid>
      <w:tr w:rsidR="00C12AF1" w:rsidRPr="00E21130" w14:paraId="239E88C3" w14:textId="77777777" w:rsidTr="00070F8E">
        <w:trPr>
          <w:trHeight w:val="133"/>
          <w:tblCellSpacing w:w="0" w:type="dxa"/>
        </w:trPr>
        <w:tc>
          <w:tcPr>
            <w:tcW w:w="7395"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67AE19A5" w14:textId="77777777" w:rsidR="00C12AF1" w:rsidRPr="00E21130" w:rsidRDefault="00C12AF1" w:rsidP="00070F8E">
            <w:pPr>
              <w:spacing w:line="133" w:lineRule="atLeast"/>
              <w:rPr>
                <w:b/>
                <w:bCs/>
                <w:color w:val="FFFFFF"/>
                <w:szCs w:val="20"/>
              </w:rPr>
            </w:pPr>
            <w:r w:rsidRPr="00E21130">
              <w:rPr>
                <w:b/>
                <w:bCs/>
                <w:color w:val="FFFFFF"/>
                <w:szCs w:val="20"/>
              </w:rPr>
              <w:t>Criteria</w:t>
            </w:r>
          </w:p>
        </w:tc>
        <w:tc>
          <w:tcPr>
            <w:tcW w:w="1260" w:type="dxa"/>
            <w:tcBorders>
              <w:top w:val="outset" w:sz="6" w:space="0" w:color="333333"/>
              <w:left w:val="outset" w:sz="6" w:space="0" w:color="333333"/>
              <w:bottom w:val="outset" w:sz="6" w:space="0" w:color="333333"/>
              <w:right w:val="outset" w:sz="6" w:space="0" w:color="333333"/>
            </w:tcBorders>
            <w:shd w:val="clear" w:color="auto" w:fill="013366"/>
            <w:tcMar>
              <w:top w:w="33" w:type="dxa"/>
              <w:left w:w="33" w:type="dxa"/>
              <w:bottom w:w="33" w:type="dxa"/>
              <w:right w:w="33" w:type="dxa"/>
            </w:tcMar>
            <w:hideMark/>
          </w:tcPr>
          <w:p w14:paraId="1D1AAE54" w14:textId="77777777" w:rsidR="00C12AF1" w:rsidRPr="00E21130" w:rsidRDefault="00C12AF1" w:rsidP="00070F8E">
            <w:pPr>
              <w:spacing w:before="100" w:beforeAutospacing="1" w:after="100" w:afterAutospacing="1"/>
              <w:jc w:val="center"/>
              <w:rPr>
                <w:b/>
                <w:bCs/>
                <w:color w:val="FFFFFF"/>
                <w:szCs w:val="20"/>
              </w:rPr>
            </w:pPr>
            <w:r w:rsidRPr="00E21130">
              <w:rPr>
                <w:b/>
                <w:bCs/>
                <w:color w:val="FFFFFF"/>
                <w:szCs w:val="20"/>
              </w:rPr>
              <w:t>Points</w:t>
            </w:r>
          </w:p>
        </w:tc>
      </w:tr>
      <w:tr w:rsidR="00C12AF1" w:rsidRPr="00E21130" w14:paraId="447ED349"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13F155D1" w14:textId="77777777" w:rsidR="00C12AF1" w:rsidRPr="00E21130" w:rsidRDefault="00C12AF1" w:rsidP="00070F8E">
            <w:pPr>
              <w:spacing w:before="100" w:beforeAutospacing="1" w:after="100" w:afterAutospacing="1"/>
              <w:rPr>
                <w:szCs w:val="20"/>
              </w:rPr>
            </w:pPr>
            <w:r w:rsidRPr="00E21130">
              <w:rPr>
                <w:szCs w:val="20"/>
              </w:rPr>
              <w:t>Criteria 1</w:t>
            </w:r>
          </w:p>
        </w:tc>
        <w:tc>
          <w:tcPr>
            <w:tcW w:w="1260" w:type="dxa"/>
            <w:tcBorders>
              <w:top w:val="outset" w:sz="6" w:space="0" w:color="333333"/>
              <w:left w:val="outset" w:sz="6" w:space="0" w:color="333333"/>
              <w:bottom w:val="outset" w:sz="6" w:space="0" w:color="333333"/>
              <w:right w:val="outset" w:sz="6" w:space="0" w:color="333333"/>
            </w:tcBorders>
            <w:hideMark/>
          </w:tcPr>
          <w:p w14:paraId="2C75F683" w14:textId="77777777" w:rsidR="00C12AF1" w:rsidRPr="00E21130" w:rsidRDefault="00C12AF1" w:rsidP="00070F8E">
            <w:pPr>
              <w:spacing w:before="100" w:beforeAutospacing="1" w:after="100" w:afterAutospacing="1"/>
              <w:jc w:val="center"/>
              <w:rPr>
                <w:szCs w:val="20"/>
              </w:rPr>
            </w:pPr>
          </w:p>
        </w:tc>
      </w:tr>
      <w:tr w:rsidR="00C12AF1" w:rsidRPr="00E21130" w14:paraId="15BDBA20"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507C6D3D" w14:textId="77777777" w:rsidR="00C12AF1" w:rsidRPr="00E21130" w:rsidRDefault="00C12AF1" w:rsidP="00070F8E">
            <w:pPr>
              <w:spacing w:before="100" w:beforeAutospacing="1" w:after="100" w:afterAutospacing="1"/>
              <w:rPr>
                <w:szCs w:val="20"/>
              </w:rPr>
            </w:pPr>
            <w:r w:rsidRPr="00E21130">
              <w:rPr>
                <w:szCs w:val="20"/>
              </w:rPr>
              <w:t>Criteria 2</w:t>
            </w:r>
          </w:p>
        </w:tc>
        <w:tc>
          <w:tcPr>
            <w:tcW w:w="1260" w:type="dxa"/>
            <w:tcBorders>
              <w:top w:val="outset" w:sz="6" w:space="0" w:color="333333"/>
              <w:left w:val="outset" w:sz="6" w:space="0" w:color="333333"/>
              <w:bottom w:val="outset" w:sz="6" w:space="0" w:color="333333"/>
              <w:right w:val="outset" w:sz="6" w:space="0" w:color="333333"/>
            </w:tcBorders>
            <w:hideMark/>
          </w:tcPr>
          <w:p w14:paraId="50778F35" w14:textId="77777777" w:rsidR="00C12AF1" w:rsidRPr="00E21130" w:rsidRDefault="00C12AF1" w:rsidP="00070F8E">
            <w:pPr>
              <w:spacing w:before="100" w:beforeAutospacing="1" w:after="100" w:afterAutospacing="1"/>
              <w:jc w:val="center"/>
              <w:rPr>
                <w:szCs w:val="20"/>
              </w:rPr>
            </w:pPr>
          </w:p>
        </w:tc>
      </w:tr>
      <w:tr w:rsidR="00C12AF1" w:rsidRPr="00E21130" w14:paraId="1E601753"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2A9A173F" w14:textId="77777777" w:rsidR="00C12AF1" w:rsidRPr="00E21130" w:rsidRDefault="00C12AF1" w:rsidP="00070F8E">
            <w:pPr>
              <w:spacing w:before="100" w:beforeAutospacing="1" w:after="100" w:afterAutospacing="1"/>
              <w:rPr>
                <w:szCs w:val="20"/>
              </w:rPr>
            </w:pPr>
            <w:r w:rsidRPr="00E21130">
              <w:rPr>
                <w:szCs w:val="20"/>
              </w:rPr>
              <w:t>Criteria 3</w:t>
            </w:r>
          </w:p>
        </w:tc>
        <w:tc>
          <w:tcPr>
            <w:tcW w:w="1260" w:type="dxa"/>
            <w:tcBorders>
              <w:top w:val="outset" w:sz="6" w:space="0" w:color="333333"/>
              <w:left w:val="outset" w:sz="6" w:space="0" w:color="333333"/>
              <w:bottom w:val="outset" w:sz="6" w:space="0" w:color="333333"/>
              <w:right w:val="outset" w:sz="6" w:space="0" w:color="333333"/>
            </w:tcBorders>
            <w:hideMark/>
          </w:tcPr>
          <w:p w14:paraId="747A9982" w14:textId="77777777" w:rsidR="00C12AF1" w:rsidRPr="00E21130" w:rsidRDefault="00C12AF1" w:rsidP="00070F8E">
            <w:pPr>
              <w:spacing w:before="100" w:beforeAutospacing="1" w:after="100" w:afterAutospacing="1"/>
              <w:jc w:val="center"/>
              <w:rPr>
                <w:szCs w:val="20"/>
              </w:rPr>
            </w:pPr>
          </w:p>
        </w:tc>
      </w:tr>
      <w:tr w:rsidR="00C12AF1" w:rsidRPr="00E21130" w14:paraId="4B40BA4B" w14:textId="77777777" w:rsidTr="00070F8E">
        <w:trPr>
          <w:tblCellSpacing w:w="0" w:type="dxa"/>
        </w:trPr>
        <w:tc>
          <w:tcPr>
            <w:tcW w:w="7395" w:type="dxa"/>
            <w:tcBorders>
              <w:top w:val="outset" w:sz="6" w:space="0" w:color="333333"/>
              <w:left w:val="outset" w:sz="6" w:space="0" w:color="333333"/>
              <w:bottom w:val="outset" w:sz="6" w:space="0" w:color="333333"/>
              <w:right w:val="outset" w:sz="6" w:space="0" w:color="333333"/>
            </w:tcBorders>
            <w:hideMark/>
          </w:tcPr>
          <w:p w14:paraId="676B91CF" w14:textId="77777777" w:rsidR="00C12AF1" w:rsidRPr="00E21130" w:rsidRDefault="00C12AF1" w:rsidP="00070F8E">
            <w:pPr>
              <w:spacing w:before="100" w:beforeAutospacing="1" w:after="100" w:afterAutospacing="1"/>
              <w:jc w:val="right"/>
              <w:rPr>
                <w:szCs w:val="20"/>
              </w:rPr>
            </w:pPr>
            <w:r w:rsidRPr="00E21130">
              <w:rPr>
                <w:b/>
                <w:bCs/>
                <w:szCs w:val="20"/>
              </w:rPr>
              <w:t>Total</w:t>
            </w:r>
          </w:p>
        </w:tc>
        <w:tc>
          <w:tcPr>
            <w:tcW w:w="1260" w:type="dxa"/>
            <w:tcBorders>
              <w:top w:val="outset" w:sz="6" w:space="0" w:color="333333"/>
              <w:left w:val="outset" w:sz="6" w:space="0" w:color="333333"/>
              <w:bottom w:val="outset" w:sz="6" w:space="0" w:color="333333"/>
              <w:right w:val="outset" w:sz="6" w:space="0" w:color="333333"/>
            </w:tcBorders>
            <w:hideMark/>
          </w:tcPr>
          <w:p w14:paraId="24C5970E" w14:textId="77777777" w:rsidR="00C12AF1" w:rsidRPr="00E21130" w:rsidRDefault="00C12AF1" w:rsidP="00070F8E">
            <w:pPr>
              <w:spacing w:before="100" w:beforeAutospacing="1" w:after="100" w:afterAutospacing="1"/>
              <w:jc w:val="center"/>
              <w:rPr>
                <w:szCs w:val="20"/>
              </w:rPr>
            </w:pPr>
          </w:p>
        </w:tc>
      </w:tr>
    </w:tbl>
    <w:p w14:paraId="0D37B0A8" w14:textId="77777777" w:rsidR="00C12AF1" w:rsidRDefault="00C12AF1" w:rsidP="00C12AF1">
      <w:pPr>
        <w:rPr>
          <w:rFonts w:ascii="Verdana" w:hAnsi="Verdana"/>
          <w:b/>
          <w:color w:val="F07F09" w:themeColor="accent1"/>
        </w:rPr>
      </w:pPr>
      <w:r w:rsidRPr="00E21130">
        <w:br w:type="page"/>
      </w:r>
    </w:p>
    <w:p w14:paraId="2C80D59B" w14:textId="77777777" w:rsidR="00C12AF1" w:rsidRPr="0099609D" w:rsidRDefault="00C12AF1" w:rsidP="00C12AF1">
      <w:pPr>
        <w:spacing w:after="0"/>
        <w:rPr>
          <w:rFonts w:ascii="Verdana" w:hAnsi="Verdana"/>
          <w:color w:val="808080" w:themeColor="background1" w:themeShade="80"/>
        </w:rPr>
      </w:pPr>
      <w:r w:rsidRPr="0099609D">
        <w:rPr>
          <w:rFonts w:ascii="Verdana" w:hAnsi="Verdana"/>
          <w:color w:val="808080" w:themeColor="background1" w:themeShade="80"/>
        </w:rPr>
        <w:t>##Begin Item##</w:t>
      </w:r>
    </w:p>
    <w:p w14:paraId="658F541A" w14:textId="77777777" w:rsidR="00C12AF1" w:rsidRPr="0099609D" w:rsidRDefault="00C12AF1" w:rsidP="00C12AF1">
      <w:pPr>
        <w:spacing w:after="0"/>
        <w:rPr>
          <w:rFonts w:ascii="Verdana" w:hAnsi="Verdana"/>
          <w:color w:val="808080" w:themeColor="background1" w:themeShade="80"/>
        </w:rPr>
      </w:pPr>
      <w:r w:rsidRPr="0099609D">
        <w:rPr>
          <w:rFonts w:ascii="Verdana" w:hAnsi="Verdana"/>
          <w:color w:val="808080" w:themeColor="background1" w:themeShade="80"/>
        </w:rPr>
        <w:t xml:space="preserve">Name: </w:t>
      </w:r>
      <w:r w:rsidRPr="00604CDA">
        <w:rPr>
          <w:rFonts w:ascii="Verdana" w:hAnsi="Verdana"/>
          <w:color w:val="808080" w:themeColor="background1" w:themeShade="80"/>
        </w:rPr>
        <w:t>Guidelines for Course Project</w:t>
      </w:r>
    </w:p>
    <w:p w14:paraId="469A5D82" w14:textId="77777777" w:rsidR="00C12AF1" w:rsidRPr="0099609D" w:rsidRDefault="00C12AF1" w:rsidP="00C12AF1">
      <w:pPr>
        <w:spacing w:after="0"/>
        <w:rPr>
          <w:rFonts w:ascii="Verdana" w:hAnsi="Verdana"/>
          <w:color w:val="808080" w:themeColor="background1" w:themeShade="80"/>
        </w:rPr>
      </w:pPr>
      <w:r w:rsidRPr="0099609D">
        <w:rPr>
          <w:rFonts w:ascii="Verdana" w:hAnsi="Verdana"/>
          <w:color w:val="808080" w:themeColor="background1" w:themeShade="80"/>
        </w:rPr>
        <w:t xml:space="preserve">Type: </w:t>
      </w:r>
      <w:r>
        <w:rPr>
          <w:rFonts w:ascii="Verdana" w:hAnsi="Verdana"/>
          <w:color w:val="808080" w:themeColor="background1" w:themeShade="80"/>
        </w:rPr>
        <w:t>page</w:t>
      </w:r>
    </w:p>
    <w:p w14:paraId="2B022BEE" w14:textId="77777777" w:rsidR="00C12AF1" w:rsidRPr="0099609D" w:rsidRDefault="00C12AF1" w:rsidP="00C12AF1">
      <w:pPr>
        <w:spacing w:after="0"/>
        <w:rPr>
          <w:rFonts w:ascii="Verdana" w:hAnsi="Verdana"/>
          <w:color w:val="808080" w:themeColor="background1" w:themeShade="80"/>
        </w:rPr>
      </w:pPr>
      <w:r w:rsidRPr="0099609D">
        <w:rPr>
          <w:rFonts w:ascii="Verdana" w:hAnsi="Verdana"/>
          <w:color w:val="808080" w:themeColor="background1" w:themeShade="80"/>
        </w:rPr>
        <w:t xml:space="preserve">##End Item## </w:t>
      </w:r>
    </w:p>
    <w:p w14:paraId="0D5C0BED" w14:textId="77777777" w:rsidR="00604CDA" w:rsidRDefault="00604CDA" w:rsidP="004E4D10">
      <w:pPr>
        <w:rPr>
          <w:rFonts w:ascii="Verdana" w:hAnsi="Verdana"/>
        </w:rPr>
      </w:pPr>
    </w:p>
    <w:p w14:paraId="1F423AFF" w14:textId="77777777" w:rsidR="00C12AF1" w:rsidRPr="004E4D10" w:rsidRDefault="00C12AF1" w:rsidP="004E4D10">
      <w:pPr>
        <w:rPr>
          <w:rFonts w:ascii="Verdana" w:hAnsi="Verdana"/>
        </w:rPr>
      </w:pPr>
    </w:p>
    <w:p w14:paraId="4ADE0F72" w14:textId="77777777" w:rsidR="004E4D10" w:rsidRPr="00BF771F" w:rsidRDefault="004E4D10" w:rsidP="0099609D">
      <w:pPr>
        <w:spacing w:after="0"/>
        <w:rPr>
          <w:rFonts w:ascii="Verdana" w:hAnsi="Verdana"/>
          <w:color w:val="808080" w:themeColor="background1" w:themeShade="80"/>
        </w:rPr>
      </w:pPr>
      <w:r w:rsidRPr="00BF771F">
        <w:rPr>
          <w:rFonts w:ascii="Verdana" w:hAnsi="Verdana"/>
          <w:color w:val="808080" w:themeColor="background1" w:themeShade="80"/>
        </w:rPr>
        <w:t>##Begin Item##</w:t>
      </w:r>
    </w:p>
    <w:p w14:paraId="440354D7" w14:textId="77777777" w:rsidR="004E4D10" w:rsidRPr="00BF771F" w:rsidRDefault="004E4D10" w:rsidP="0099609D">
      <w:pPr>
        <w:spacing w:after="0"/>
        <w:rPr>
          <w:rFonts w:ascii="Verdana" w:hAnsi="Verdana"/>
          <w:color w:val="808080" w:themeColor="background1" w:themeShade="80"/>
        </w:rPr>
      </w:pPr>
      <w:r w:rsidRPr="00BF771F">
        <w:rPr>
          <w:rFonts w:ascii="Verdana" w:hAnsi="Verdana"/>
          <w:color w:val="808080" w:themeColor="background1" w:themeShade="80"/>
        </w:rPr>
        <w:t xml:space="preserve">Name: </w:t>
      </w:r>
      <w:r w:rsidR="00604CDA" w:rsidRPr="00604CDA">
        <w:rPr>
          <w:rFonts w:ascii="Verdana" w:hAnsi="Verdana"/>
          <w:color w:val="808080" w:themeColor="background1" w:themeShade="80"/>
        </w:rPr>
        <w:t>Faculty Guide to Live Classroom Delivery</w:t>
      </w:r>
    </w:p>
    <w:p w14:paraId="4EDAA06F" w14:textId="77777777" w:rsidR="004E4D10" w:rsidRPr="00BF771F" w:rsidRDefault="004E4D10" w:rsidP="0099609D">
      <w:pPr>
        <w:spacing w:after="0"/>
        <w:rPr>
          <w:rFonts w:ascii="Verdana" w:hAnsi="Verdana"/>
          <w:color w:val="808080" w:themeColor="background1" w:themeShade="80"/>
        </w:rPr>
      </w:pPr>
      <w:r w:rsidRPr="00BF771F">
        <w:rPr>
          <w:rFonts w:ascii="Verdana" w:hAnsi="Verdana"/>
          <w:color w:val="808080" w:themeColor="background1" w:themeShade="80"/>
        </w:rPr>
        <w:t xml:space="preserve">Type: </w:t>
      </w:r>
      <w:r w:rsidR="00604CDA">
        <w:rPr>
          <w:rFonts w:ascii="Verdana" w:hAnsi="Verdana"/>
          <w:color w:val="808080" w:themeColor="background1" w:themeShade="80"/>
        </w:rPr>
        <w:t>page</w:t>
      </w:r>
    </w:p>
    <w:p w14:paraId="3449A47B" w14:textId="77777777" w:rsidR="004E4D10" w:rsidRDefault="004E4D10" w:rsidP="0099609D">
      <w:pPr>
        <w:spacing w:after="0"/>
        <w:rPr>
          <w:rFonts w:ascii="Verdana" w:hAnsi="Verdana"/>
          <w:color w:val="808080" w:themeColor="background1" w:themeShade="80"/>
        </w:rPr>
      </w:pPr>
      <w:r w:rsidRPr="00BF771F">
        <w:rPr>
          <w:rFonts w:ascii="Verdana" w:hAnsi="Verdana"/>
          <w:color w:val="808080" w:themeColor="background1" w:themeShade="80"/>
        </w:rPr>
        <w:t xml:space="preserve">##End Item## </w:t>
      </w:r>
    </w:p>
    <w:p w14:paraId="0837DA94" w14:textId="77777777" w:rsidR="00604CDA" w:rsidRDefault="00604CDA" w:rsidP="0099609D">
      <w:pPr>
        <w:spacing w:after="0"/>
        <w:rPr>
          <w:rFonts w:ascii="Verdana" w:hAnsi="Verdana"/>
          <w:color w:val="808080" w:themeColor="background1" w:themeShade="80"/>
        </w:rPr>
      </w:pPr>
    </w:p>
    <w:p w14:paraId="61C915B6" w14:textId="77777777" w:rsidR="00604CDA" w:rsidRPr="008765B1" w:rsidRDefault="00604CDA" w:rsidP="00604CDA">
      <w:pPr>
        <w:rPr>
          <w:b/>
          <w:color w:val="FF0000"/>
        </w:rPr>
      </w:pPr>
      <w:r w:rsidRPr="008765B1">
        <w:rPr>
          <w:b/>
          <w:color w:val="FF0000"/>
        </w:rPr>
        <w:t>&lt;</w:t>
      </w:r>
      <w:r>
        <w:rPr>
          <w:b/>
          <w:color w:val="FF0000"/>
        </w:rPr>
        <w:t>insert</w:t>
      </w:r>
      <w:r w:rsidRPr="008765B1">
        <w:rPr>
          <w:b/>
          <w:color w:val="FF0000"/>
        </w:rPr>
        <w:t xml:space="preserve"> FacultyGuide_OL_EDITABLE template&gt;</w:t>
      </w:r>
      <w:r>
        <w:rPr>
          <w:b/>
          <w:color w:val="FF0000"/>
        </w:rPr>
        <w:t xml:space="preserve"> </w:t>
      </w:r>
    </w:p>
    <w:p w14:paraId="7A52DEED" w14:textId="77777777" w:rsidR="00604CDA" w:rsidRDefault="00604CDA" w:rsidP="00604CDA">
      <w:pPr>
        <w:rPr>
          <w:b/>
          <w:color w:val="FF0000"/>
        </w:rPr>
      </w:pPr>
      <w:r w:rsidRPr="008765B1">
        <w:rPr>
          <w:b/>
          <w:color w:val="FF0000"/>
        </w:rPr>
        <w:t xml:space="preserve">&lt;customize WHAT? tab with content below&gt; </w:t>
      </w:r>
    </w:p>
    <w:p w14:paraId="583F14F2" w14:textId="77777777" w:rsidR="00604CDA" w:rsidRPr="00604CDA" w:rsidRDefault="00604CDA" w:rsidP="00604CDA">
      <w:pPr>
        <w:rPr>
          <w:rStyle w:val="ANGELBeginContentTag"/>
          <w:rFonts w:asciiTheme="minorHAnsi" w:hAnsiTheme="minorHAnsi"/>
          <w:color w:val="auto"/>
          <w:sz w:val="22"/>
          <w:szCs w:val="22"/>
        </w:rPr>
      </w:pPr>
      <w:r>
        <w:t>During the Online + course, you will let students know how to use their time wisely to complete all of their assignments. Go over the course project in details, week by week. The project starts in week one and the final copy is turn in in Module 5. Explain that you will be looking at their drafts of the project each week and letting the students know if they are on track or not. Stress the importance of reading their assignments, because they will not only help with the written assignments, but the weekly quizzes and the final exam. During the session, you should offer as many scenarios and examples of the weekly topic because students learn in several different manners. You should stress to students the importance of attending the live sessions because this is their time to ask questions and get valuable information regarding the material for the week.</w:t>
      </w:r>
    </w:p>
    <w:p w14:paraId="071362A8" w14:textId="77777777" w:rsidR="00604CDA" w:rsidRPr="00E21130" w:rsidRDefault="00604CDA" w:rsidP="00604CDA">
      <w:pPr>
        <w:contextualSpacing/>
        <w:rPr>
          <w:rStyle w:val="ANGELProductionNote"/>
        </w:rPr>
      </w:pPr>
    </w:p>
    <w:p w14:paraId="0DBC793D" w14:textId="77777777" w:rsidR="00604CDA" w:rsidRPr="00E21130" w:rsidRDefault="00604CDA" w:rsidP="00604CDA">
      <w:pPr>
        <w:rPr>
          <w:szCs w:val="20"/>
        </w:rPr>
      </w:pPr>
      <w:r w:rsidRPr="00E21130">
        <w:rPr>
          <w:szCs w:val="20"/>
        </w:rPr>
        <w:t>Click on the link below for the lesson plan f</w:t>
      </w:r>
      <w:r>
        <w:rPr>
          <w:szCs w:val="20"/>
        </w:rPr>
        <w:t>or the live classroom lectures.</w:t>
      </w:r>
    </w:p>
    <w:p w14:paraId="1283C11A" w14:textId="77777777" w:rsidR="00604CDA" w:rsidRPr="00604CDA" w:rsidRDefault="00604CDA" w:rsidP="00604CDA">
      <w:pPr>
        <w:contextualSpacing/>
        <w:rPr>
          <w:rStyle w:val="ANGELBeginContentTag"/>
          <w:b/>
          <w:bCs/>
          <w:color w:val="FF0000"/>
          <w:sz w:val="20"/>
          <w:szCs w:val="22"/>
        </w:rPr>
      </w:pPr>
      <w:r>
        <w:rPr>
          <w:rStyle w:val="ANGELLinks"/>
        </w:rPr>
        <w:t xml:space="preserve">Module 01 </w:t>
      </w:r>
      <w:r w:rsidRPr="00E21130">
        <w:rPr>
          <w:rStyle w:val="ANGELLinks"/>
        </w:rPr>
        <w:t>Lesson Plan</w:t>
      </w:r>
      <w:r w:rsidRPr="00E21130">
        <w:t xml:space="preserve"> </w:t>
      </w:r>
      <w:r w:rsidRPr="00E21130">
        <w:rPr>
          <w:rStyle w:val="ANGELProductionNote"/>
        </w:rPr>
        <w:t xml:space="preserve">&lt;link to </w:t>
      </w:r>
      <w:r>
        <w:rPr>
          <w:rStyle w:val="ANGELProductionNote"/>
        </w:rPr>
        <w:t>onl_mod1 in the media folder&gt;</w:t>
      </w:r>
    </w:p>
    <w:p w14:paraId="6393AECD" w14:textId="77777777" w:rsidR="00604CDA" w:rsidRDefault="00604CDA" w:rsidP="00604CDA">
      <w:pPr>
        <w:contextualSpacing/>
        <w:rPr>
          <w:rStyle w:val="ANGELProductionNote"/>
        </w:rPr>
      </w:pPr>
      <w:r>
        <w:rPr>
          <w:rStyle w:val="ANGELLinks"/>
        </w:rPr>
        <w:t xml:space="preserve">Module 02 </w:t>
      </w:r>
      <w:r w:rsidRPr="00E21130">
        <w:rPr>
          <w:rStyle w:val="ANGELLinks"/>
        </w:rPr>
        <w:t>Lesson Plan</w:t>
      </w:r>
      <w:r w:rsidRPr="00E21130">
        <w:t xml:space="preserve"> </w:t>
      </w:r>
      <w:r w:rsidRPr="00E21130">
        <w:rPr>
          <w:rStyle w:val="ANGELProductionNote"/>
        </w:rPr>
        <w:t xml:space="preserve">&lt;link to </w:t>
      </w:r>
      <w:r>
        <w:rPr>
          <w:rStyle w:val="ANGELProductionNote"/>
        </w:rPr>
        <w:t>onl_mod2</w:t>
      </w:r>
      <w:r w:rsidRPr="00E21130">
        <w:rPr>
          <w:rStyle w:val="ANGELProductionNote"/>
        </w:rPr>
        <w:t xml:space="preserve"> in the media folder&gt;</w:t>
      </w:r>
    </w:p>
    <w:p w14:paraId="33A5DCB1" w14:textId="77777777" w:rsidR="00604CDA" w:rsidRDefault="00604CDA" w:rsidP="00604CDA">
      <w:pPr>
        <w:contextualSpacing/>
        <w:rPr>
          <w:rStyle w:val="ANGELProductionNote"/>
        </w:rPr>
      </w:pPr>
      <w:r>
        <w:rPr>
          <w:rStyle w:val="ANGELLinks"/>
        </w:rPr>
        <w:t xml:space="preserve">Module 03 </w:t>
      </w:r>
      <w:r w:rsidRPr="00E21130">
        <w:rPr>
          <w:rStyle w:val="ANGELLinks"/>
        </w:rPr>
        <w:t>Lesson Plan</w:t>
      </w:r>
      <w:r w:rsidRPr="00E21130">
        <w:t xml:space="preserve"> </w:t>
      </w:r>
      <w:r w:rsidRPr="00E21130">
        <w:rPr>
          <w:rStyle w:val="ANGELProductionNote"/>
        </w:rPr>
        <w:t xml:space="preserve">&lt;link to </w:t>
      </w:r>
      <w:r>
        <w:rPr>
          <w:rStyle w:val="ANGELProductionNote"/>
        </w:rPr>
        <w:t>onl_mod3 in the media folder&gt;</w:t>
      </w:r>
    </w:p>
    <w:p w14:paraId="7D10538E" w14:textId="77777777" w:rsidR="00604CDA" w:rsidRDefault="00604CDA" w:rsidP="00604CDA">
      <w:pPr>
        <w:contextualSpacing/>
        <w:rPr>
          <w:rStyle w:val="ANGELProductionNote"/>
        </w:rPr>
      </w:pPr>
      <w:r>
        <w:rPr>
          <w:rStyle w:val="ANGELLinks"/>
        </w:rPr>
        <w:t xml:space="preserve">Module 04 </w:t>
      </w:r>
      <w:r w:rsidRPr="00E21130">
        <w:rPr>
          <w:rStyle w:val="ANGELLinks"/>
        </w:rPr>
        <w:t>Lesson Plan</w:t>
      </w:r>
      <w:r w:rsidRPr="00E21130">
        <w:t xml:space="preserve"> </w:t>
      </w:r>
      <w:r w:rsidRPr="00E21130">
        <w:rPr>
          <w:rStyle w:val="ANGELProductionNote"/>
        </w:rPr>
        <w:t xml:space="preserve">&lt;link to </w:t>
      </w:r>
      <w:r>
        <w:rPr>
          <w:rStyle w:val="ANGELProductionNote"/>
        </w:rPr>
        <w:t>onl_mod4 in the media folder&gt;</w:t>
      </w:r>
    </w:p>
    <w:p w14:paraId="766265F2" w14:textId="77777777" w:rsidR="00604CDA" w:rsidRDefault="00604CDA" w:rsidP="00604CDA">
      <w:pPr>
        <w:contextualSpacing/>
        <w:rPr>
          <w:rStyle w:val="ANGELProductionNote"/>
        </w:rPr>
      </w:pPr>
      <w:r>
        <w:rPr>
          <w:rStyle w:val="ANGELLinks"/>
        </w:rPr>
        <w:t xml:space="preserve">Module 05 </w:t>
      </w:r>
      <w:r w:rsidRPr="00E21130">
        <w:rPr>
          <w:rStyle w:val="ANGELLinks"/>
        </w:rPr>
        <w:t>Lesson Plan</w:t>
      </w:r>
      <w:r w:rsidRPr="00E21130">
        <w:t xml:space="preserve"> </w:t>
      </w:r>
      <w:r w:rsidRPr="00E21130">
        <w:rPr>
          <w:rStyle w:val="ANGELProductionNote"/>
        </w:rPr>
        <w:t xml:space="preserve">&lt;link to </w:t>
      </w:r>
      <w:r>
        <w:rPr>
          <w:rStyle w:val="ANGELProductionNote"/>
        </w:rPr>
        <w:t>onl_mod5</w:t>
      </w:r>
      <w:r w:rsidRPr="00E21130">
        <w:rPr>
          <w:rStyle w:val="ANGELProductionNote"/>
        </w:rPr>
        <w:t xml:space="preserve"> i</w:t>
      </w:r>
      <w:r>
        <w:rPr>
          <w:rStyle w:val="ANGELProductionNote"/>
        </w:rPr>
        <w:t>n the media folder&gt;</w:t>
      </w:r>
    </w:p>
    <w:p w14:paraId="37EDDC64" w14:textId="77777777" w:rsidR="00BF771F" w:rsidRDefault="00604CDA" w:rsidP="004E4D10">
      <w:pPr>
        <w:contextualSpacing/>
      </w:pPr>
      <w:r>
        <w:rPr>
          <w:rStyle w:val="ANGELLinks"/>
        </w:rPr>
        <w:t xml:space="preserve">Module 06 </w:t>
      </w:r>
      <w:r w:rsidRPr="00E21130">
        <w:rPr>
          <w:rStyle w:val="ANGELLinks"/>
        </w:rPr>
        <w:t>Lesson Plan</w:t>
      </w:r>
      <w:r w:rsidRPr="00E21130">
        <w:t xml:space="preserve"> </w:t>
      </w:r>
      <w:r w:rsidRPr="00E21130">
        <w:rPr>
          <w:rStyle w:val="ANGELProductionNote"/>
        </w:rPr>
        <w:t xml:space="preserve">&lt;link to </w:t>
      </w:r>
      <w:r>
        <w:rPr>
          <w:rStyle w:val="ANGELProductionNote"/>
        </w:rPr>
        <w:t>onl_mod6</w:t>
      </w:r>
      <w:r w:rsidRPr="00E21130">
        <w:rPr>
          <w:rStyle w:val="ANGELProductionNote"/>
        </w:rPr>
        <w:t xml:space="preserve"> in the media folder&gt;</w:t>
      </w:r>
    </w:p>
    <w:p w14:paraId="3B2CBC53" w14:textId="77777777" w:rsidR="00604CDA" w:rsidRPr="00604CDA" w:rsidRDefault="00604CDA" w:rsidP="004E4D10">
      <w:pPr>
        <w:contextualSpacing/>
      </w:pPr>
    </w:p>
    <w:p w14:paraId="3E418761" w14:textId="77777777" w:rsidR="004E4D10" w:rsidRPr="00BF771F" w:rsidRDefault="00B26E56" w:rsidP="004E4D10">
      <w:pPr>
        <w:rPr>
          <w:rFonts w:ascii="Verdana" w:hAnsi="Verdana"/>
          <w:color w:val="808080" w:themeColor="background1" w:themeShade="80"/>
        </w:rPr>
      </w:pPr>
      <w:r>
        <w:rPr>
          <w:rFonts w:ascii="Verdana" w:hAnsi="Verdana"/>
          <w:color w:val="808080" w:themeColor="background1" w:themeShade="80"/>
        </w:rPr>
        <w:t>#####End Topic#####</w:t>
      </w:r>
    </w:p>
    <w:sectPr w:rsidR="004E4D10" w:rsidRPr="00BF771F" w:rsidSect="004814E6">
      <w:pgSz w:w="12240" w:h="15840"/>
      <w:pgMar w:top="63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Joan Saliskas" w:date="2016-06-10T16:01:00Z" w:initials="JS">
    <w:p w14:paraId="576BC226" w14:textId="77777777" w:rsidR="00896828" w:rsidRDefault="00896828">
      <w:pPr>
        <w:pStyle w:val="CommentText"/>
      </w:pPr>
      <w:r>
        <w:rPr>
          <w:rStyle w:val="CommentReference"/>
        </w:rPr>
        <w:annotationRef/>
      </w:r>
      <w:r>
        <w:t>Darice, your welcome page text goes right below here.  As usual, wait till the end to write this.</w:t>
      </w:r>
    </w:p>
  </w:comment>
  <w:comment w:id="62" w:author="Joan Saliskas" w:date="2016-06-10T16:12:00Z" w:initials="JS">
    <w:p w14:paraId="3FCC4462" w14:textId="2A01A122" w:rsidR="00896828" w:rsidRDefault="00896828">
      <w:pPr>
        <w:pStyle w:val="CommentText"/>
      </w:pPr>
      <w:r>
        <w:rPr>
          <w:rStyle w:val="CommentReference"/>
        </w:rPr>
        <w:annotationRef/>
      </w:r>
      <w:r>
        <w:t>Your first lecture page goes below this header.</w:t>
      </w:r>
    </w:p>
  </w:comment>
  <w:comment w:id="67" w:author="Corey-Gilbert, Darice" w:date="2016-10-06T14:04:00Z" w:initials="CD">
    <w:p w14:paraId="4B398B59" w14:textId="1766A407" w:rsidR="00896828" w:rsidRDefault="00896828">
      <w:pPr>
        <w:pStyle w:val="CommentText"/>
      </w:pPr>
      <w:r>
        <w:rPr>
          <w:rStyle w:val="CommentReference"/>
        </w:rPr>
        <w:annotationRef/>
      </w:r>
      <w:r>
        <w:t>I’ll need to add a link to this ZIP file once they have all been created for the full course.</w:t>
      </w:r>
    </w:p>
  </w:comment>
  <w:comment w:id="112" w:author="Corey-Gilbert, Darice" w:date="2016-10-06T14:11:00Z" w:initials="CD">
    <w:p w14:paraId="47E65048" w14:textId="41DC2570" w:rsidR="00896828" w:rsidRDefault="00896828">
      <w:pPr>
        <w:pStyle w:val="CommentText"/>
      </w:pPr>
      <w:r>
        <w:rPr>
          <w:rStyle w:val="CommentReference"/>
        </w:rPr>
        <w:annotationRef/>
      </w:r>
      <w:r>
        <w:t>Need to add link to ZIP file once complete course is written</w:t>
      </w:r>
    </w:p>
  </w:comment>
  <w:comment w:id="113" w:author="Corey-Gilbert, Darice" w:date="2016-08-02T13:15:00Z" w:initials="CD">
    <w:p w14:paraId="313FA734" w14:textId="77777777" w:rsidR="00896828" w:rsidRDefault="00896828" w:rsidP="00767C47">
      <w:pPr>
        <w:pStyle w:val="CommentText"/>
      </w:pPr>
      <w:r>
        <w:rPr>
          <w:rStyle w:val="CommentReference"/>
        </w:rPr>
        <w:annotationRef/>
      </w:r>
      <w:r>
        <w:t>Added icons to make this stand out a bit more</w:t>
      </w:r>
    </w:p>
  </w:comment>
  <w:comment w:id="181" w:author="Corey-Gilbert, Darice" w:date="2016-10-06T14:04:00Z" w:initials="CD">
    <w:p w14:paraId="1066B24C" w14:textId="77777777" w:rsidR="00291C90" w:rsidRDefault="00291C90" w:rsidP="00291C90">
      <w:pPr>
        <w:pStyle w:val="CommentText"/>
      </w:pPr>
      <w:r>
        <w:rPr>
          <w:rStyle w:val="CommentReference"/>
        </w:rPr>
        <w:annotationRef/>
      </w:r>
      <w:r>
        <w:t>I’ll need to add a link to this ZIP file once they have all been created for the full course.</w:t>
      </w:r>
    </w:p>
  </w:comment>
  <w:comment w:id="567" w:author="Joan Saliskas" w:date="2016-06-10T16:13:00Z" w:initials="JS">
    <w:p w14:paraId="3D51B0FA" w14:textId="35248A50" w:rsidR="00896828" w:rsidRDefault="00896828">
      <w:pPr>
        <w:pStyle w:val="CommentText"/>
      </w:pPr>
      <w:r>
        <w:rPr>
          <w:rStyle w:val="CommentReference"/>
        </w:rPr>
        <w:annotationRef/>
      </w:r>
      <w:r>
        <w:t>Lecture goes below this header.</w:t>
      </w:r>
    </w:p>
  </w:comment>
  <w:comment w:id="572" w:author="Corey-Gilbert, Darice" w:date="2016-10-06T14:04:00Z" w:initials="CD">
    <w:p w14:paraId="088F0857" w14:textId="77777777" w:rsidR="00291C90" w:rsidRDefault="00291C90" w:rsidP="00291C90">
      <w:pPr>
        <w:pStyle w:val="CommentText"/>
      </w:pPr>
      <w:r>
        <w:rPr>
          <w:rStyle w:val="CommentReference"/>
        </w:rPr>
        <w:annotationRef/>
      </w:r>
      <w:r>
        <w:t>I’ll need to add a link to this ZIP file once they have all been created for the full course.</w:t>
      </w:r>
    </w:p>
  </w:comment>
  <w:comment w:id="729" w:author="Joan Saliskas" w:date="2016-06-10T16:13:00Z" w:initials="JS">
    <w:p w14:paraId="39A0C766" w14:textId="7B9AB5C5" w:rsidR="00896828" w:rsidRDefault="00896828">
      <w:pPr>
        <w:pStyle w:val="CommentText"/>
      </w:pPr>
      <w:r>
        <w:rPr>
          <w:rStyle w:val="CommentReference"/>
        </w:rPr>
        <w:annotationRef/>
      </w:r>
      <w:r>
        <w:t>Lecture goes below this header.</w:t>
      </w:r>
    </w:p>
    <w:p w14:paraId="0DEDEC9B" w14:textId="77777777" w:rsidR="00896828" w:rsidRDefault="00896828">
      <w:pPr>
        <w:pStyle w:val="CommentText"/>
      </w:pPr>
    </w:p>
  </w:comment>
  <w:comment w:id="737" w:author="Corey-Gilbert, Darice" w:date="2016-10-06T14:04:00Z" w:initials="CD">
    <w:p w14:paraId="7755F2AA" w14:textId="77777777" w:rsidR="00291C90" w:rsidRDefault="00291C90" w:rsidP="00291C90">
      <w:pPr>
        <w:pStyle w:val="CommentText"/>
      </w:pPr>
      <w:r>
        <w:rPr>
          <w:rStyle w:val="CommentReference"/>
        </w:rPr>
        <w:annotationRef/>
      </w:r>
      <w:r>
        <w:t>I’ll need to add a link to this ZIP file once they have all been created for the full course.</w:t>
      </w:r>
    </w:p>
  </w:comment>
  <w:comment w:id="2004" w:author="Joan Saliskas" w:date="2016-06-10T16:14:00Z" w:initials="JS">
    <w:p w14:paraId="4E968A3C" w14:textId="342173F1" w:rsidR="00896828" w:rsidRDefault="00896828">
      <w:pPr>
        <w:pStyle w:val="CommentText"/>
      </w:pPr>
      <w:r>
        <w:rPr>
          <w:rStyle w:val="CommentReference"/>
        </w:rPr>
        <w:annotationRef/>
      </w:r>
      <w:r>
        <w:t>This is the 4</w:t>
      </w:r>
      <w:r w:rsidRPr="00356685">
        <w:rPr>
          <w:vertAlign w:val="superscript"/>
        </w:rPr>
        <w:t>th</w:t>
      </w:r>
      <w:r>
        <w:t xml:space="preserve"> and last lecture for this module.</w:t>
      </w:r>
    </w:p>
  </w:comment>
  <w:comment w:id="2042" w:author="Joan Saliskas" w:date="2016-06-10T16:11:00Z" w:initials="JS">
    <w:p w14:paraId="139C4BBA" w14:textId="3CB10829" w:rsidR="00896828" w:rsidRDefault="00896828">
      <w:pPr>
        <w:pStyle w:val="CommentText"/>
      </w:pPr>
      <w:r>
        <w:rPr>
          <w:rStyle w:val="CommentReference"/>
        </w:rPr>
        <w:annotationRef/>
      </w:r>
      <w:r>
        <w:t>Darice, the discussion text goes below this line.</w:t>
      </w:r>
    </w:p>
  </w:comment>
  <w:comment w:id="2072" w:author="Joan Saliskas" w:date="2016-06-10T16:15:00Z" w:initials="JS">
    <w:p w14:paraId="5A9D2531" w14:textId="3842DEEB" w:rsidR="00896828" w:rsidRDefault="00896828">
      <w:pPr>
        <w:pStyle w:val="CommentText"/>
      </w:pPr>
      <w:r>
        <w:rPr>
          <w:rStyle w:val="CommentReference"/>
        </w:rPr>
        <w:annotationRef/>
      </w:r>
      <w:r>
        <w:t>Write the overview of the course project below this header.</w:t>
      </w:r>
    </w:p>
  </w:comment>
  <w:comment w:id="2112" w:author="Joan Saliskas" w:date="2016-06-10T16:15:00Z" w:initials="JS">
    <w:p w14:paraId="786EBC4D" w14:textId="2C0364FD" w:rsidR="00896828" w:rsidRDefault="00896828">
      <w:pPr>
        <w:pStyle w:val="CommentText"/>
      </w:pPr>
      <w:r>
        <w:rPr>
          <w:rStyle w:val="CommentReference"/>
        </w:rPr>
        <w:annotationRef/>
      </w:r>
      <w:r>
        <w:t>I'll fill in this table!</w:t>
      </w:r>
    </w:p>
  </w:comment>
  <w:comment w:id="2113" w:author="Joan Saliskas" w:date="2016-06-10T16:17:00Z" w:initials="JS">
    <w:p w14:paraId="5389A409" w14:textId="1FA5FB2C" w:rsidR="00896828" w:rsidRDefault="00896828">
      <w:pPr>
        <w:pStyle w:val="CommentText"/>
      </w:pPr>
      <w:r>
        <w:rPr>
          <w:rStyle w:val="CommentReference"/>
        </w:rPr>
        <w:annotationRef/>
      </w:r>
      <w:r>
        <w:t>Darice, the first course project assignment goes below this header.</w:t>
      </w:r>
    </w:p>
  </w:comment>
  <w:comment w:id="2157" w:author="Joan Saliskas" w:date="2016-06-10T16:18:00Z" w:initials="JS">
    <w:p w14:paraId="61B2EE93" w14:textId="0691293B" w:rsidR="00896828" w:rsidRDefault="00896828">
      <w:pPr>
        <w:pStyle w:val="CommentText"/>
      </w:pPr>
      <w:r>
        <w:rPr>
          <w:rStyle w:val="CommentReference"/>
        </w:rPr>
        <w:annotationRef/>
      </w:r>
      <w:r>
        <w:t>Darice, you can do the live classrooms as you've done them before - in Word documents we link in the faculty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6BC226" w15:done="0"/>
  <w15:commentEx w15:paraId="3FCC4462" w15:done="0"/>
  <w15:commentEx w15:paraId="4B398B59" w15:done="0"/>
  <w15:commentEx w15:paraId="47E65048" w15:done="0"/>
  <w15:commentEx w15:paraId="313FA734" w15:done="0"/>
  <w15:commentEx w15:paraId="1066B24C" w15:done="0"/>
  <w15:commentEx w15:paraId="3D51B0FA" w15:done="0"/>
  <w15:commentEx w15:paraId="088F0857" w15:done="0"/>
  <w15:commentEx w15:paraId="0DEDEC9B" w15:done="0"/>
  <w15:commentEx w15:paraId="7755F2AA" w15:done="0"/>
  <w15:commentEx w15:paraId="4E968A3C" w15:done="0"/>
  <w15:commentEx w15:paraId="139C4BBA" w15:done="0"/>
  <w15:commentEx w15:paraId="5A9D2531" w15:done="0"/>
  <w15:commentEx w15:paraId="786EBC4D" w15:done="0"/>
  <w15:commentEx w15:paraId="5389A409" w15:done="0"/>
  <w15:commentEx w15:paraId="61B2EE9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D72BD" w14:textId="77777777" w:rsidR="0076178D" w:rsidRDefault="0076178D" w:rsidP="00617F75">
      <w:pPr>
        <w:spacing w:after="0" w:line="240" w:lineRule="auto"/>
      </w:pPr>
      <w:r>
        <w:separator/>
      </w:r>
    </w:p>
  </w:endnote>
  <w:endnote w:type="continuationSeparator" w:id="0">
    <w:p w14:paraId="5BDF4660" w14:textId="77777777" w:rsidR="0076178D" w:rsidRDefault="0076178D" w:rsidP="00617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D8F42" w14:textId="77777777" w:rsidR="0076178D" w:rsidRDefault="0076178D" w:rsidP="00617F75">
      <w:pPr>
        <w:spacing w:after="0" w:line="240" w:lineRule="auto"/>
      </w:pPr>
      <w:r>
        <w:separator/>
      </w:r>
    </w:p>
  </w:footnote>
  <w:footnote w:type="continuationSeparator" w:id="0">
    <w:p w14:paraId="1533BF92" w14:textId="77777777" w:rsidR="0076178D" w:rsidRDefault="0076178D" w:rsidP="00617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442"/>
    <w:multiLevelType w:val="multilevel"/>
    <w:tmpl w:val="2562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5655D"/>
    <w:multiLevelType w:val="hybridMultilevel"/>
    <w:tmpl w:val="BD44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A0561"/>
    <w:multiLevelType w:val="hybridMultilevel"/>
    <w:tmpl w:val="38F2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E1994"/>
    <w:multiLevelType w:val="hybridMultilevel"/>
    <w:tmpl w:val="ECB2F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C844AA"/>
    <w:multiLevelType w:val="hybridMultilevel"/>
    <w:tmpl w:val="CB3A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E7783"/>
    <w:multiLevelType w:val="hybridMultilevel"/>
    <w:tmpl w:val="0FCC8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32B3D"/>
    <w:multiLevelType w:val="hybridMultilevel"/>
    <w:tmpl w:val="D7241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86184"/>
    <w:multiLevelType w:val="hybridMultilevel"/>
    <w:tmpl w:val="9C1C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A7C26"/>
    <w:multiLevelType w:val="hybridMultilevel"/>
    <w:tmpl w:val="0D6AE0EA"/>
    <w:lvl w:ilvl="0" w:tplc="092AFAB0">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34774B"/>
    <w:multiLevelType w:val="hybridMultilevel"/>
    <w:tmpl w:val="C94AA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A72C25"/>
    <w:multiLevelType w:val="hybridMultilevel"/>
    <w:tmpl w:val="48D6AD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F23633"/>
    <w:multiLevelType w:val="hybridMultilevel"/>
    <w:tmpl w:val="1E00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842E0"/>
    <w:multiLevelType w:val="hybridMultilevel"/>
    <w:tmpl w:val="9A24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9759B"/>
    <w:multiLevelType w:val="hybridMultilevel"/>
    <w:tmpl w:val="09045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03B4F"/>
    <w:multiLevelType w:val="hybridMultilevel"/>
    <w:tmpl w:val="EF34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9A75C8"/>
    <w:multiLevelType w:val="hybridMultilevel"/>
    <w:tmpl w:val="89AE6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835D89"/>
    <w:multiLevelType w:val="hybridMultilevel"/>
    <w:tmpl w:val="1DD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A96026"/>
    <w:multiLevelType w:val="hybridMultilevel"/>
    <w:tmpl w:val="CC4C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381A3F"/>
    <w:multiLevelType w:val="multilevel"/>
    <w:tmpl w:val="1A9C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17014"/>
    <w:multiLevelType w:val="hybridMultilevel"/>
    <w:tmpl w:val="FDB0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778C6"/>
    <w:multiLevelType w:val="hybridMultilevel"/>
    <w:tmpl w:val="4F48C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487E14"/>
    <w:multiLevelType w:val="hybridMultilevel"/>
    <w:tmpl w:val="2ADA3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961058"/>
    <w:multiLevelType w:val="hybridMultilevel"/>
    <w:tmpl w:val="7736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B957EA2"/>
    <w:multiLevelType w:val="hybridMultilevel"/>
    <w:tmpl w:val="DD606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96398"/>
    <w:multiLevelType w:val="hybridMultilevel"/>
    <w:tmpl w:val="1D06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A504E"/>
    <w:multiLevelType w:val="hybridMultilevel"/>
    <w:tmpl w:val="1584A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865B26"/>
    <w:multiLevelType w:val="hybridMultilevel"/>
    <w:tmpl w:val="09E4D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552147"/>
    <w:multiLevelType w:val="multilevel"/>
    <w:tmpl w:val="FEEC6700"/>
    <w:lvl w:ilvl="0">
      <w:start w:val="1"/>
      <w:numFmt w:val="bullet"/>
      <w:pStyle w:val="ANGELBulletedLis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7E2634"/>
    <w:multiLevelType w:val="hybridMultilevel"/>
    <w:tmpl w:val="237A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67681"/>
    <w:multiLevelType w:val="hybridMultilevel"/>
    <w:tmpl w:val="09DEE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A78247E"/>
    <w:multiLevelType w:val="hybridMultilevel"/>
    <w:tmpl w:val="6BA2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BD4060"/>
    <w:multiLevelType w:val="hybridMultilevel"/>
    <w:tmpl w:val="E70A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6646DE"/>
    <w:multiLevelType w:val="hybridMultilevel"/>
    <w:tmpl w:val="F7483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80170B"/>
    <w:multiLevelType w:val="hybridMultilevel"/>
    <w:tmpl w:val="5EA8BE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826C58"/>
    <w:multiLevelType w:val="hybridMultilevel"/>
    <w:tmpl w:val="53707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C0749C2"/>
    <w:multiLevelType w:val="hybridMultilevel"/>
    <w:tmpl w:val="C4A6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945752"/>
    <w:multiLevelType w:val="hybridMultilevel"/>
    <w:tmpl w:val="74E62A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77954"/>
    <w:multiLevelType w:val="hybridMultilevel"/>
    <w:tmpl w:val="C428E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3D6337"/>
    <w:multiLevelType w:val="hybridMultilevel"/>
    <w:tmpl w:val="2776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441A58"/>
    <w:multiLevelType w:val="hybridMultilevel"/>
    <w:tmpl w:val="D044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242BEC"/>
    <w:multiLevelType w:val="hybridMultilevel"/>
    <w:tmpl w:val="3E4A06CC"/>
    <w:lvl w:ilvl="0" w:tplc="2BA83A7C">
      <w:start w:val="1"/>
      <w:numFmt w:val="upperRoman"/>
      <w:pStyle w:val="ANGELOutlineFormat"/>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EF41A4"/>
    <w:multiLevelType w:val="hybridMultilevel"/>
    <w:tmpl w:val="E1483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351D4A"/>
    <w:multiLevelType w:val="hybridMultilevel"/>
    <w:tmpl w:val="45E00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4F5F09"/>
    <w:multiLevelType w:val="hybridMultilevel"/>
    <w:tmpl w:val="F62CB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F58324D"/>
    <w:multiLevelType w:val="hybridMultilevel"/>
    <w:tmpl w:val="FC8C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27"/>
  </w:num>
  <w:num w:numId="5">
    <w:abstractNumId w:val="30"/>
  </w:num>
  <w:num w:numId="6">
    <w:abstractNumId w:val="4"/>
  </w:num>
  <w:num w:numId="7">
    <w:abstractNumId w:val="40"/>
  </w:num>
  <w:num w:numId="8">
    <w:abstractNumId w:val="2"/>
  </w:num>
  <w:num w:numId="9">
    <w:abstractNumId w:val="25"/>
  </w:num>
  <w:num w:numId="10">
    <w:abstractNumId w:val="42"/>
  </w:num>
  <w:num w:numId="11">
    <w:abstractNumId w:val="21"/>
  </w:num>
  <w:num w:numId="12">
    <w:abstractNumId w:val="28"/>
  </w:num>
  <w:num w:numId="13">
    <w:abstractNumId w:val="12"/>
  </w:num>
  <w:num w:numId="14">
    <w:abstractNumId w:val="33"/>
  </w:num>
  <w:num w:numId="15">
    <w:abstractNumId w:val="31"/>
  </w:num>
  <w:num w:numId="16">
    <w:abstractNumId w:val="7"/>
  </w:num>
  <w:num w:numId="17">
    <w:abstractNumId w:val="29"/>
  </w:num>
  <w:num w:numId="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34"/>
  </w:num>
  <w:num w:numId="21">
    <w:abstractNumId w:val="22"/>
  </w:num>
  <w:num w:numId="2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0"/>
  </w:num>
  <w:num w:numId="25">
    <w:abstractNumId w:val="18"/>
  </w:num>
  <w:num w:numId="26">
    <w:abstractNumId w:val="41"/>
  </w:num>
  <w:num w:numId="27">
    <w:abstractNumId w:val="8"/>
  </w:num>
  <w:num w:numId="28">
    <w:abstractNumId w:val="10"/>
  </w:num>
  <w:num w:numId="29">
    <w:abstractNumId w:val="36"/>
  </w:num>
  <w:num w:numId="30">
    <w:abstractNumId w:val="15"/>
  </w:num>
  <w:num w:numId="31">
    <w:abstractNumId w:val="1"/>
  </w:num>
  <w:num w:numId="32">
    <w:abstractNumId w:val="16"/>
  </w:num>
  <w:num w:numId="33">
    <w:abstractNumId w:val="44"/>
  </w:num>
  <w:num w:numId="34">
    <w:abstractNumId w:val="23"/>
  </w:num>
  <w:num w:numId="35">
    <w:abstractNumId w:val="11"/>
  </w:num>
  <w:num w:numId="36">
    <w:abstractNumId w:val="26"/>
  </w:num>
  <w:num w:numId="37">
    <w:abstractNumId w:val="17"/>
  </w:num>
  <w:num w:numId="38">
    <w:abstractNumId w:val="37"/>
  </w:num>
  <w:num w:numId="39">
    <w:abstractNumId w:val="32"/>
  </w:num>
  <w:num w:numId="40">
    <w:abstractNumId w:val="13"/>
  </w:num>
  <w:num w:numId="41">
    <w:abstractNumId w:val="35"/>
  </w:num>
  <w:num w:numId="42">
    <w:abstractNumId w:val="39"/>
  </w:num>
  <w:num w:numId="43">
    <w:abstractNumId w:val="20"/>
  </w:num>
  <w:num w:numId="44">
    <w:abstractNumId w:val="24"/>
  </w:num>
  <w:num w:numId="4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rice Corey-Gilbert">
    <w15:presenceInfo w15:providerId="None" w15:userId="Darice Corey-Gilbert"/>
  </w15:person>
  <w15:person w15:author="Joan Saliskas">
    <w15:presenceInfo w15:providerId="AD" w15:userId="S-1-5-21-4233461950-4047696304-2779137713-107344"/>
  </w15:person>
  <w15:person w15:author="Corey-Gilbert, Darice">
    <w15:presenceInfo w15:providerId="AD" w15:userId="S-1-5-21-505881439-82067924-1220176271-1593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D10"/>
    <w:rsid w:val="000062E4"/>
    <w:rsid w:val="00036E3C"/>
    <w:rsid w:val="00040242"/>
    <w:rsid w:val="0004138C"/>
    <w:rsid w:val="00070F8E"/>
    <w:rsid w:val="0008157B"/>
    <w:rsid w:val="00090824"/>
    <w:rsid w:val="000E3A3A"/>
    <w:rsid w:val="001578C0"/>
    <w:rsid w:val="00161497"/>
    <w:rsid w:val="00166CC7"/>
    <w:rsid w:val="0016726B"/>
    <w:rsid w:val="00173638"/>
    <w:rsid w:val="00187EC4"/>
    <w:rsid w:val="0019115D"/>
    <w:rsid w:val="00191FF6"/>
    <w:rsid w:val="001A0AF6"/>
    <w:rsid w:val="001B2D76"/>
    <w:rsid w:val="001C50B2"/>
    <w:rsid w:val="001D5A2B"/>
    <w:rsid w:val="001E0FD2"/>
    <w:rsid w:val="00236E84"/>
    <w:rsid w:val="00240BC6"/>
    <w:rsid w:val="00280DC5"/>
    <w:rsid w:val="00291C90"/>
    <w:rsid w:val="0029726D"/>
    <w:rsid w:val="002A4D8C"/>
    <w:rsid w:val="002B3357"/>
    <w:rsid w:val="002B709A"/>
    <w:rsid w:val="002D0FA3"/>
    <w:rsid w:val="002D7A51"/>
    <w:rsid w:val="002F1D44"/>
    <w:rsid w:val="00305585"/>
    <w:rsid w:val="003059A2"/>
    <w:rsid w:val="003116B9"/>
    <w:rsid w:val="00323444"/>
    <w:rsid w:val="003468E4"/>
    <w:rsid w:val="00356685"/>
    <w:rsid w:val="00357F0E"/>
    <w:rsid w:val="00360933"/>
    <w:rsid w:val="003717DF"/>
    <w:rsid w:val="00380314"/>
    <w:rsid w:val="003929D1"/>
    <w:rsid w:val="003A3E01"/>
    <w:rsid w:val="003C2DE6"/>
    <w:rsid w:val="003C31F3"/>
    <w:rsid w:val="003D0C09"/>
    <w:rsid w:val="003E6177"/>
    <w:rsid w:val="004008E1"/>
    <w:rsid w:val="00432076"/>
    <w:rsid w:val="00432967"/>
    <w:rsid w:val="00434D7E"/>
    <w:rsid w:val="00454F5A"/>
    <w:rsid w:val="004814E6"/>
    <w:rsid w:val="00487E24"/>
    <w:rsid w:val="004B4370"/>
    <w:rsid w:val="004C713B"/>
    <w:rsid w:val="004E4D10"/>
    <w:rsid w:val="004F5724"/>
    <w:rsid w:val="00535599"/>
    <w:rsid w:val="005C5B7A"/>
    <w:rsid w:val="005E0634"/>
    <w:rsid w:val="005F2C93"/>
    <w:rsid w:val="00604CDA"/>
    <w:rsid w:val="00611610"/>
    <w:rsid w:val="0061171C"/>
    <w:rsid w:val="00614892"/>
    <w:rsid w:val="00617F75"/>
    <w:rsid w:val="0062166E"/>
    <w:rsid w:val="0062436F"/>
    <w:rsid w:val="0062692B"/>
    <w:rsid w:val="006345C4"/>
    <w:rsid w:val="00671672"/>
    <w:rsid w:val="0068133D"/>
    <w:rsid w:val="006A2319"/>
    <w:rsid w:val="006B1994"/>
    <w:rsid w:val="006C1357"/>
    <w:rsid w:val="006D1CB8"/>
    <w:rsid w:val="0071397F"/>
    <w:rsid w:val="00757D4E"/>
    <w:rsid w:val="0076178D"/>
    <w:rsid w:val="00767C47"/>
    <w:rsid w:val="007859FA"/>
    <w:rsid w:val="007A5345"/>
    <w:rsid w:val="007B6254"/>
    <w:rsid w:val="007B7F33"/>
    <w:rsid w:val="007C72EB"/>
    <w:rsid w:val="007D3BBB"/>
    <w:rsid w:val="007E0D89"/>
    <w:rsid w:val="00805591"/>
    <w:rsid w:val="00824AF1"/>
    <w:rsid w:val="008358EF"/>
    <w:rsid w:val="00866655"/>
    <w:rsid w:val="00896828"/>
    <w:rsid w:val="008B2B23"/>
    <w:rsid w:val="008D64D1"/>
    <w:rsid w:val="008F2E5F"/>
    <w:rsid w:val="008F4577"/>
    <w:rsid w:val="00927DF4"/>
    <w:rsid w:val="00952C0B"/>
    <w:rsid w:val="00963008"/>
    <w:rsid w:val="0097104C"/>
    <w:rsid w:val="00972DCC"/>
    <w:rsid w:val="009812EA"/>
    <w:rsid w:val="0099609D"/>
    <w:rsid w:val="00996304"/>
    <w:rsid w:val="009A3B73"/>
    <w:rsid w:val="009B2DEE"/>
    <w:rsid w:val="009D5438"/>
    <w:rsid w:val="009F3B36"/>
    <w:rsid w:val="00A15541"/>
    <w:rsid w:val="00A35523"/>
    <w:rsid w:val="00A400C5"/>
    <w:rsid w:val="00A41A2E"/>
    <w:rsid w:val="00A55155"/>
    <w:rsid w:val="00A74CBA"/>
    <w:rsid w:val="00B26E56"/>
    <w:rsid w:val="00B745AA"/>
    <w:rsid w:val="00B86163"/>
    <w:rsid w:val="00B8790B"/>
    <w:rsid w:val="00B91092"/>
    <w:rsid w:val="00B963C4"/>
    <w:rsid w:val="00BD5261"/>
    <w:rsid w:val="00BF771F"/>
    <w:rsid w:val="00C12AF1"/>
    <w:rsid w:val="00C630B0"/>
    <w:rsid w:val="00C65EC5"/>
    <w:rsid w:val="00C67B89"/>
    <w:rsid w:val="00C74192"/>
    <w:rsid w:val="00C8473D"/>
    <w:rsid w:val="00CA56EF"/>
    <w:rsid w:val="00CC1B0F"/>
    <w:rsid w:val="00CD0C8C"/>
    <w:rsid w:val="00CE4990"/>
    <w:rsid w:val="00D11A87"/>
    <w:rsid w:val="00D21C9D"/>
    <w:rsid w:val="00D64812"/>
    <w:rsid w:val="00D800B6"/>
    <w:rsid w:val="00DC4AD5"/>
    <w:rsid w:val="00DE5356"/>
    <w:rsid w:val="00E06649"/>
    <w:rsid w:val="00E4278A"/>
    <w:rsid w:val="00E53DE7"/>
    <w:rsid w:val="00E66BF1"/>
    <w:rsid w:val="00E724CD"/>
    <w:rsid w:val="00EA5D39"/>
    <w:rsid w:val="00EB39CE"/>
    <w:rsid w:val="00EC2FFF"/>
    <w:rsid w:val="00F0456B"/>
    <w:rsid w:val="00F16951"/>
    <w:rsid w:val="00F73A14"/>
    <w:rsid w:val="00FA53A0"/>
    <w:rsid w:val="00FD4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79ED"/>
  <w15:docId w15:val="{4745E8B6-D20F-42A5-B692-DC8EB3486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E49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73638"/>
    <w:pPr>
      <w:keepNext/>
      <w:keepLines/>
      <w:spacing w:before="40" w:after="0"/>
      <w:outlineLvl w:val="1"/>
    </w:pPr>
    <w:rPr>
      <w:rFonts w:asciiTheme="majorHAnsi" w:eastAsiaTheme="majorEastAsia" w:hAnsiTheme="majorHAnsi" w:cstheme="majorBidi"/>
      <w:color w:val="B35E0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B0F"/>
    <w:pPr>
      <w:ind w:left="720"/>
      <w:contextualSpacing/>
    </w:pPr>
  </w:style>
  <w:style w:type="character" w:customStyle="1" w:styleId="EngageBodyText">
    <w:name w:val="Engage_Body_Text"/>
    <w:qFormat/>
    <w:rsid w:val="00C8473D"/>
    <w:rPr>
      <w:rFonts w:ascii="Verdana" w:hAnsi="Verdana" w:hint="default"/>
      <w:color w:val="000000" w:themeColor="text1"/>
      <w:sz w:val="20"/>
    </w:rPr>
  </w:style>
  <w:style w:type="character" w:customStyle="1" w:styleId="EngageGreyHeader">
    <w:name w:val="Engage_Grey_Header"/>
    <w:basedOn w:val="DefaultParagraphFont"/>
    <w:qFormat/>
    <w:rsid w:val="00C8473D"/>
    <w:rPr>
      <w:rFonts w:ascii="Verdana" w:hAnsi="Verdana" w:cs="Arial" w:hint="default"/>
      <w:b/>
      <w:bCs/>
      <w:color w:val="808080"/>
      <w:sz w:val="20"/>
      <w:szCs w:val="20"/>
    </w:rPr>
  </w:style>
  <w:style w:type="character" w:customStyle="1" w:styleId="ANGELBodytext">
    <w:name w:val="ANGEL_Body_text"/>
    <w:qFormat/>
    <w:rsid w:val="00C8473D"/>
    <w:rPr>
      <w:rFonts w:ascii="Verdana" w:hAnsi="Verdana"/>
      <w:sz w:val="20"/>
    </w:rPr>
  </w:style>
  <w:style w:type="character" w:customStyle="1" w:styleId="MoodleGreyHeader">
    <w:name w:val="Moodle_Grey_Header"/>
    <w:basedOn w:val="Strong"/>
    <w:qFormat/>
    <w:rsid w:val="00C8473D"/>
    <w:rPr>
      <w:rFonts w:ascii="Verdana" w:hAnsi="Verdana" w:cs="Arial" w:hint="default"/>
      <w:b/>
      <w:bCs/>
      <w:color w:val="808080"/>
      <w:sz w:val="20"/>
      <w:szCs w:val="20"/>
    </w:rPr>
  </w:style>
  <w:style w:type="character" w:customStyle="1" w:styleId="ANGELProductionNote">
    <w:name w:val="ANGEL_Production_Note"/>
    <w:qFormat/>
    <w:rsid w:val="00C8473D"/>
    <w:rPr>
      <w:rFonts w:ascii="Verdana" w:hAnsi="Verdana"/>
      <w:b/>
      <w:bCs/>
      <w:color w:val="FF0000"/>
      <w:sz w:val="20"/>
    </w:rPr>
  </w:style>
  <w:style w:type="character" w:customStyle="1" w:styleId="ANGELBlue">
    <w:name w:val="ANGEL_Blue"/>
    <w:qFormat/>
    <w:rsid w:val="00C8473D"/>
    <w:rPr>
      <w:rFonts w:ascii="Verdana" w:hAnsi="Verdana"/>
      <w:b/>
      <w:color w:val="0000FF"/>
      <w:sz w:val="20"/>
      <w:szCs w:val="20"/>
    </w:rPr>
  </w:style>
  <w:style w:type="character" w:styleId="Strong">
    <w:name w:val="Strong"/>
    <w:aliases w:val="ANGEL_Black_Bold"/>
    <w:basedOn w:val="DefaultParagraphFont"/>
    <w:qFormat/>
    <w:rsid w:val="00C8473D"/>
    <w:rPr>
      <w:b/>
      <w:bCs/>
    </w:rPr>
  </w:style>
  <w:style w:type="character" w:customStyle="1" w:styleId="ANGELHeader">
    <w:name w:val="ANGEL_Header"/>
    <w:qFormat/>
    <w:rsid w:val="006A2319"/>
    <w:rPr>
      <w:rFonts w:ascii="Verdana" w:hAnsi="Verdana"/>
      <w:b/>
      <w:bCs/>
      <w:color w:val="FF6600"/>
      <w:sz w:val="22"/>
    </w:rPr>
  </w:style>
  <w:style w:type="paragraph" w:customStyle="1" w:styleId="ANGELBulletedList">
    <w:name w:val="ANGEL_Bulleted_List"/>
    <w:basedOn w:val="List"/>
    <w:link w:val="ANGELBulletedListChar"/>
    <w:rsid w:val="006A2319"/>
    <w:pPr>
      <w:numPr>
        <w:numId w:val="4"/>
      </w:numPr>
      <w:spacing w:after="0" w:line="240" w:lineRule="auto"/>
    </w:pPr>
    <w:rPr>
      <w:rFonts w:ascii="Verdana" w:eastAsia="Times New Roman" w:hAnsi="Verdana" w:cs="Times New Roman"/>
      <w:sz w:val="20"/>
      <w:szCs w:val="24"/>
    </w:rPr>
  </w:style>
  <w:style w:type="character" w:customStyle="1" w:styleId="ANGELBulletedListChar">
    <w:name w:val="ANGEL_Bulleted_List Char"/>
    <w:basedOn w:val="DefaultParagraphFont"/>
    <w:link w:val="ANGELBulletedList"/>
    <w:rsid w:val="006A2319"/>
    <w:rPr>
      <w:rFonts w:ascii="Verdana" w:eastAsia="Times New Roman" w:hAnsi="Verdana" w:cs="Times New Roman"/>
      <w:sz w:val="20"/>
      <w:szCs w:val="24"/>
    </w:rPr>
  </w:style>
  <w:style w:type="paragraph" w:styleId="List">
    <w:name w:val="List"/>
    <w:basedOn w:val="Normal"/>
    <w:uiPriority w:val="99"/>
    <w:semiHidden/>
    <w:unhideWhenUsed/>
    <w:rsid w:val="006A2319"/>
    <w:pPr>
      <w:ind w:left="360" w:hanging="360"/>
      <w:contextualSpacing/>
    </w:pPr>
  </w:style>
  <w:style w:type="character" w:customStyle="1" w:styleId="ANGELSubheader">
    <w:name w:val="ANGEL_Subheader"/>
    <w:qFormat/>
    <w:rsid w:val="00EB39CE"/>
    <w:rPr>
      <w:rFonts w:ascii="Verdana" w:hAnsi="Verdana"/>
      <w:b/>
      <w:color w:val="008000"/>
      <w:sz w:val="20"/>
      <w:szCs w:val="20"/>
    </w:rPr>
  </w:style>
  <w:style w:type="character" w:customStyle="1" w:styleId="ANGELBeginContentTag">
    <w:name w:val="ANGEL_Begin/Content_Tag"/>
    <w:qFormat/>
    <w:rsid w:val="00EB39CE"/>
    <w:rPr>
      <w:rFonts w:ascii="Verdana" w:hAnsi="Verdana"/>
      <w:color w:val="808080"/>
      <w:sz w:val="14"/>
      <w:szCs w:val="14"/>
    </w:rPr>
  </w:style>
  <w:style w:type="character" w:customStyle="1" w:styleId="ANGELLinks">
    <w:name w:val="ANGEL_Links"/>
    <w:qFormat/>
    <w:rsid w:val="00EB39CE"/>
    <w:rPr>
      <w:rFonts w:ascii="Verdana" w:hAnsi="Verdana"/>
      <w:color w:val="0000FF"/>
      <w:sz w:val="20"/>
      <w:u w:val="single"/>
    </w:rPr>
  </w:style>
  <w:style w:type="character" w:customStyle="1" w:styleId="ANGELBold">
    <w:name w:val="ANGEL_Bold"/>
    <w:qFormat/>
    <w:locked/>
    <w:rsid w:val="003E6177"/>
    <w:rPr>
      <w:rFonts w:ascii="Verdana" w:hAnsi="Verdana"/>
      <w:b/>
      <w:sz w:val="20"/>
      <w:szCs w:val="20"/>
    </w:rPr>
  </w:style>
  <w:style w:type="paragraph" w:customStyle="1" w:styleId="ANGELOutlineFormat">
    <w:name w:val="ANGEL_Outline_Format"/>
    <w:basedOn w:val="Normal"/>
    <w:link w:val="ANGELOutlineFormatChar"/>
    <w:rsid w:val="00A55155"/>
    <w:pPr>
      <w:numPr>
        <w:numId w:val="7"/>
      </w:numPr>
      <w:spacing w:after="0" w:line="240" w:lineRule="auto"/>
    </w:pPr>
    <w:rPr>
      <w:rFonts w:ascii="Verdana" w:eastAsia="Times New Roman" w:hAnsi="Verdana" w:cs="Times New Roman"/>
      <w:sz w:val="20"/>
      <w:szCs w:val="24"/>
    </w:rPr>
  </w:style>
  <w:style w:type="character" w:customStyle="1" w:styleId="ANGELOutlineFormatChar">
    <w:name w:val="ANGEL_Outline_Format Char"/>
    <w:link w:val="ANGELOutlineFormat"/>
    <w:rsid w:val="00A55155"/>
    <w:rPr>
      <w:rFonts w:ascii="Verdana" w:eastAsia="Times New Roman" w:hAnsi="Verdana" w:cs="Times New Roman"/>
      <w:sz w:val="20"/>
      <w:szCs w:val="24"/>
    </w:rPr>
  </w:style>
  <w:style w:type="character" w:styleId="Hyperlink">
    <w:name w:val="Hyperlink"/>
    <w:rsid w:val="00604CDA"/>
    <w:rPr>
      <w:color w:val="0000FF"/>
      <w:u w:val="single"/>
    </w:rPr>
  </w:style>
  <w:style w:type="paragraph" w:styleId="NormalWeb">
    <w:name w:val="Normal (Web)"/>
    <w:basedOn w:val="Normal"/>
    <w:uiPriority w:val="99"/>
    <w:unhideWhenUsed/>
    <w:rsid w:val="008F2E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2E5F"/>
  </w:style>
  <w:style w:type="character" w:customStyle="1" w:styleId="angel">
    <w:name w:val="angel"/>
    <w:basedOn w:val="DefaultParagraphFont"/>
    <w:rsid w:val="008F2E5F"/>
  </w:style>
  <w:style w:type="paragraph" w:customStyle="1" w:styleId="text">
    <w:name w:val="text"/>
    <w:basedOn w:val="Normal"/>
    <w:rsid w:val="008F2E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499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73638"/>
    <w:rPr>
      <w:rFonts w:asciiTheme="majorHAnsi" w:eastAsiaTheme="majorEastAsia" w:hAnsiTheme="majorHAnsi" w:cstheme="majorBidi"/>
      <w:color w:val="B35E06" w:themeColor="accent1" w:themeShade="BF"/>
      <w:sz w:val="26"/>
      <w:szCs w:val="26"/>
    </w:rPr>
  </w:style>
  <w:style w:type="paragraph" w:styleId="Header">
    <w:name w:val="header"/>
    <w:basedOn w:val="Normal"/>
    <w:link w:val="HeaderChar"/>
    <w:uiPriority w:val="99"/>
    <w:unhideWhenUsed/>
    <w:rsid w:val="00617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F75"/>
  </w:style>
  <w:style w:type="paragraph" w:styleId="Footer">
    <w:name w:val="footer"/>
    <w:basedOn w:val="Normal"/>
    <w:link w:val="FooterChar"/>
    <w:uiPriority w:val="99"/>
    <w:unhideWhenUsed/>
    <w:rsid w:val="00617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F75"/>
  </w:style>
  <w:style w:type="character" w:styleId="CommentReference">
    <w:name w:val="annotation reference"/>
    <w:basedOn w:val="DefaultParagraphFont"/>
    <w:uiPriority w:val="99"/>
    <w:semiHidden/>
    <w:unhideWhenUsed/>
    <w:rsid w:val="00040242"/>
    <w:rPr>
      <w:sz w:val="16"/>
      <w:szCs w:val="16"/>
    </w:rPr>
  </w:style>
  <w:style w:type="paragraph" w:styleId="CommentText">
    <w:name w:val="annotation text"/>
    <w:basedOn w:val="Normal"/>
    <w:link w:val="CommentTextChar"/>
    <w:uiPriority w:val="99"/>
    <w:semiHidden/>
    <w:unhideWhenUsed/>
    <w:rsid w:val="00040242"/>
    <w:pPr>
      <w:spacing w:line="240" w:lineRule="auto"/>
    </w:pPr>
    <w:rPr>
      <w:sz w:val="20"/>
      <w:szCs w:val="20"/>
    </w:rPr>
  </w:style>
  <w:style w:type="character" w:customStyle="1" w:styleId="CommentTextChar">
    <w:name w:val="Comment Text Char"/>
    <w:basedOn w:val="DefaultParagraphFont"/>
    <w:link w:val="CommentText"/>
    <w:uiPriority w:val="99"/>
    <w:semiHidden/>
    <w:rsid w:val="00040242"/>
    <w:rPr>
      <w:sz w:val="20"/>
      <w:szCs w:val="20"/>
    </w:rPr>
  </w:style>
  <w:style w:type="paragraph" w:styleId="CommentSubject">
    <w:name w:val="annotation subject"/>
    <w:basedOn w:val="CommentText"/>
    <w:next w:val="CommentText"/>
    <w:link w:val="CommentSubjectChar"/>
    <w:uiPriority w:val="99"/>
    <w:semiHidden/>
    <w:unhideWhenUsed/>
    <w:rsid w:val="00040242"/>
    <w:rPr>
      <w:b/>
      <w:bCs/>
    </w:rPr>
  </w:style>
  <w:style w:type="character" w:customStyle="1" w:styleId="CommentSubjectChar">
    <w:name w:val="Comment Subject Char"/>
    <w:basedOn w:val="CommentTextChar"/>
    <w:link w:val="CommentSubject"/>
    <w:uiPriority w:val="99"/>
    <w:semiHidden/>
    <w:rsid w:val="00040242"/>
    <w:rPr>
      <w:b/>
      <w:bCs/>
      <w:sz w:val="20"/>
      <w:szCs w:val="20"/>
    </w:rPr>
  </w:style>
  <w:style w:type="paragraph" w:styleId="BalloonText">
    <w:name w:val="Balloon Text"/>
    <w:basedOn w:val="Normal"/>
    <w:link w:val="BalloonTextChar"/>
    <w:uiPriority w:val="99"/>
    <w:semiHidden/>
    <w:unhideWhenUsed/>
    <w:rsid w:val="000402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242"/>
    <w:rPr>
      <w:rFonts w:ascii="Segoe UI" w:hAnsi="Segoe UI" w:cs="Segoe UI"/>
      <w:sz w:val="18"/>
      <w:szCs w:val="18"/>
    </w:rPr>
  </w:style>
  <w:style w:type="paragraph" w:styleId="HTMLPreformatted">
    <w:name w:val="HTML Preformatted"/>
    <w:basedOn w:val="Normal"/>
    <w:link w:val="HTMLPreformattedChar"/>
    <w:uiPriority w:val="99"/>
    <w:semiHidden/>
    <w:unhideWhenUsed/>
    <w:rsid w:val="0076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C47"/>
    <w:rPr>
      <w:rFonts w:ascii="Courier New" w:eastAsia="Times New Roman" w:hAnsi="Courier New" w:cs="Courier New"/>
      <w:sz w:val="20"/>
      <w:szCs w:val="20"/>
    </w:rPr>
  </w:style>
  <w:style w:type="character" w:customStyle="1" w:styleId="error">
    <w:name w:val="error"/>
    <w:basedOn w:val="DefaultParagraphFont"/>
    <w:rsid w:val="00767C47"/>
  </w:style>
  <w:style w:type="character" w:customStyle="1" w:styleId="start-tag">
    <w:name w:val="start-tag"/>
    <w:basedOn w:val="DefaultParagraphFont"/>
    <w:rsid w:val="00767C47"/>
  </w:style>
  <w:style w:type="character" w:customStyle="1" w:styleId="attribute-name">
    <w:name w:val="attribute-name"/>
    <w:basedOn w:val="DefaultParagraphFont"/>
    <w:rsid w:val="00767C47"/>
  </w:style>
  <w:style w:type="character" w:customStyle="1" w:styleId="end-tag">
    <w:name w:val="end-tag"/>
    <w:basedOn w:val="DefaultParagraphFont"/>
    <w:rsid w:val="00767C47"/>
  </w:style>
  <w:style w:type="paragraph" w:customStyle="1" w:styleId="now">
    <w:name w:val="now"/>
    <w:basedOn w:val="Normal"/>
    <w:rsid w:val="008B2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
    <w:name w:val="transcript"/>
    <w:rsid w:val="008B2B23"/>
  </w:style>
  <w:style w:type="character" w:customStyle="1" w:styleId="marked">
    <w:name w:val="marked"/>
    <w:basedOn w:val="DefaultParagraphFont"/>
    <w:rsid w:val="0062436F"/>
  </w:style>
  <w:style w:type="character" w:styleId="FollowedHyperlink">
    <w:name w:val="FollowedHyperlink"/>
    <w:basedOn w:val="DefaultParagraphFont"/>
    <w:uiPriority w:val="99"/>
    <w:semiHidden/>
    <w:unhideWhenUsed/>
    <w:rsid w:val="00866655"/>
    <w:rPr>
      <w:color w:val="B26B02" w:themeColor="followedHyperlink"/>
      <w:u w:val="single"/>
    </w:rPr>
  </w:style>
  <w:style w:type="table" w:styleId="TableGrid">
    <w:name w:val="Table Grid"/>
    <w:basedOn w:val="TableNormal"/>
    <w:uiPriority w:val="59"/>
    <w:rsid w:val="0061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DC4AD5"/>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DC4A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GridTable5Dark-Accent3">
    <w:name w:val="Grid Table 5 Dark Accent 3"/>
    <w:basedOn w:val="TableNormal"/>
    <w:uiPriority w:val="50"/>
    <w:rsid w:val="00DC4A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9730">
      <w:bodyDiv w:val="1"/>
      <w:marLeft w:val="0"/>
      <w:marRight w:val="0"/>
      <w:marTop w:val="0"/>
      <w:marBottom w:val="0"/>
      <w:divBdr>
        <w:top w:val="none" w:sz="0" w:space="0" w:color="auto"/>
        <w:left w:val="none" w:sz="0" w:space="0" w:color="auto"/>
        <w:bottom w:val="none" w:sz="0" w:space="0" w:color="auto"/>
        <w:right w:val="none" w:sz="0" w:space="0" w:color="auto"/>
      </w:divBdr>
    </w:div>
    <w:div w:id="298417008">
      <w:bodyDiv w:val="1"/>
      <w:marLeft w:val="0"/>
      <w:marRight w:val="0"/>
      <w:marTop w:val="0"/>
      <w:marBottom w:val="0"/>
      <w:divBdr>
        <w:top w:val="none" w:sz="0" w:space="0" w:color="auto"/>
        <w:left w:val="none" w:sz="0" w:space="0" w:color="auto"/>
        <w:bottom w:val="none" w:sz="0" w:space="0" w:color="auto"/>
        <w:right w:val="none" w:sz="0" w:space="0" w:color="auto"/>
      </w:divBdr>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479078803">
      <w:bodyDiv w:val="1"/>
      <w:marLeft w:val="0"/>
      <w:marRight w:val="0"/>
      <w:marTop w:val="0"/>
      <w:marBottom w:val="0"/>
      <w:divBdr>
        <w:top w:val="none" w:sz="0" w:space="0" w:color="auto"/>
        <w:left w:val="none" w:sz="0" w:space="0" w:color="auto"/>
        <w:bottom w:val="none" w:sz="0" w:space="0" w:color="auto"/>
        <w:right w:val="none" w:sz="0" w:space="0" w:color="auto"/>
      </w:divBdr>
    </w:div>
    <w:div w:id="504170825">
      <w:bodyDiv w:val="1"/>
      <w:marLeft w:val="0"/>
      <w:marRight w:val="0"/>
      <w:marTop w:val="0"/>
      <w:marBottom w:val="0"/>
      <w:divBdr>
        <w:top w:val="none" w:sz="0" w:space="0" w:color="auto"/>
        <w:left w:val="none" w:sz="0" w:space="0" w:color="auto"/>
        <w:bottom w:val="none" w:sz="0" w:space="0" w:color="auto"/>
        <w:right w:val="none" w:sz="0" w:space="0" w:color="auto"/>
      </w:divBdr>
    </w:div>
    <w:div w:id="1138842524">
      <w:bodyDiv w:val="1"/>
      <w:marLeft w:val="0"/>
      <w:marRight w:val="0"/>
      <w:marTop w:val="0"/>
      <w:marBottom w:val="0"/>
      <w:divBdr>
        <w:top w:val="none" w:sz="0" w:space="0" w:color="auto"/>
        <w:left w:val="none" w:sz="0" w:space="0" w:color="auto"/>
        <w:bottom w:val="none" w:sz="0" w:space="0" w:color="auto"/>
        <w:right w:val="none" w:sz="0" w:space="0" w:color="auto"/>
      </w:divBdr>
    </w:div>
    <w:div w:id="1163593604">
      <w:bodyDiv w:val="1"/>
      <w:marLeft w:val="0"/>
      <w:marRight w:val="0"/>
      <w:marTop w:val="0"/>
      <w:marBottom w:val="0"/>
      <w:divBdr>
        <w:top w:val="none" w:sz="0" w:space="0" w:color="auto"/>
        <w:left w:val="none" w:sz="0" w:space="0" w:color="auto"/>
        <w:bottom w:val="none" w:sz="0" w:space="0" w:color="auto"/>
        <w:right w:val="none" w:sz="0" w:space="0" w:color="auto"/>
      </w:divBdr>
    </w:div>
    <w:div w:id="1165782422">
      <w:bodyDiv w:val="1"/>
      <w:marLeft w:val="0"/>
      <w:marRight w:val="0"/>
      <w:marTop w:val="0"/>
      <w:marBottom w:val="0"/>
      <w:divBdr>
        <w:top w:val="none" w:sz="0" w:space="0" w:color="auto"/>
        <w:left w:val="none" w:sz="0" w:space="0" w:color="auto"/>
        <w:bottom w:val="none" w:sz="0" w:space="0" w:color="auto"/>
        <w:right w:val="none" w:sz="0" w:space="0" w:color="auto"/>
      </w:divBdr>
    </w:div>
    <w:div w:id="1476794955">
      <w:bodyDiv w:val="1"/>
      <w:marLeft w:val="0"/>
      <w:marRight w:val="0"/>
      <w:marTop w:val="0"/>
      <w:marBottom w:val="0"/>
      <w:divBdr>
        <w:top w:val="none" w:sz="0" w:space="0" w:color="auto"/>
        <w:left w:val="none" w:sz="0" w:space="0" w:color="auto"/>
        <w:bottom w:val="none" w:sz="0" w:space="0" w:color="auto"/>
        <w:right w:val="none" w:sz="0" w:space="0" w:color="auto"/>
      </w:divBdr>
    </w:div>
    <w:div w:id="1600258856">
      <w:bodyDiv w:val="1"/>
      <w:marLeft w:val="0"/>
      <w:marRight w:val="0"/>
      <w:marTop w:val="0"/>
      <w:marBottom w:val="0"/>
      <w:divBdr>
        <w:top w:val="none" w:sz="0" w:space="0" w:color="auto"/>
        <w:left w:val="none" w:sz="0" w:space="0" w:color="auto"/>
        <w:bottom w:val="none" w:sz="0" w:space="0" w:color="auto"/>
        <w:right w:val="none" w:sz="0" w:space="0" w:color="auto"/>
      </w:divBdr>
    </w:div>
    <w:div w:id="1919440441">
      <w:bodyDiv w:val="1"/>
      <w:marLeft w:val="0"/>
      <w:marRight w:val="0"/>
      <w:marTop w:val="0"/>
      <w:marBottom w:val="0"/>
      <w:divBdr>
        <w:top w:val="none" w:sz="0" w:space="0" w:color="auto"/>
        <w:left w:val="none" w:sz="0" w:space="0" w:color="auto"/>
        <w:bottom w:val="none" w:sz="0" w:space="0" w:color="auto"/>
        <w:right w:val="none" w:sz="0" w:space="0" w:color="auto"/>
      </w:divBdr>
    </w:div>
    <w:div w:id="2082631350">
      <w:bodyDiv w:val="1"/>
      <w:marLeft w:val="0"/>
      <w:marRight w:val="0"/>
      <w:marTop w:val="0"/>
      <w:marBottom w:val="0"/>
      <w:divBdr>
        <w:top w:val="none" w:sz="0" w:space="0" w:color="auto"/>
        <w:left w:val="none" w:sz="0" w:space="0" w:color="auto"/>
        <w:bottom w:val="none" w:sz="0" w:space="0" w:color="auto"/>
        <w:right w:val="none" w:sz="0" w:space="0" w:color="auto"/>
      </w:divBdr>
    </w:div>
    <w:div w:id="213289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asmussen.edu/DigitalConten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Data" Target="diagrams/data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diagramColors" Target="diagrams/colors1.xml"/><Relationship Id="rId47" Type="http://schemas.openxmlformats.org/officeDocument/2006/relationships/diagramColors" Target="diagrams/colors2.xml"/><Relationship Id="rId50" Type="http://schemas.openxmlformats.org/officeDocument/2006/relationships/diagramLayout" Target="diagrams/layout3.xml"/><Relationship Id="rId55" Type="http://schemas.openxmlformats.org/officeDocument/2006/relationships/diagramLayout" Target="diagrams/layout4.xm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content.learntoday.info/Learn/course_files/help/discussion.html" TargetMode="External"/><Relationship Id="rId7" Type="http://schemas.openxmlformats.org/officeDocument/2006/relationships/endnotes" Target="endnotes.xml"/><Relationship Id="rId71" Type="http://schemas.openxmlformats.org/officeDocument/2006/relationships/hyperlink" Target="https://content.learntoday.info/Learn/course_files/help/dropbox.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diagramLayout" Target="diagrams/layout1.xml"/><Relationship Id="rId45" Type="http://schemas.openxmlformats.org/officeDocument/2006/relationships/diagramLayout" Target="diagrams/layout2.xml"/><Relationship Id="rId53" Type="http://schemas.microsoft.com/office/2007/relationships/diagramDrawing" Target="diagrams/drawing3.xml"/><Relationship Id="rId58" Type="http://schemas.microsoft.com/office/2007/relationships/diagramDrawing" Target="diagrams/drawing4.xml"/><Relationship Id="rId66" Type="http://schemas.openxmlformats.org/officeDocument/2006/relationships/image" Target="media/image34.png"/><Relationship Id="rId74" Type="http://schemas.openxmlformats.org/officeDocument/2006/relationships/hyperlink" Target="https://content.learntoday.info/Learn/course_files/help/discussion.html" TargetMode="External"/><Relationship Id="rId79" Type="http://schemas.openxmlformats.org/officeDocument/2006/relationships/hyperlink" Target="https://content.learntoday.info/course_files/provide_overviews.htm"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diagramData" Target="diagrams/data2.xml"/><Relationship Id="rId52" Type="http://schemas.openxmlformats.org/officeDocument/2006/relationships/diagramColors" Target="diagrams/colors3.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content.learntoday.info/Learn/course_files/help/dropbox.html" TargetMode="External"/><Relationship Id="rId78" Type="http://schemas.openxmlformats.org/officeDocument/2006/relationships/hyperlink" Target="https://content.learntoday.info/Learn/course_files/help/discussion.html" TargetMode="Externa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07/relationships/diagramDrawing" Target="diagrams/drawing1.xml"/><Relationship Id="rId48" Type="http://schemas.microsoft.com/office/2007/relationships/diagramDrawing" Target="diagrams/drawing2.xml"/><Relationship Id="rId56" Type="http://schemas.openxmlformats.org/officeDocument/2006/relationships/diagramQuickStyle" Target="diagrams/quickStyle4.xm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content.learntoday.info/Learn/course_files/help/dropbox.html" TargetMode="External"/><Relationship Id="rId8" Type="http://schemas.openxmlformats.org/officeDocument/2006/relationships/comments" Target="comments.xml"/><Relationship Id="rId51" Type="http://schemas.openxmlformats.org/officeDocument/2006/relationships/diagramQuickStyle" Target="diagrams/quickStyle3.xml"/><Relationship Id="rId72" Type="http://schemas.openxmlformats.org/officeDocument/2006/relationships/hyperlink" Target="https://content.learntoday.info/Learn/course_files/help/discussion.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ontent.learntoday.info/Learn/course_files/help/discussion.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diagramQuickStyle" Target="diagrams/quickStyle2.xml"/><Relationship Id="rId59" Type="http://schemas.openxmlformats.org/officeDocument/2006/relationships/hyperlink" Target="https://content.learntoday.info/Learn/course_files/help/dropbox.html" TargetMode="External"/><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diagramQuickStyle" Target="diagrams/quickStyle1.xml"/><Relationship Id="rId54" Type="http://schemas.openxmlformats.org/officeDocument/2006/relationships/diagramData" Target="diagrams/data4.xml"/><Relationship Id="rId62" Type="http://schemas.openxmlformats.org/officeDocument/2006/relationships/image" Target="media/image30.png"/><Relationship Id="rId70" Type="http://schemas.openxmlformats.org/officeDocument/2006/relationships/hyperlink" Target="https://content.learntoday.info/Learn/course_files/help/dropbox.html" TargetMode="External"/><Relationship Id="rId75" Type="http://schemas.openxmlformats.org/officeDocument/2006/relationships/hyperlink" Target="https://content.learntoday.info/Learn/course_files/help/dropbo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diagramData" Target="diagrams/data3.xml"/><Relationship Id="rId57" Type="http://schemas.openxmlformats.org/officeDocument/2006/relationships/diagramColors" Target="diagrams/colors4.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2F3676-C02F-4E9F-A7B1-A2343934B063}" type="doc">
      <dgm:prSet loTypeId="urn:microsoft.com/office/officeart/2005/8/layout/cycle5" loCatId="cycle" qsTypeId="urn:microsoft.com/office/officeart/2005/8/quickstyle/simple1" qsCatId="simple" csTypeId="urn:microsoft.com/office/officeart/2005/8/colors/colorful4" csCatId="colorful" phldr="1"/>
      <dgm:spPr/>
      <dgm:t>
        <a:bodyPr/>
        <a:lstStyle/>
        <a:p>
          <a:endParaRPr lang="en-US"/>
        </a:p>
      </dgm:t>
    </dgm:pt>
    <dgm:pt modelId="{D4DE92B3-2DB6-4029-A3C5-E01556F477B1}">
      <dgm:prSet phldrT="[Text]" custT="1"/>
      <dgm:spPr/>
      <dgm:t>
        <a:bodyPr/>
        <a:lstStyle/>
        <a:p>
          <a:r>
            <a:rPr lang="en-US" sz="900"/>
            <a:t>Conceptualization</a:t>
          </a:r>
        </a:p>
      </dgm:t>
    </dgm:pt>
    <dgm:pt modelId="{6BC7DBC3-B1E6-4A02-AA46-A21A79527863}" type="parTrans" cxnId="{9BAD062C-12B5-402B-A637-9966B20CB623}">
      <dgm:prSet/>
      <dgm:spPr/>
      <dgm:t>
        <a:bodyPr/>
        <a:lstStyle/>
        <a:p>
          <a:endParaRPr lang="en-US" sz="2400"/>
        </a:p>
      </dgm:t>
    </dgm:pt>
    <dgm:pt modelId="{F84A03CA-82A6-4778-8C45-A65FA151145E}" type="sibTrans" cxnId="{9BAD062C-12B5-402B-A637-9966B20CB623}">
      <dgm:prSet/>
      <dgm:spPr/>
      <dgm:t>
        <a:bodyPr/>
        <a:lstStyle/>
        <a:p>
          <a:endParaRPr lang="en-US" sz="2400"/>
        </a:p>
      </dgm:t>
    </dgm:pt>
    <dgm:pt modelId="{9C5CC8D8-0644-409D-8E16-8E43C3AAA1AD}">
      <dgm:prSet phldrT="[Text]" custT="1"/>
      <dgm:spPr/>
      <dgm:t>
        <a:bodyPr/>
        <a:lstStyle/>
        <a:p>
          <a:r>
            <a:rPr lang="en-US" sz="900"/>
            <a:t>Analysis</a:t>
          </a:r>
        </a:p>
      </dgm:t>
    </dgm:pt>
    <dgm:pt modelId="{17E78C64-1DD8-488C-A5BD-D208F5FCE890}" type="parTrans" cxnId="{3ACA6702-985B-4A3E-A219-197CADD73E77}">
      <dgm:prSet/>
      <dgm:spPr/>
      <dgm:t>
        <a:bodyPr/>
        <a:lstStyle/>
        <a:p>
          <a:endParaRPr lang="en-US" sz="2400"/>
        </a:p>
      </dgm:t>
    </dgm:pt>
    <dgm:pt modelId="{FCB4DB4C-86D0-4418-B650-AB7C2271EDE1}" type="sibTrans" cxnId="{3ACA6702-985B-4A3E-A219-197CADD73E77}">
      <dgm:prSet/>
      <dgm:spPr/>
      <dgm:t>
        <a:bodyPr/>
        <a:lstStyle/>
        <a:p>
          <a:endParaRPr lang="en-US" sz="2400"/>
        </a:p>
      </dgm:t>
    </dgm:pt>
    <dgm:pt modelId="{B9C65CAE-8C30-4BF8-8585-88D395DAE52B}">
      <dgm:prSet phldrT="[Text]" custT="1"/>
      <dgm:spPr/>
      <dgm:t>
        <a:bodyPr/>
        <a:lstStyle/>
        <a:p>
          <a:r>
            <a:rPr lang="en-US" sz="1800"/>
            <a:t>Design</a:t>
          </a:r>
          <a:endParaRPr lang="en-US" sz="900"/>
        </a:p>
      </dgm:t>
    </dgm:pt>
    <dgm:pt modelId="{596E7683-2202-42D9-91B0-0192776DFB79}" type="parTrans" cxnId="{F85BD507-12F2-49CE-8EA1-BE45166D4880}">
      <dgm:prSet/>
      <dgm:spPr/>
      <dgm:t>
        <a:bodyPr/>
        <a:lstStyle/>
        <a:p>
          <a:endParaRPr lang="en-US" sz="2400"/>
        </a:p>
      </dgm:t>
    </dgm:pt>
    <dgm:pt modelId="{29942648-F27C-4BC1-884E-81B704638429}" type="sibTrans" cxnId="{F85BD507-12F2-49CE-8EA1-BE45166D4880}">
      <dgm:prSet/>
      <dgm:spPr/>
      <dgm:t>
        <a:bodyPr/>
        <a:lstStyle/>
        <a:p>
          <a:endParaRPr lang="en-US" sz="2400"/>
        </a:p>
      </dgm:t>
    </dgm:pt>
    <dgm:pt modelId="{A103D9FE-85C7-40A1-9BE4-9D598A90616E}">
      <dgm:prSet phldrT="[Text]" custT="1"/>
      <dgm:spPr/>
      <dgm:t>
        <a:bodyPr/>
        <a:lstStyle/>
        <a:p>
          <a:r>
            <a:rPr lang="en-US" sz="900"/>
            <a:t>Production</a:t>
          </a:r>
        </a:p>
      </dgm:t>
    </dgm:pt>
    <dgm:pt modelId="{F7D645B9-8E71-466A-847C-D73B76484BCC}" type="parTrans" cxnId="{88D3FD28-7D28-4C28-A167-876C0A328846}">
      <dgm:prSet/>
      <dgm:spPr/>
      <dgm:t>
        <a:bodyPr/>
        <a:lstStyle/>
        <a:p>
          <a:endParaRPr lang="en-US" sz="2400"/>
        </a:p>
      </dgm:t>
    </dgm:pt>
    <dgm:pt modelId="{77CFFD30-08F4-4D96-BEFB-904917447682}" type="sibTrans" cxnId="{88D3FD28-7D28-4C28-A167-876C0A328846}">
      <dgm:prSet/>
      <dgm:spPr/>
      <dgm:t>
        <a:bodyPr/>
        <a:lstStyle/>
        <a:p>
          <a:endParaRPr lang="en-US" sz="2400"/>
        </a:p>
      </dgm:t>
    </dgm:pt>
    <dgm:pt modelId="{2532272A-A3F8-4E0C-B963-EBB43F7697A9}">
      <dgm:prSet phldrT="[Text]" custT="1"/>
      <dgm:spPr/>
      <dgm:t>
        <a:bodyPr/>
        <a:lstStyle/>
        <a:p>
          <a:r>
            <a:rPr lang="en-US" sz="900"/>
            <a:t>Testing</a:t>
          </a:r>
        </a:p>
      </dgm:t>
    </dgm:pt>
    <dgm:pt modelId="{E29C3DED-ED14-4C04-BEA1-0CBB5A9D46C0}" type="parTrans" cxnId="{C4C5D033-C71D-4E05-B609-EE1116EA2427}">
      <dgm:prSet/>
      <dgm:spPr/>
      <dgm:t>
        <a:bodyPr/>
        <a:lstStyle/>
        <a:p>
          <a:endParaRPr lang="en-US" sz="2400"/>
        </a:p>
      </dgm:t>
    </dgm:pt>
    <dgm:pt modelId="{4F264F19-6AC8-443E-B8D7-51AD1D12EC15}" type="sibTrans" cxnId="{C4C5D033-C71D-4E05-B609-EE1116EA2427}">
      <dgm:prSet/>
      <dgm:spPr/>
      <dgm:t>
        <a:bodyPr/>
        <a:lstStyle/>
        <a:p>
          <a:endParaRPr lang="en-US" sz="2400"/>
        </a:p>
      </dgm:t>
    </dgm:pt>
    <dgm:pt modelId="{DA1918A5-DB79-484E-BD03-F133BDE7F868}">
      <dgm:prSet phldrT="[Text]" custT="1"/>
      <dgm:spPr/>
      <dgm:t>
        <a:bodyPr/>
        <a:lstStyle/>
        <a:p>
          <a:r>
            <a:rPr lang="en-US" sz="900"/>
            <a:t>Launch</a:t>
          </a:r>
        </a:p>
      </dgm:t>
    </dgm:pt>
    <dgm:pt modelId="{F3EF54CC-C7D9-4DDA-B150-29F3A3E3A368}" type="parTrans" cxnId="{64C03E29-EB21-4887-9C39-DF9B0D21B718}">
      <dgm:prSet/>
      <dgm:spPr/>
      <dgm:t>
        <a:bodyPr/>
        <a:lstStyle/>
        <a:p>
          <a:endParaRPr lang="en-US" sz="2400"/>
        </a:p>
      </dgm:t>
    </dgm:pt>
    <dgm:pt modelId="{D93E27DC-C606-462F-AECB-4583DFEC7E79}" type="sibTrans" cxnId="{64C03E29-EB21-4887-9C39-DF9B0D21B718}">
      <dgm:prSet/>
      <dgm:spPr/>
      <dgm:t>
        <a:bodyPr/>
        <a:lstStyle/>
        <a:p>
          <a:endParaRPr lang="en-US" sz="2400"/>
        </a:p>
      </dgm:t>
    </dgm:pt>
    <dgm:pt modelId="{928BD669-E8FE-457B-9DD0-09FB184B5C12}">
      <dgm:prSet phldrT="[Text]" custT="1"/>
      <dgm:spPr/>
      <dgm:t>
        <a:bodyPr/>
        <a:lstStyle/>
        <a:p>
          <a:r>
            <a:rPr lang="en-US" sz="900"/>
            <a:t>Maintenance</a:t>
          </a:r>
        </a:p>
      </dgm:t>
    </dgm:pt>
    <dgm:pt modelId="{94BF9E30-0446-4C7F-87F5-382EF161EA7C}" type="parTrans" cxnId="{95548FAD-5906-46FF-BEC1-A62AE0CB8C2C}">
      <dgm:prSet/>
      <dgm:spPr/>
      <dgm:t>
        <a:bodyPr/>
        <a:lstStyle/>
        <a:p>
          <a:endParaRPr lang="en-US" sz="2400"/>
        </a:p>
      </dgm:t>
    </dgm:pt>
    <dgm:pt modelId="{5DF5B8D8-2C69-4D48-9CD9-7ECF37685857}" type="sibTrans" cxnId="{95548FAD-5906-46FF-BEC1-A62AE0CB8C2C}">
      <dgm:prSet/>
      <dgm:spPr/>
      <dgm:t>
        <a:bodyPr/>
        <a:lstStyle/>
        <a:p>
          <a:endParaRPr lang="en-US" sz="2400"/>
        </a:p>
      </dgm:t>
    </dgm:pt>
    <dgm:pt modelId="{79D76612-98FE-4581-A64A-FFED53E52052}">
      <dgm:prSet phldrT="[Text]" custT="1"/>
      <dgm:spPr/>
      <dgm:t>
        <a:bodyPr/>
        <a:lstStyle/>
        <a:p>
          <a:r>
            <a:rPr lang="en-US" sz="900"/>
            <a:t>Evaluation</a:t>
          </a:r>
        </a:p>
      </dgm:t>
    </dgm:pt>
    <dgm:pt modelId="{A0A79CF5-2B73-4B70-B616-BF68440E6E34}" type="parTrans" cxnId="{96EF009C-F904-4CF8-9F86-3A36414ADB13}">
      <dgm:prSet/>
      <dgm:spPr/>
      <dgm:t>
        <a:bodyPr/>
        <a:lstStyle/>
        <a:p>
          <a:endParaRPr lang="en-US" sz="2400"/>
        </a:p>
      </dgm:t>
    </dgm:pt>
    <dgm:pt modelId="{6F09ED99-8AD9-4BB3-8BC1-05F3ACA3E654}" type="sibTrans" cxnId="{96EF009C-F904-4CF8-9F86-3A36414ADB13}">
      <dgm:prSet/>
      <dgm:spPr/>
      <dgm:t>
        <a:bodyPr/>
        <a:lstStyle/>
        <a:p>
          <a:endParaRPr lang="en-US" sz="2400"/>
        </a:p>
      </dgm:t>
    </dgm:pt>
    <dgm:pt modelId="{34F5E8EE-BE13-489E-9C25-21621B46C299}" type="pres">
      <dgm:prSet presAssocID="{462F3676-C02F-4E9F-A7B1-A2343934B063}" presName="cycle" presStyleCnt="0">
        <dgm:presLayoutVars>
          <dgm:dir/>
          <dgm:resizeHandles val="exact"/>
        </dgm:presLayoutVars>
      </dgm:prSet>
      <dgm:spPr/>
    </dgm:pt>
    <dgm:pt modelId="{A378AB96-BA17-4BD9-B524-65BF8367CA71}" type="pres">
      <dgm:prSet presAssocID="{D4DE92B3-2DB6-4029-A3C5-E01556F477B1}" presName="node" presStyleLbl="node1" presStyleIdx="0" presStyleCnt="8" custScaleX="142041" custScaleY="115633">
        <dgm:presLayoutVars>
          <dgm:bulletEnabled val="1"/>
        </dgm:presLayoutVars>
      </dgm:prSet>
      <dgm:spPr/>
    </dgm:pt>
    <dgm:pt modelId="{9D90456C-9279-4E79-8940-631F00802371}" type="pres">
      <dgm:prSet presAssocID="{D4DE92B3-2DB6-4029-A3C5-E01556F477B1}" presName="spNode" presStyleCnt="0"/>
      <dgm:spPr/>
    </dgm:pt>
    <dgm:pt modelId="{B065CFB2-F8B5-4DCE-91D3-10533D332A0B}" type="pres">
      <dgm:prSet presAssocID="{F84A03CA-82A6-4778-8C45-A65FA151145E}" presName="sibTrans" presStyleLbl="sibTrans1D1" presStyleIdx="0" presStyleCnt="8"/>
      <dgm:spPr/>
    </dgm:pt>
    <dgm:pt modelId="{541F374D-49B2-46BC-8C3C-F5FBE35C3AF6}" type="pres">
      <dgm:prSet presAssocID="{9C5CC8D8-0644-409D-8E16-8E43C3AAA1AD}" presName="node" presStyleLbl="node1" presStyleIdx="1" presStyleCnt="8">
        <dgm:presLayoutVars>
          <dgm:bulletEnabled val="1"/>
        </dgm:presLayoutVars>
      </dgm:prSet>
      <dgm:spPr/>
    </dgm:pt>
    <dgm:pt modelId="{9CE4611E-DAB3-4E90-B8FA-7F6431C6DFB1}" type="pres">
      <dgm:prSet presAssocID="{9C5CC8D8-0644-409D-8E16-8E43C3AAA1AD}" presName="spNode" presStyleCnt="0"/>
      <dgm:spPr/>
    </dgm:pt>
    <dgm:pt modelId="{E6A46EFA-8A25-4147-8A50-0EDB19243736}" type="pres">
      <dgm:prSet presAssocID="{FCB4DB4C-86D0-4418-B650-AB7C2271EDE1}" presName="sibTrans" presStyleLbl="sibTrans1D1" presStyleIdx="1" presStyleCnt="8"/>
      <dgm:spPr/>
    </dgm:pt>
    <dgm:pt modelId="{E826E85E-81E5-431A-A3D3-34DE7AD3CFB5}" type="pres">
      <dgm:prSet presAssocID="{B9C65CAE-8C30-4BF8-8585-88D395DAE52B}" presName="node" presStyleLbl="node1" presStyleIdx="2" presStyleCnt="8" custScaleX="191207" custScaleY="170493">
        <dgm:presLayoutVars>
          <dgm:bulletEnabled val="1"/>
        </dgm:presLayoutVars>
      </dgm:prSet>
      <dgm:spPr/>
    </dgm:pt>
    <dgm:pt modelId="{FC4CB16E-0D28-4009-8F23-0B83A011690E}" type="pres">
      <dgm:prSet presAssocID="{B9C65CAE-8C30-4BF8-8585-88D395DAE52B}" presName="spNode" presStyleCnt="0"/>
      <dgm:spPr/>
    </dgm:pt>
    <dgm:pt modelId="{9CE16F2F-20DE-4FF2-913F-506D92AB88FA}" type="pres">
      <dgm:prSet presAssocID="{29942648-F27C-4BC1-884E-81B704638429}" presName="sibTrans" presStyleLbl="sibTrans1D1" presStyleIdx="2" presStyleCnt="8"/>
      <dgm:spPr/>
    </dgm:pt>
    <dgm:pt modelId="{5927621C-93B5-4D33-A152-E0170227E8A4}" type="pres">
      <dgm:prSet presAssocID="{A103D9FE-85C7-40A1-9BE4-9D598A90616E}" presName="node" presStyleLbl="node1" presStyleIdx="3" presStyleCnt="8">
        <dgm:presLayoutVars>
          <dgm:bulletEnabled val="1"/>
        </dgm:presLayoutVars>
      </dgm:prSet>
      <dgm:spPr/>
    </dgm:pt>
    <dgm:pt modelId="{3320102D-97BB-4089-8B69-C99FA0CD5D74}" type="pres">
      <dgm:prSet presAssocID="{A103D9FE-85C7-40A1-9BE4-9D598A90616E}" presName="spNode" presStyleCnt="0"/>
      <dgm:spPr/>
    </dgm:pt>
    <dgm:pt modelId="{FB27DF96-6020-436E-A7C7-39D30B14499B}" type="pres">
      <dgm:prSet presAssocID="{77CFFD30-08F4-4D96-BEFB-904917447682}" presName="sibTrans" presStyleLbl="sibTrans1D1" presStyleIdx="3" presStyleCnt="8"/>
      <dgm:spPr/>
    </dgm:pt>
    <dgm:pt modelId="{7DA69D5D-FBA7-4874-8082-500F303E2B10}" type="pres">
      <dgm:prSet presAssocID="{2532272A-A3F8-4E0C-B963-EBB43F7697A9}" presName="node" presStyleLbl="node1" presStyleIdx="4" presStyleCnt="8">
        <dgm:presLayoutVars>
          <dgm:bulletEnabled val="1"/>
        </dgm:presLayoutVars>
      </dgm:prSet>
      <dgm:spPr/>
    </dgm:pt>
    <dgm:pt modelId="{F914100D-53BA-43A0-B124-4156CC700DAA}" type="pres">
      <dgm:prSet presAssocID="{2532272A-A3F8-4E0C-B963-EBB43F7697A9}" presName="spNode" presStyleCnt="0"/>
      <dgm:spPr/>
    </dgm:pt>
    <dgm:pt modelId="{D80AE672-6F66-4E06-94F7-ECF5B696FA66}" type="pres">
      <dgm:prSet presAssocID="{4F264F19-6AC8-443E-B8D7-51AD1D12EC15}" presName="sibTrans" presStyleLbl="sibTrans1D1" presStyleIdx="4" presStyleCnt="8"/>
      <dgm:spPr/>
    </dgm:pt>
    <dgm:pt modelId="{72A7D4BA-9CC0-4934-B258-70C6F6D3C0D3}" type="pres">
      <dgm:prSet presAssocID="{DA1918A5-DB79-484E-BD03-F133BDE7F868}" presName="node" presStyleLbl="node1" presStyleIdx="5" presStyleCnt="8">
        <dgm:presLayoutVars>
          <dgm:bulletEnabled val="1"/>
        </dgm:presLayoutVars>
      </dgm:prSet>
      <dgm:spPr/>
    </dgm:pt>
    <dgm:pt modelId="{0200B2AC-D15F-43C5-8ED6-15E08BB56CC1}" type="pres">
      <dgm:prSet presAssocID="{DA1918A5-DB79-484E-BD03-F133BDE7F868}" presName="spNode" presStyleCnt="0"/>
      <dgm:spPr/>
    </dgm:pt>
    <dgm:pt modelId="{14D49920-91D9-4F36-B467-4D4BB7405F9E}" type="pres">
      <dgm:prSet presAssocID="{D93E27DC-C606-462F-AECB-4583DFEC7E79}" presName="sibTrans" presStyleLbl="sibTrans1D1" presStyleIdx="5" presStyleCnt="8"/>
      <dgm:spPr/>
    </dgm:pt>
    <dgm:pt modelId="{EEA7189F-DD30-44FC-8757-663C4C7EED4A}" type="pres">
      <dgm:prSet presAssocID="{928BD669-E8FE-457B-9DD0-09FB184B5C12}" presName="node" presStyleLbl="node1" presStyleIdx="6" presStyleCnt="8">
        <dgm:presLayoutVars>
          <dgm:bulletEnabled val="1"/>
        </dgm:presLayoutVars>
      </dgm:prSet>
      <dgm:spPr/>
    </dgm:pt>
    <dgm:pt modelId="{AC12C3C7-6B9B-4FB1-889A-2F7A0CCFC31F}" type="pres">
      <dgm:prSet presAssocID="{928BD669-E8FE-457B-9DD0-09FB184B5C12}" presName="spNode" presStyleCnt="0"/>
      <dgm:spPr/>
    </dgm:pt>
    <dgm:pt modelId="{F898B375-B4C8-4FB0-818F-E6BAF388E692}" type="pres">
      <dgm:prSet presAssocID="{5DF5B8D8-2C69-4D48-9CD9-7ECF37685857}" presName="sibTrans" presStyleLbl="sibTrans1D1" presStyleIdx="6" presStyleCnt="8"/>
      <dgm:spPr/>
    </dgm:pt>
    <dgm:pt modelId="{2B58958F-116C-492D-A2BF-0107DC776ABE}" type="pres">
      <dgm:prSet presAssocID="{79D76612-98FE-4581-A64A-FFED53E52052}" presName="node" presStyleLbl="node1" presStyleIdx="7" presStyleCnt="8">
        <dgm:presLayoutVars>
          <dgm:bulletEnabled val="1"/>
        </dgm:presLayoutVars>
      </dgm:prSet>
      <dgm:spPr/>
    </dgm:pt>
    <dgm:pt modelId="{25C9AFC3-28EA-4BF3-B472-DA3A7BCB8C8E}" type="pres">
      <dgm:prSet presAssocID="{79D76612-98FE-4581-A64A-FFED53E52052}" presName="spNode" presStyleCnt="0"/>
      <dgm:spPr/>
    </dgm:pt>
    <dgm:pt modelId="{AC1AA6E2-985F-4877-9832-5781D97C7866}" type="pres">
      <dgm:prSet presAssocID="{6F09ED99-8AD9-4BB3-8BC1-05F3ACA3E654}" presName="sibTrans" presStyleLbl="sibTrans1D1" presStyleIdx="7" presStyleCnt="8"/>
      <dgm:spPr/>
    </dgm:pt>
  </dgm:ptLst>
  <dgm:cxnLst>
    <dgm:cxn modelId="{9DB03F9C-887E-4A3E-9BF4-FA41017FDD9A}" type="presOf" srcId="{DA1918A5-DB79-484E-BD03-F133BDE7F868}" destId="{72A7D4BA-9CC0-4934-B258-70C6F6D3C0D3}" srcOrd="0" destOrd="0" presId="urn:microsoft.com/office/officeart/2005/8/layout/cycle5"/>
    <dgm:cxn modelId="{8FBBB419-1BAD-4796-86A5-07E7510E0902}" type="presOf" srcId="{D4DE92B3-2DB6-4029-A3C5-E01556F477B1}" destId="{A378AB96-BA17-4BD9-B524-65BF8367CA71}" srcOrd="0" destOrd="0" presId="urn:microsoft.com/office/officeart/2005/8/layout/cycle5"/>
    <dgm:cxn modelId="{D65E18C5-D1D1-43CB-AD7B-C8AC613F96A1}" type="presOf" srcId="{F84A03CA-82A6-4778-8C45-A65FA151145E}" destId="{B065CFB2-F8B5-4DCE-91D3-10533D332A0B}" srcOrd="0" destOrd="0" presId="urn:microsoft.com/office/officeart/2005/8/layout/cycle5"/>
    <dgm:cxn modelId="{C4C5D033-C71D-4E05-B609-EE1116EA2427}" srcId="{462F3676-C02F-4E9F-A7B1-A2343934B063}" destId="{2532272A-A3F8-4E0C-B963-EBB43F7697A9}" srcOrd="4" destOrd="0" parTransId="{E29C3DED-ED14-4C04-BEA1-0CBB5A9D46C0}" sibTransId="{4F264F19-6AC8-443E-B8D7-51AD1D12EC15}"/>
    <dgm:cxn modelId="{BA707FB7-7F22-4EDF-8324-BF00AE8795AC}" type="presOf" srcId="{5DF5B8D8-2C69-4D48-9CD9-7ECF37685857}" destId="{F898B375-B4C8-4FB0-818F-E6BAF388E692}" srcOrd="0" destOrd="0" presId="urn:microsoft.com/office/officeart/2005/8/layout/cycle5"/>
    <dgm:cxn modelId="{A0CEF20E-08C2-4461-9EDE-1DE208364559}" type="presOf" srcId="{2532272A-A3F8-4E0C-B963-EBB43F7697A9}" destId="{7DA69D5D-FBA7-4874-8082-500F303E2B10}" srcOrd="0" destOrd="0" presId="urn:microsoft.com/office/officeart/2005/8/layout/cycle5"/>
    <dgm:cxn modelId="{9BAD062C-12B5-402B-A637-9966B20CB623}" srcId="{462F3676-C02F-4E9F-A7B1-A2343934B063}" destId="{D4DE92B3-2DB6-4029-A3C5-E01556F477B1}" srcOrd="0" destOrd="0" parTransId="{6BC7DBC3-B1E6-4A02-AA46-A21A79527863}" sibTransId="{F84A03CA-82A6-4778-8C45-A65FA151145E}"/>
    <dgm:cxn modelId="{6824BA92-5794-4F6A-9A72-332D1C6279C4}" type="presOf" srcId="{FCB4DB4C-86D0-4418-B650-AB7C2271EDE1}" destId="{E6A46EFA-8A25-4147-8A50-0EDB19243736}" srcOrd="0" destOrd="0" presId="urn:microsoft.com/office/officeart/2005/8/layout/cycle5"/>
    <dgm:cxn modelId="{E8819C7C-10BE-472E-A65E-62ABD0E6E43F}" type="presOf" srcId="{462F3676-C02F-4E9F-A7B1-A2343934B063}" destId="{34F5E8EE-BE13-489E-9C25-21621B46C299}" srcOrd="0" destOrd="0" presId="urn:microsoft.com/office/officeart/2005/8/layout/cycle5"/>
    <dgm:cxn modelId="{5E61973D-35D8-4AD4-8ADB-B74EDD684D4A}" type="presOf" srcId="{77CFFD30-08F4-4D96-BEFB-904917447682}" destId="{FB27DF96-6020-436E-A7C7-39D30B14499B}" srcOrd="0" destOrd="0" presId="urn:microsoft.com/office/officeart/2005/8/layout/cycle5"/>
    <dgm:cxn modelId="{95548FAD-5906-46FF-BEC1-A62AE0CB8C2C}" srcId="{462F3676-C02F-4E9F-A7B1-A2343934B063}" destId="{928BD669-E8FE-457B-9DD0-09FB184B5C12}" srcOrd="6" destOrd="0" parTransId="{94BF9E30-0446-4C7F-87F5-382EF161EA7C}" sibTransId="{5DF5B8D8-2C69-4D48-9CD9-7ECF37685857}"/>
    <dgm:cxn modelId="{3ACA6702-985B-4A3E-A219-197CADD73E77}" srcId="{462F3676-C02F-4E9F-A7B1-A2343934B063}" destId="{9C5CC8D8-0644-409D-8E16-8E43C3AAA1AD}" srcOrd="1" destOrd="0" parTransId="{17E78C64-1DD8-488C-A5BD-D208F5FCE890}" sibTransId="{FCB4DB4C-86D0-4418-B650-AB7C2271EDE1}"/>
    <dgm:cxn modelId="{F3800828-F341-4486-9611-663760D0FAAC}" type="presOf" srcId="{928BD669-E8FE-457B-9DD0-09FB184B5C12}" destId="{EEA7189F-DD30-44FC-8757-663C4C7EED4A}" srcOrd="0" destOrd="0" presId="urn:microsoft.com/office/officeart/2005/8/layout/cycle5"/>
    <dgm:cxn modelId="{84AD00E4-3426-4B3A-AF40-6B9BCE9CF3BD}" type="presOf" srcId="{29942648-F27C-4BC1-884E-81B704638429}" destId="{9CE16F2F-20DE-4FF2-913F-506D92AB88FA}" srcOrd="0" destOrd="0" presId="urn:microsoft.com/office/officeart/2005/8/layout/cycle5"/>
    <dgm:cxn modelId="{9F1B5968-5626-45D9-8240-9E1E0761C87B}" type="presOf" srcId="{4F264F19-6AC8-443E-B8D7-51AD1D12EC15}" destId="{D80AE672-6F66-4E06-94F7-ECF5B696FA66}" srcOrd="0" destOrd="0" presId="urn:microsoft.com/office/officeart/2005/8/layout/cycle5"/>
    <dgm:cxn modelId="{A99E033F-A5CB-47FE-827A-6D2BA7B7A299}" type="presOf" srcId="{B9C65CAE-8C30-4BF8-8585-88D395DAE52B}" destId="{E826E85E-81E5-431A-A3D3-34DE7AD3CFB5}" srcOrd="0" destOrd="0" presId="urn:microsoft.com/office/officeart/2005/8/layout/cycle5"/>
    <dgm:cxn modelId="{7972492D-1AE1-45E3-A3FE-03999FCA8B5E}" type="presOf" srcId="{6F09ED99-8AD9-4BB3-8BC1-05F3ACA3E654}" destId="{AC1AA6E2-985F-4877-9832-5781D97C7866}" srcOrd="0" destOrd="0" presId="urn:microsoft.com/office/officeart/2005/8/layout/cycle5"/>
    <dgm:cxn modelId="{F85BD507-12F2-49CE-8EA1-BE45166D4880}" srcId="{462F3676-C02F-4E9F-A7B1-A2343934B063}" destId="{B9C65CAE-8C30-4BF8-8585-88D395DAE52B}" srcOrd="2" destOrd="0" parTransId="{596E7683-2202-42D9-91B0-0192776DFB79}" sibTransId="{29942648-F27C-4BC1-884E-81B704638429}"/>
    <dgm:cxn modelId="{5DA3A855-4CD5-466F-B2D2-5E7580879741}" type="presOf" srcId="{79D76612-98FE-4581-A64A-FFED53E52052}" destId="{2B58958F-116C-492D-A2BF-0107DC776ABE}" srcOrd="0" destOrd="0" presId="urn:microsoft.com/office/officeart/2005/8/layout/cycle5"/>
    <dgm:cxn modelId="{88D3FD28-7D28-4C28-A167-876C0A328846}" srcId="{462F3676-C02F-4E9F-A7B1-A2343934B063}" destId="{A103D9FE-85C7-40A1-9BE4-9D598A90616E}" srcOrd="3" destOrd="0" parTransId="{F7D645B9-8E71-466A-847C-D73B76484BCC}" sibTransId="{77CFFD30-08F4-4D96-BEFB-904917447682}"/>
    <dgm:cxn modelId="{96EF009C-F904-4CF8-9F86-3A36414ADB13}" srcId="{462F3676-C02F-4E9F-A7B1-A2343934B063}" destId="{79D76612-98FE-4581-A64A-FFED53E52052}" srcOrd="7" destOrd="0" parTransId="{A0A79CF5-2B73-4B70-B616-BF68440E6E34}" sibTransId="{6F09ED99-8AD9-4BB3-8BC1-05F3ACA3E654}"/>
    <dgm:cxn modelId="{7201C29B-7CC3-4799-AB07-BB624A5C4B3A}" type="presOf" srcId="{A103D9FE-85C7-40A1-9BE4-9D598A90616E}" destId="{5927621C-93B5-4D33-A152-E0170227E8A4}" srcOrd="0" destOrd="0" presId="urn:microsoft.com/office/officeart/2005/8/layout/cycle5"/>
    <dgm:cxn modelId="{FD3E5743-AD44-43BF-B808-886D13CB9794}" type="presOf" srcId="{9C5CC8D8-0644-409D-8E16-8E43C3AAA1AD}" destId="{541F374D-49B2-46BC-8C3C-F5FBE35C3AF6}" srcOrd="0" destOrd="0" presId="urn:microsoft.com/office/officeart/2005/8/layout/cycle5"/>
    <dgm:cxn modelId="{64C03E29-EB21-4887-9C39-DF9B0D21B718}" srcId="{462F3676-C02F-4E9F-A7B1-A2343934B063}" destId="{DA1918A5-DB79-484E-BD03-F133BDE7F868}" srcOrd="5" destOrd="0" parTransId="{F3EF54CC-C7D9-4DDA-B150-29F3A3E3A368}" sibTransId="{D93E27DC-C606-462F-AECB-4583DFEC7E79}"/>
    <dgm:cxn modelId="{88734D1A-3A44-4ADC-AA4B-86B2C056B4BD}" type="presOf" srcId="{D93E27DC-C606-462F-AECB-4583DFEC7E79}" destId="{14D49920-91D9-4F36-B467-4D4BB7405F9E}" srcOrd="0" destOrd="0" presId="urn:microsoft.com/office/officeart/2005/8/layout/cycle5"/>
    <dgm:cxn modelId="{8B5751B3-A399-4C5D-81E4-8630AEF94424}" type="presParOf" srcId="{34F5E8EE-BE13-489E-9C25-21621B46C299}" destId="{A378AB96-BA17-4BD9-B524-65BF8367CA71}" srcOrd="0" destOrd="0" presId="urn:microsoft.com/office/officeart/2005/8/layout/cycle5"/>
    <dgm:cxn modelId="{06EF38C6-FC0F-4A98-A125-70B2C5D09425}" type="presParOf" srcId="{34F5E8EE-BE13-489E-9C25-21621B46C299}" destId="{9D90456C-9279-4E79-8940-631F00802371}" srcOrd="1" destOrd="0" presId="urn:microsoft.com/office/officeart/2005/8/layout/cycle5"/>
    <dgm:cxn modelId="{FA470E56-75A1-4299-9E65-C13BBC8DC43B}" type="presParOf" srcId="{34F5E8EE-BE13-489E-9C25-21621B46C299}" destId="{B065CFB2-F8B5-4DCE-91D3-10533D332A0B}" srcOrd="2" destOrd="0" presId="urn:microsoft.com/office/officeart/2005/8/layout/cycle5"/>
    <dgm:cxn modelId="{018FFFE3-E441-418E-8F49-1530CE2DD082}" type="presParOf" srcId="{34F5E8EE-BE13-489E-9C25-21621B46C299}" destId="{541F374D-49B2-46BC-8C3C-F5FBE35C3AF6}" srcOrd="3" destOrd="0" presId="urn:microsoft.com/office/officeart/2005/8/layout/cycle5"/>
    <dgm:cxn modelId="{2499D487-7978-4405-900D-EF4A7CBB8BB4}" type="presParOf" srcId="{34F5E8EE-BE13-489E-9C25-21621B46C299}" destId="{9CE4611E-DAB3-4E90-B8FA-7F6431C6DFB1}" srcOrd="4" destOrd="0" presId="urn:microsoft.com/office/officeart/2005/8/layout/cycle5"/>
    <dgm:cxn modelId="{6B8C7425-55CB-4823-ABB3-2ACE73EA5EF6}" type="presParOf" srcId="{34F5E8EE-BE13-489E-9C25-21621B46C299}" destId="{E6A46EFA-8A25-4147-8A50-0EDB19243736}" srcOrd="5" destOrd="0" presId="urn:microsoft.com/office/officeart/2005/8/layout/cycle5"/>
    <dgm:cxn modelId="{546DE5FF-72B6-43B2-9033-8ACEBA07FA8E}" type="presParOf" srcId="{34F5E8EE-BE13-489E-9C25-21621B46C299}" destId="{E826E85E-81E5-431A-A3D3-34DE7AD3CFB5}" srcOrd="6" destOrd="0" presId="urn:microsoft.com/office/officeart/2005/8/layout/cycle5"/>
    <dgm:cxn modelId="{AC59EAE0-F610-4683-A96C-917E189C655F}" type="presParOf" srcId="{34F5E8EE-BE13-489E-9C25-21621B46C299}" destId="{FC4CB16E-0D28-4009-8F23-0B83A011690E}" srcOrd="7" destOrd="0" presId="urn:microsoft.com/office/officeart/2005/8/layout/cycle5"/>
    <dgm:cxn modelId="{41D64870-FCFB-4086-8936-285A19553D9A}" type="presParOf" srcId="{34F5E8EE-BE13-489E-9C25-21621B46C299}" destId="{9CE16F2F-20DE-4FF2-913F-506D92AB88FA}" srcOrd="8" destOrd="0" presId="urn:microsoft.com/office/officeart/2005/8/layout/cycle5"/>
    <dgm:cxn modelId="{19787A6C-5E04-44C3-AE42-F5609EAED002}" type="presParOf" srcId="{34F5E8EE-BE13-489E-9C25-21621B46C299}" destId="{5927621C-93B5-4D33-A152-E0170227E8A4}" srcOrd="9" destOrd="0" presId="urn:microsoft.com/office/officeart/2005/8/layout/cycle5"/>
    <dgm:cxn modelId="{83B9B767-2281-4CB9-89D3-C0E7B72204E0}" type="presParOf" srcId="{34F5E8EE-BE13-489E-9C25-21621B46C299}" destId="{3320102D-97BB-4089-8B69-C99FA0CD5D74}" srcOrd="10" destOrd="0" presId="urn:microsoft.com/office/officeart/2005/8/layout/cycle5"/>
    <dgm:cxn modelId="{47BE9432-D129-49B4-B1A7-289BC06F3EEE}" type="presParOf" srcId="{34F5E8EE-BE13-489E-9C25-21621B46C299}" destId="{FB27DF96-6020-436E-A7C7-39D30B14499B}" srcOrd="11" destOrd="0" presId="urn:microsoft.com/office/officeart/2005/8/layout/cycle5"/>
    <dgm:cxn modelId="{C65EEE7C-C201-4D61-99A8-0A512711EB09}" type="presParOf" srcId="{34F5E8EE-BE13-489E-9C25-21621B46C299}" destId="{7DA69D5D-FBA7-4874-8082-500F303E2B10}" srcOrd="12" destOrd="0" presId="urn:microsoft.com/office/officeart/2005/8/layout/cycle5"/>
    <dgm:cxn modelId="{07D739C8-21B5-4BA7-882F-CB5615A00C0C}" type="presParOf" srcId="{34F5E8EE-BE13-489E-9C25-21621B46C299}" destId="{F914100D-53BA-43A0-B124-4156CC700DAA}" srcOrd="13" destOrd="0" presId="urn:microsoft.com/office/officeart/2005/8/layout/cycle5"/>
    <dgm:cxn modelId="{1BA6D494-045D-4CC3-A695-BADF132E937F}" type="presParOf" srcId="{34F5E8EE-BE13-489E-9C25-21621B46C299}" destId="{D80AE672-6F66-4E06-94F7-ECF5B696FA66}" srcOrd="14" destOrd="0" presId="urn:microsoft.com/office/officeart/2005/8/layout/cycle5"/>
    <dgm:cxn modelId="{7BD78800-37E9-4C88-9BBF-0E3623979338}" type="presParOf" srcId="{34F5E8EE-BE13-489E-9C25-21621B46C299}" destId="{72A7D4BA-9CC0-4934-B258-70C6F6D3C0D3}" srcOrd="15" destOrd="0" presId="urn:microsoft.com/office/officeart/2005/8/layout/cycle5"/>
    <dgm:cxn modelId="{95A6B165-1BC9-4883-8986-BE8F33F9BA79}" type="presParOf" srcId="{34F5E8EE-BE13-489E-9C25-21621B46C299}" destId="{0200B2AC-D15F-43C5-8ED6-15E08BB56CC1}" srcOrd="16" destOrd="0" presId="urn:microsoft.com/office/officeart/2005/8/layout/cycle5"/>
    <dgm:cxn modelId="{8F760FF9-560B-4417-BD71-D33AB908CC66}" type="presParOf" srcId="{34F5E8EE-BE13-489E-9C25-21621B46C299}" destId="{14D49920-91D9-4F36-B467-4D4BB7405F9E}" srcOrd="17" destOrd="0" presId="urn:microsoft.com/office/officeart/2005/8/layout/cycle5"/>
    <dgm:cxn modelId="{EA7772D9-C105-4BFA-BD84-A97754783433}" type="presParOf" srcId="{34F5E8EE-BE13-489E-9C25-21621B46C299}" destId="{EEA7189F-DD30-44FC-8757-663C4C7EED4A}" srcOrd="18" destOrd="0" presId="urn:microsoft.com/office/officeart/2005/8/layout/cycle5"/>
    <dgm:cxn modelId="{32F407E4-007D-4F38-BE32-49FFE762EC7E}" type="presParOf" srcId="{34F5E8EE-BE13-489E-9C25-21621B46C299}" destId="{AC12C3C7-6B9B-4FB1-889A-2F7A0CCFC31F}" srcOrd="19" destOrd="0" presId="urn:microsoft.com/office/officeart/2005/8/layout/cycle5"/>
    <dgm:cxn modelId="{3B549E45-FBEA-4F29-B2FD-090F88EC7FDE}" type="presParOf" srcId="{34F5E8EE-BE13-489E-9C25-21621B46C299}" destId="{F898B375-B4C8-4FB0-818F-E6BAF388E692}" srcOrd="20" destOrd="0" presId="urn:microsoft.com/office/officeart/2005/8/layout/cycle5"/>
    <dgm:cxn modelId="{FA8F153E-E668-43CF-91A8-F0BA34497CC0}" type="presParOf" srcId="{34F5E8EE-BE13-489E-9C25-21621B46C299}" destId="{2B58958F-116C-492D-A2BF-0107DC776ABE}" srcOrd="21" destOrd="0" presId="urn:microsoft.com/office/officeart/2005/8/layout/cycle5"/>
    <dgm:cxn modelId="{17E0B0AD-0BC1-4B87-A4DB-D9CB52C61ED8}" type="presParOf" srcId="{34F5E8EE-BE13-489E-9C25-21621B46C299}" destId="{25C9AFC3-28EA-4BF3-B472-DA3A7BCB8C8E}" srcOrd="22" destOrd="0" presId="urn:microsoft.com/office/officeart/2005/8/layout/cycle5"/>
    <dgm:cxn modelId="{A2938928-9742-4866-AEC3-6626367E2730}" type="presParOf" srcId="{34F5E8EE-BE13-489E-9C25-21621B46C299}" destId="{AC1AA6E2-985F-4877-9832-5781D97C7866}" srcOrd="23" destOrd="0" presId="urn:microsoft.com/office/officeart/2005/8/layout/cycle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2DBC5A-D0AE-4DB1-9958-45CCE34C66C2}" type="doc">
      <dgm:prSet loTypeId="urn:microsoft.com/office/officeart/2005/8/layout/orgChart1" loCatId="hierarchy" qsTypeId="urn:microsoft.com/office/officeart/2005/8/quickstyle/simple1" qsCatId="simple" csTypeId="urn:microsoft.com/office/officeart/2005/8/colors/accent3_5" csCatId="accent3" phldr="1"/>
      <dgm:spPr/>
      <dgm:t>
        <a:bodyPr/>
        <a:lstStyle/>
        <a:p>
          <a:endParaRPr lang="en-US"/>
        </a:p>
      </dgm:t>
    </dgm:pt>
    <dgm:pt modelId="{D50B60E1-DAD0-4D18-A2BB-B01764BA178F}">
      <dgm:prSet phldrT="[Text]"/>
      <dgm:spPr/>
      <dgm:t>
        <a:bodyPr/>
        <a:lstStyle/>
        <a:p>
          <a:r>
            <a:rPr lang="en-US"/>
            <a:t>Home</a:t>
          </a:r>
        </a:p>
      </dgm:t>
    </dgm:pt>
    <dgm:pt modelId="{0D309A44-5BBE-4FD3-B2B8-F7EC02DD9897}" type="parTrans" cxnId="{B473FE00-DFE9-4968-BC64-7B0AB3EE5704}">
      <dgm:prSet/>
      <dgm:spPr/>
      <dgm:t>
        <a:bodyPr/>
        <a:lstStyle/>
        <a:p>
          <a:endParaRPr lang="en-US"/>
        </a:p>
      </dgm:t>
    </dgm:pt>
    <dgm:pt modelId="{C9657246-5034-404B-80BF-05323B645208}" type="sibTrans" cxnId="{B473FE00-DFE9-4968-BC64-7B0AB3EE5704}">
      <dgm:prSet/>
      <dgm:spPr/>
      <dgm:t>
        <a:bodyPr/>
        <a:lstStyle/>
        <a:p>
          <a:endParaRPr lang="en-US"/>
        </a:p>
      </dgm:t>
    </dgm:pt>
    <dgm:pt modelId="{1DA78F98-53B7-44CF-9EC8-F923185360B5}">
      <dgm:prSet phldrT="[Text]"/>
      <dgm:spPr/>
      <dgm:t>
        <a:bodyPr/>
        <a:lstStyle/>
        <a:p>
          <a:r>
            <a:rPr lang="en-US"/>
            <a:t>About Us</a:t>
          </a:r>
        </a:p>
      </dgm:t>
    </dgm:pt>
    <dgm:pt modelId="{AF4B3B04-8CF7-4610-953F-48A643B70D94}" type="parTrans" cxnId="{022189A1-653E-40C3-9142-5CC32A25D748}">
      <dgm:prSet/>
      <dgm:spPr/>
      <dgm:t>
        <a:bodyPr/>
        <a:lstStyle/>
        <a:p>
          <a:endParaRPr lang="en-US"/>
        </a:p>
      </dgm:t>
    </dgm:pt>
    <dgm:pt modelId="{4ECAC63C-3EA8-48DD-A20D-3CB44465C514}" type="sibTrans" cxnId="{022189A1-653E-40C3-9142-5CC32A25D748}">
      <dgm:prSet/>
      <dgm:spPr/>
      <dgm:t>
        <a:bodyPr/>
        <a:lstStyle/>
        <a:p>
          <a:endParaRPr lang="en-US"/>
        </a:p>
      </dgm:t>
    </dgm:pt>
    <dgm:pt modelId="{69EECD67-477C-4EB7-9E96-97F5F07A5F16}">
      <dgm:prSet phldrT="[Text]"/>
      <dgm:spPr/>
      <dgm:t>
        <a:bodyPr/>
        <a:lstStyle/>
        <a:p>
          <a:r>
            <a:rPr lang="en-US"/>
            <a:t>Products</a:t>
          </a:r>
        </a:p>
      </dgm:t>
    </dgm:pt>
    <dgm:pt modelId="{97184195-1839-4689-B88A-A1363464C913}" type="parTrans" cxnId="{D9041EC9-3E41-41C4-AD7B-DF81CAD5A81B}">
      <dgm:prSet/>
      <dgm:spPr/>
      <dgm:t>
        <a:bodyPr/>
        <a:lstStyle/>
        <a:p>
          <a:endParaRPr lang="en-US"/>
        </a:p>
      </dgm:t>
    </dgm:pt>
    <dgm:pt modelId="{C503C42E-42F5-49F6-9226-36876F1B9882}" type="sibTrans" cxnId="{D9041EC9-3E41-41C4-AD7B-DF81CAD5A81B}">
      <dgm:prSet/>
      <dgm:spPr/>
      <dgm:t>
        <a:bodyPr/>
        <a:lstStyle/>
        <a:p>
          <a:endParaRPr lang="en-US"/>
        </a:p>
      </dgm:t>
    </dgm:pt>
    <dgm:pt modelId="{11A42F68-E51C-4F3C-8D0C-B2EF707D26A3}">
      <dgm:prSet phldrT="[Text]"/>
      <dgm:spPr/>
      <dgm:t>
        <a:bodyPr/>
        <a:lstStyle/>
        <a:p>
          <a:r>
            <a:rPr lang="en-US"/>
            <a:t>Contact Us</a:t>
          </a:r>
        </a:p>
      </dgm:t>
    </dgm:pt>
    <dgm:pt modelId="{FFB298BC-1CAE-46FD-906C-01ACD79A6E92}" type="parTrans" cxnId="{E1905CB0-DA72-48FF-AA82-BF5851CCD480}">
      <dgm:prSet/>
      <dgm:spPr/>
      <dgm:t>
        <a:bodyPr/>
        <a:lstStyle/>
        <a:p>
          <a:endParaRPr lang="en-US"/>
        </a:p>
      </dgm:t>
    </dgm:pt>
    <dgm:pt modelId="{2000A285-7257-47A0-A939-8A3533F8751F}" type="sibTrans" cxnId="{E1905CB0-DA72-48FF-AA82-BF5851CCD480}">
      <dgm:prSet/>
      <dgm:spPr/>
      <dgm:t>
        <a:bodyPr/>
        <a:lstStyle/>
        <a:p>
          <a:endParaRPr lang="en-US"/>
        </a:p>
      </dgm:t>
    </dgm:pt>
    <dgm:pt modelId="{D25C6FE3-4713-469D-958D-6E3438310DCF}">
      <dgm:prSet phldrT="[Text]"/>
      <dgm:spPr/>
      <dgm:t>
        <a:bodyPr/>
        <a:lstStyle/>
        <a:p>
          <a:r>
            <a:rPr lang="en-US"/>
            <a:t>Category 1</a:t>
          </a:r>
        </a:p>
      </dgm:t>
    </dgm:pt>
    <dgm:pt modelId="{EEF30785-C13D-4C7E-AB80-A99BC8D827D9}" type="parTrans" cxnId="{E4BA2CE3-8D85-401D-BF66-6A5D46236861}">
      <dgm:prSet/>
      <dgm:spPr/>
      <dgm:t>
        <a:bodyPr/>
        <a:lstStyle/>
        <a:p>
          <a:endParaRPr lang="en-US"/>
        </a:p>
      </dgm:t>
    </dgm:pt>
    <dgm:pt modelId="{8DD8BF69-AD47-4571-A429-A39D40AC4976}" type="sibTrans" cxnId="{E4BA2CE3-8D85-401D-BF66-6A5D46236861}">
      <dgm:prSet/>
      <dgm:spPr/>
      <dgm:t>
        <a:bodyPr/>
        <a:lstStyle/>
        <a:p>
          <a:endParaRPr lang="en-US"/>
        </a:p>
      </dgm:t>
    </dgm:pt>
    <dgm:pt modelId="{65D65C5E-F292-4CBB-B4E6-DBFF7800F64B}">
      <dgm:prSet phldrT="[Text]"/>
      <dgm:spPr/>
      <dgm:t>
        <a:bodyPr/>
        <a:lstStyle/>
        <a:p>
          <a:r>
            <a:rPr lang="en-US"/>
            <a:t>Category 2</a:t>
          </a:r>
        </a:p>
      </dgm:t>
    </dgm:pt>
    <dgm:pt modelId="{FE6AA905-6769-47E9-A6E8-200E843E94D9}" type="parTrans" cxnId="{61C7E2FC-CE4A-4D84-825B-D6A31CE7E819}">
      <dgm:prSet/>
      <dgm:spPr/>
      <dgm:t>
        <a:bodyPr/>
        <a:lstStyle/>
        <a:p>
          <a:endParaRPr lang="en-US"/>
        </a:p>
      </dgm:t>
    </dgm:pt>
    <dgm:pt modelId="{CBC8E3BF-CC66-44E8-83D0-2FECDC5DF6D8}" type="sibTrans" cxnId="{61C7E2FC-CE4A-4D84-825B-D6A31CE7E819}">
      <dgm:prSet/>
      <dgm:spPr/>
      <dgm:t>
        <a:bodyPr/>
        <a:lstStyle/>
        <a:p>
          <a:endParaRPr lang="en-US"/>
        </a:p>
      </dgm:t>
    </dgm:pt>
    <dgm:pt modelId="{DD2CDDD7-A6DE-4BAC-BCC4-76CC802B6032}" type="pres">
      <dgm:prSet presAssocID="{A22DBC5A-D0AE-4DB1-9958-45CCE34C66C2}" presName="hierChild1" presStyleCnt="0">
        <dgm:presLayoutVars>
          <dgm:orgChart val="1"/>
          <dgm:chPref val="1"/>
          <dgm:dir/>
          <dgm:animOne val="branch"/>
          <dgm:animLvl val="lvl"/>
          <dgm:resizeHandles/>
        </dgm:presLayoutVars>
      </dgm:prSet>
      <dgm:spPr/>
    </dgm:pt>
    <dgm:pt modelId="{FB55CC13-7F82-4C2E-987A-F15A1DC3B9B1}" type="pres">
      <dgm:prSet presAssocID="{D50B60E1-DAD0-4D18-A2BB-B01764BA178F}" presName="hierRoot1" presStyleCnt="0">
        <dgm:presLayoutVars>
          <dgm:hierBranch val="init"/>
        </dgm:presLayoutVars>
      </dgm:prSet>
      <dgm:spPr/>
    </dgm:pt>
    <dgm:pt modelId="{54E76232-1F72-4014-BEF1-683080C664E7}" type="pres">
      <dgm:prSet presAssocID="{D50B60E1-DAD0-4D18-A2BB-B01764BA178F}" presName="rootComposite1" presStyleCnt="0"/>
      <dgm:spPr/>
    </dgm:pt>
    <dgm:pt modelId="{1BF3E8F4-75D1-4BA6-AEBA-14FE247324B6}" type="pres">
      <dgm:prSet presAssocID="{D50B60E1-DAD0-4D18-A2BB-B01764BA178F}" presName="rootText1" presStyleLbl="node0" presStyleIdx="0" presStyleCnt="1">
        <dgm:presLayoutVars>
          <dgm:chPref val="3"/>
        </dgm:presLayoutVars>
      </dgm:prSet>
      <dgm:spPr/>
    </dgm:pt>
    <dgm:pt modelId="{5A9F84D1-F688-4AE2-908B-84325EA040B5}" type="pres">
      <dgm:prSet presAssocID="{D50B60E1-DAD0-4D18-A2BB-B01764BA178F}" presName="rootConnector1" presStyleLbl="node1" presStyleIdx="0" presStyleCnt="0"/>
      <dgm:spPr/>
    </dgm:pt>
    <dgm:pt modelId="{15D81AF7-F146-4A71-810F-C1125AB5FAF6}" type="pres">
      <dgm:prSet presAssocID="{D50B60E1-DAD0-4D18-A2BB-B01764BA178F}" presName="hierChild2" presStyleCnt="0"/>
      <dgm:spPr/>
    </dgm:pt>
    <dgm:pt modelId="{B9048D2C-4EA6-44A3-9B3A-40E63D5AFA59}" type="pres">
      <dgm:prSet presAssocID="{AF4B3B04-8CF7-4610-953F-48A643B70D94}" presName="Name37" presStyleLbl="parChTrans1D2" presStyleIdx="0" presStyleCnt="3"/>
      <dgm:spPr/>
    </dgm:pt>
    <dgm:pt modelId="{2288195B-DB7A-4C16-8F36-629CE363E188}" type="pres">
      <dgm:prSet presAssocID="{1DA78F98-53B7-44CF-9EC8-F923185360B5}" presName="hierRoot2" presStyleCnt="0">
        <dgm:presLayoutVars>
          <dgm:hierBranch val="init"/>
        </dgm:presLayoutVars>
      </dgm:prSet>
      <dgm:spPr/>
    </dgm:pt>
    <dgm:pt modelId="{D91C8BB8-64DB-4895-B5AB-9D4F7D8F2F60}" type="pres">
      <dgm:prSet presAssocID="{1DA78F98-53B7-44CF-9EC8-F923185360B5}" presName="rootComposite" presStyleCnt="0"/>
      <dgm:spPr/>
    </dgm:pt>
    <dgm:pt modelId="{49C0C0FB-8158-4920-9303-3CF7FD17F4D6}" type="pres">
      <dgm:prSet presAssocID="{1DA78F98-53B7-44CF-9EC8-F923185360B5}" presName="rootText" presStyleLbl="node2" presStyleIdx="0" presStyleCnt="3">
        <dgm:presLayoutVars>
          <dgm:chPref val="3"/>
        </dgm:presLayoutVars>
      </dgm:prSet>
      <dgm:spPr/>
    </dgm:pt>
    <dgm:pt modelId="{B9DD28E3-4B6D-4937-A105-2F429D6DDEED}" type="pres">
      <dgm:prSet presAssocID="{1DA78F98-53B7-44CF-9EC8-F923185360B5}" presName="rootConnector" presStyleLbl="node2" presStyleIdx="0" presStyleCnt="3"/>
      <dgm:spPr/>
    </dgm:pt>
    <dgm:pt modelId="{849B689B-D358-4CFD-A5F2-C69E2BA9C00E}" type="pres">
      <dgm:prSet presAssocID="{1DA78F98-53B7-44CF-9EC8-F923185360B5}" presName="hierChild4" presStyleCnt="0"/>
      <dgm:spPr/>
    </dgm:pt>
    <dgm:pt modelId="{AC8AE12D-AEB1-4709-8652-E8964F5BF2C0}" type="pres">
      <dgm:prSet presAssocID="{1DA78F98-53B7-44CF-9EC8-F923185360B5}" presName="hierChild5" presStyleCnt="0"/>
      <dgm:spPr/>
    </dgm:pt>
    <dgm:pt modelId="{5AFA87C6-A9BB-477A-B73A-095432FA7501}" type="pres">
      <dgm:prSet presAssocID="{97184195-1839-4689-B88A-A1363464C913}" presName="Name37" presStyleLbl="parChTrans1D2" presStyleIdx="1" presStyleCnt="3"/>
      <dgm:spPr/>
    </dgm:pt>
    <dgm:pt modelId="{66F41504-6252-402D-89C4-74D09C09AD4E}" type="pres">
      <dgm:prSet presAssocID="{69EECD67-477C-4EB7-9E96-97F5F07A5F16}" presName="hierRoot2" presStyleCnt="0">
        <dgm:presLayoutVars>
          <dgm:hierBranch val="init"/>
        </dgm:presLayoutVars>
      </dgm:prSet>
      <dgm:spPr/>
    </dgm:pt>
    <dgm:pt modelId="{FBFEB842-816B-45D8-A849-7F6416B29D64}" type="pres">
      <dgm:prSet presAssocID="{69EECD67-477C-4EB7-9E96-97F5F07A5F16}" presName="rootComposite" presStyleCnt="0"/>
      <dgm:spPr/>
    </dgm:pt>
    <dgm:pt modelId="{27DAC3CF-7DC1-4ECF-902E-00616FF28ECD}" type="pres">
      <dgm:prSet presAssocID="{69EECD67-477C-4EB7-9E96-97F5F07A5F16}" presName="rootText" presStyleLbl="node2" presStyleIdx="1" presStyleCnt="3">
        <dgm:presLayoutVars>
          <dgm:chPref val="3"/>
        </dgm:presLayoutVars>
      </dgm:prSet>
      <dgm:spPr/>
    </dgm:pt>
    <dgm:pt modelId="{B3E32978-AF85-4956-ACAE-F6C86033ACE7}" type="pres">
      <dgm:prSet presAssocID="{69EECD67-477C-4EB7-9E96-97F5F07A5F16}" presName="rootConnector" presStyleLbl="node2" presStyleIdx="1" presStyleCnt="3"/>
      <dgm:spPr/>
    </dgm:pt>
    <dgm:pt modelId="{A1FB34E7-DCCB-4DDE-8FC3-F92A7E92C6C6}" type="pres">
      <dgm:prSet presAssocID="{69EECD67-477C-4EB7-9E96-97F5F07A5F16}" presName="hierChild4" presStyleCnt="0"/>
      <dgm:spPr/>
    </dgm:pt>
    <dgm:pt modelId="{2AEB7266-3F88-490A-BE86-5011F6DA1EB9}" type="pres">
      <dgm:prSet presAssocID="{EEF30785-C13D-4C7E-AB80-A99BC8D827D9}" presName="Name37" presStyleLbl="parChTrans1D3" presStyleIdx="0" presStyleCnt="2"/>
      <dgm:spPr/>
    </dgm:pt>
    <dgm:pt modelId="{407165A5-34AB-4DC8-B320-6E26C2AB3D19}" type="pres">
      <dgm:prSet presAssocID="{D25C6FE3-4713-469D-958D-6E3438310DCF}" presName="hierRoot2" presStyleCnt="0">
        <dgm:presLayoutVars>
          <dgm:hierBranch val="init"/>
        </dgm:presLayoutVars>
      </dgm:prSet>
      <dgm:spPr/>
    </dgm:pt>
    <dgm:pt modelId="{847A539A-E76D-4B30-AE11-F9C71440FFF8}" type="pres">
      <dgm:prSet presAssocID="{D25C6FE3-4713-469D-958D-6E3438310DCF}" presName="rootComposite" presStyleCnt="0"/>
      <dgm:spPr/>
    </dgm:pt>
    <dgm:pt modelId="{294D5BEF-0920-48C9-8AD0-D4107E9AF27D}" type="pres">
      <dgm:prSet presAssocID="{D25C6FE3-4713-469D-958D-6E3438310DCF}" presName="rootText" presStyleLbl="node3" presStyleIdx="0" presStyleCnt="2">
        <dgm:presLayoutVars>
          <dgm:chPref val="3"/>
        </dgm:presLayoutVars>
      </dgm:prSet>
      <dgm:spPr/>
    </dgm:pt>
    <dgm:pt modelId="{74CEDF19-758E-41AE-A11D-5FEA06D35F6A}" type="pres">
      <dgm:prSet presAssocID="{D25C6FE3-4713-469D-958D-6E3438310DCF}" presName="rootConnector" presStyleLbl="node3" presStyleIdx="0" presStyleCnt="2"/>
      <dgm:spPr/>
    </dgm:pt>
    <dgm:pt modelId="{C650E1BD-67FD-4A9E-846D-FC647DEF6385}" type="pres">
      <dgm:prSet presAssocID="{D25C6FE3-4713-469D-958D-6E3438310DCF}" presName="hierChild4" presStyleCnt="0"/>
      <dgm:spPr/>
    </dgm:pt>
    <dgm:pt modelId="{5A8CDC06-13CF-4387-81C7-84232C3E6D74}" type="pres">
      <dgm:prSet presAssocID="{D25C6FE3-4713-469D-958D-6E3438310DCF}" presName="hierChild5" presStyleCnt="0"/>
      <dgm:spPr/>
    </dgm:pt>
    <dgm:pt modelId="{C96A9282-4D75-434F-9FA7-D7F1EF7C50E0}" type="pres">
      <dgm:prSet presAssocID="{FE6AA905-6769-47E9-A6E8-200E843E94D9}" presName="Name37" presStyleLbl="parChTrans1D3" presStyleIdx="1" presStyleCnt="2"/>
      <dgm:spPr/>
    </dgm:pt>
    <dgm:pt modelId="{77482852-5C1B-409A-AB03-DA8CCB207FE3}" type="pres">
      <dgm:prSet presAssocID="{65D65C5E-F292-4CBB-B4E6-DBFF7800F64B}" presName="hierRoot2" presStyleCnt="0">
        <dgm:presLayoutVars>
          <dgm:hierBranch val="init"/>
        </dgm:presLayoutVars>
      </dgm:prSet>
      <dgm:spPr/>
    </dgm:pt>
    <dgm:pt modelId="{883330BC-C676-4556-92A7-9A5CFB3AE839}" type="pres">
      <dgm:prSet presAssocID="{65D65C5E-F292-4CBB-B4E6-DBFF7800F64B}" presName="rootComposite" presStyleCnt="0"/>
      <dgm:spPr/>
    </dgm:pt>
    <dgm:pt modelId="{DFD1043E-4FBA-43AB-BBC8-043F9517A4F4}" type="pres">
      <dgm:prSet presAssocID="{65D65C5E-F292-4CBB-B4E6-DBFF7800F64B}" presName="rootText" presStyleLbl="node3" presStyleIdx="1" presStyleCnt="2">
        <dgm:presLayoutVars>
          <dgm:chPref val="3"/>
        </dgm:presLayoutVars>
      </dgm:prSet>
      <dgm:spPr/>
    </dgm:pt>
    <dgm:pt modelId="{CDBDC8C7-F971-4CB8-9EB3-4A8888FB77B2}" type="pres">
      <dgm:prSet presAssocID="{65D65C5E-F292-4CBB-B4E6-DBFF7800F64B}" presName="rootConnector" presStyleLbl="node3" presStyleIdx="1" presStyleCnt="2"/>
      <dgm:spPr/>
    </dgm:pt>
    <dgm:pt modelId="{535F8081-2DA4-44BC-847E-380C2A9E6427}" type="pres">
      <dgm:prSet presAssocID="{65D65C5E-F292-4CBB-B4E6-DBFF7800F64B}" presName="hierChild4" presStyleCnt="0"/>
      <dgm:spPr/>
    </dgm:pt>
    <dgm:pt modelId="{1F4A4938-9F18-4B1C-B014-FE43BC8320FB}" type="pres">
      <dgm:prSet presAssocID="{65D65C5E-F292-4CBB-B4E6-DBFF7800F64B}" presName="hierChild5" presStyleCnt="0"/>
      <dgm:spPr/>
    </dgm:pt>
    <dgm:pt modelId="{66C046DD-9FE6-4D5F-8B85-372255C4EB6D}" type="pres">
      <dgm:prSet presAssocID="{69EECD67-477C-4EB7-9E96-97F5F07A5F16}" presName="hierChild5" presStyleCnt="0"/>
      <dgm:spPr/>
    </dgm:pt>
    <dgm:pt modelId="{45E7D809-93EA-4A94-866C-24B9C21842D0}" type="pres">
      <dgm:prSet presAssocID="{FFB298BC-1CAE-46FD-906C-01ACD79A6E92}" presName="Name37" presStyleLbl="parChTrans1D2" presStyleIdx="2" presStyleCnt="3"/>
      <dgm:spPr/>
    </dgm:pt>
    <dgm:pt modelId="{6CF4E9B1-64EB-46FB-89B4-15CB4B97FBB3}" type="pres">
      <dgm:prSet presAssocID="{11A42F68-E51C-4F3C-8D0C-B2EF707D26A3}" presName="hierRoot2" presStyleCnt="0">
        <dgm:presLayoutVars>
          <dgm:hierBranch val="init"/>
        </dgm:presLayoutVars>
      </dgm:prSet>
      <dgm:spPr/>
    </dgm:pt>
    <dgm:pt modelId="{CA30F63F-651E-43D0-9EA6-0C175B9F634F}" type="pres">
      <dgm:prSet presAssocID="{11A42F68-E51C-4F3C-8D0C-B2EF707D26A3}" presName="rootComposite" presStyleCnt="0"/>
      <dgm:spPr/>
    </dgm:pt>
    <dgm:pt modelId="{12CC747E-206E-4015-8260-C67B85E0AAF5}" type="pres">
      <dgm:prSet presAssocID="{11A42F68-E51C-4F3C-8D0C-B2EF707D26A3}" presName="rootText" presStyleLbl="node2" presStyleIdx="2" presStyleCnt="3">
        <dgm:presLayoutVars>
          <dgm:chPref val="3"/>
        </dgm:presLayoutVars>
      </dgm:prSet>
      <dgm:spPr/>
    </dgm:pt>
    <dgm:pt modelId="{03E22D4E-05D9-4D72-B54A-D2F6C8FF60BE}" type="pres">
      <dgm:prSet presAssocID="{11A42F68-E51C-4F3C-8D0C-B2EF707D26A3}" presName="rootConnector" presStyleLbl="node2" presStyleIdx="2" presStyleCnt="3"/>
      <dgm:spPr/>
    </dgm:pt>
    <dgm:pt modelId="{581F077E-7106-4DB3-9F93-15E67440B5C9}" type="pres">
      <dgm:prSet presAssocID="{11A42F68-E51C-4F3C-8D0C-B2EF707D26A3}" presName="hierChild4" presStyleCnt="0"/>
      <dgm:spPr/>
    </dgm:pt>
    <dgm:pt modelId="{792889AD-0955-4238-B9AE-EA3C47994A06}" type="pres">
      <dgm:prSet presAssocID="{11A42F68-E51C-4F3C-8D0C-B2EF707D26A3}" presName="hierChild5" presStyleCnt="0"/>
      <dgm:spPr/>
    </dgm:pt>
    <dgm:pt modelId="{BF783C60-4BEC-433D-B33A-7825BEA1A8F5}" type="pres">
      <dgm:prSet presAssocID="{D50B60E1-DAD0-4D18-A2BB-B01764BA178F}" presName="hierChild3" presStyleCnt="0"/>
      <dgm:spPr/>
    </dgm:pt>
  </dgm:ptLst>
  <dgm:cxnLst>
    <dgm:cxn modelId="{E4BA2CE3-8D85-401D-BF66-6A5D46236861}" srcId="{69EECD67-477C-4EB7-9E96-97F5F07A5F16}" destId="{D25C6FE3-4713-469D-958D-6E3438310DCF}" srcOrd="0" destOrd="0" parTransId="{EEF30785-C13D-4C7E-AB80-A99BC8D827D9}" sibTransId="{8DD8BF69-AD47-4571-A429-A39D40AC4976}"/>
    <dgm:cxn modelId="{9433BE33-2BD4-45ED-8AD7-CD61AE4DE509}" type="presOf" srcId="{11A42F68-E51C-4F3C-8D0C-B2EF707D26A3}" destId="{12CC747E-206E-4015-8260-C67B85E0AAF5}" srcOrd="0" destOrd="0" presId="urn:microsoft.com/office/officeart/2005/8/layout/orgChart1"/>
    <dgm:cxn modelId="{3E1D40B2-A093-492D-8AFB-772CBBA48C01}" type="presOf" srcId="{97184195-1839-4689-B88A-A1363464C913}" destId="{5AFA87C6-A9BB-477A-B73A-095432FA7501}" srcOrd="0" destOrd="0" presId="urn:microsoft.com/office/officeart/2005/8/layout/orgChart1"/>
    <dgm:cxn modelId="{2407481A-B2E4-4215-A809-1ED3C5874A32}" type="presOf" srcId="{69EECD67-477C-4EB7-9E96-97F5F07A5F16}" destId="{B3E32978-AF85-4956-ACAE-F6C86033ACE7}" srcOrd="1" destOrd="0" presId="urn:microsoft.com/office/officeart/2005/8/layout/orgChart1"/>
    <dgm:cxn modelId="{2B79A605-E251-439F-9ABA-482E74A5F6D6}" type="presOf" srcId="{65D65C5E-F292-4CBB-B4E6-DBFF7800F64B}" destId="{DFD1043E-4FBA-43AB-BBC8-043F9517A4F4}" srcOrd="0" destOrd="0" presId="urn:microsoft.com/office/officeart/2005/8/layout/orgChart1"/>
    <dgm:cxn modelId="{472E45AC-700A-42DA-B008-A29F71A2D9DB}" type="presOf" srcId="{D25C6FE3-4713-469D-958D-6E3438310DCF}" destId="{74CEDF19-758E-41AE-A11D-5FEA06D35F6A}" srcOrd="1" destOrd="0" presId="urn:microsoft.com/office/officeart/2005/8/layout/orgChart1"/>
    <dgm:cxn modelId="{F40223A4-095D-4B19-8337-D2AB9123C31B}" type="presOf" srcId="{D25C6FE3-4713-469D-958D-6E3438310DCF}" destId="{294D5BEF-0920-48C9-8AD0-D4107E9AF27D}" srcOrd="0" destOrd="0" presId="urn:microsoft.com/office/officeart/2005/8/layout/orgChart1"/>
    <dgm:cxn modelId="{022189A1-653E-40C3-9142-5CC32A25D748}" srcId="{D50B60E1-DAD0-4D18-A2BB-B01764BA178F}" destId="{1DA78F98-53B7-44CF-9EC8-F923185360B5}" srcOrd="0" destOrd="0" parTransId="{AF4B3B04-8CF7-4610-953F-48A643B70D94}" sibTransId="{4ECAC63C-3EA8-48DD-A20D-3CB44465C514}"/>
    <dgm:cxn modelId="{6BF3AC84-938E-4987-8DDF-2545C46D6BDC}" type="presOf" srcId="{FFB298BC-1CAE-46FD-906C-01ACD79A6E92}" destId="{45E7D809-93EA-4A94-866C-24B9C21842D0}" srcOrd="0" destOrd="0" presId="urn:microsoft.com/office/officeart/2005/8/layout/orgChart1"/>
    <dgm:cxn modelId="{E1905CB0-DA72-48FF-AA82-BF5851CCD480}" srcId="{D50B60E1-DAD0-4D18-A2BB-B01764BA178F}" destId="{11A42F68-E51C-4F3C-8D0C-B2EF707D26A3}" srcOrd="2" destOrd="0" parTransId="{FFB298BC-1CAE-46FD-906C-01ACD79A6E92}" sibTransId="{2000A285-7257-47A0-A939-8A3533F8751F}"/>
    <dgm:cxn modelId="{5F2BF372-1735-4698-BA82-C4F21FA2CB45}" type="presOf" srcId="{EEF30785-C13D-4C7E-AB80-A99BC8D827D9}" destId="{2AEB7266-3F88-490A-BE86-5011F6DA1EB9}" srcOrd="0" destOrd="0" presId="urn:microsoft.com/office/officeart/2005/8/layout/orgChart1"/>
    <dgm:cxn modelId="{1882495F-C823-4F27-B5D8-083E60AAFF1D}" type="presOf" srcId="{11A42F68-E51C-4F3C-8D0C-B2EF707D26A3}" destId="{03E22D4E-05D9-4D72-B54A-D2F6C8FF60BE}" srcOrd="1" destOrd="0" presId="urn:microsoft.com/office/officeart/2005/8/layout/orgChart1"/>
    <dgm:cxn modelId="{A8C6BF30-BF2E-4B3E-8C05-908856A164B1}" type="presOf" srcId="{D50B60E1-DAD0-4D18-A2BB-B01764BA178F}" destId="{5A9F84D1-F688-4AE2-908B-84325EA040B5}" srcOrd="1" destOrd="0" presId="urn:microsoft.com/office/officeart/2005/8/layout/orgChart1"/>
    <dgm:cxn modelId="{D9041EC9-3E41-41C4-AD7B-DF81CAD5A81B}" srcId="{D50B60E1-DAD0-4D18-A2BB-B01764BA178F}" destId="{69EECD67-477C-4EB7-9E96-97F5F07A5F16}" srcOrd="1" destOrd="0" parTransId="{97184195-1839-4689-B88A-A1363464C913}" sibTransId="{C503C42E-42F5-49F6-9226-36876F1B9882}"/>
    <dgm:cxn modelId="{C99022EE-1DFE-4633-82CB-80BF3941BC3C}" type="presOf" srcId="{FE6AA905-6769-47E9-A6E8-200E843E94D9}" destId="{C96A9282-4D75-434F-9FA7-D7F1EF7C50E0}" srcOrd="0" destOrd="0" presId="urn:microsoft.com/office/officeart/2005/8/layout/orgChart1"/>
    <dgm:cxn modelId="{60922264-2F63-4D7F-A770-ACE4C6FC6831}" type="presOf" srcId="{65D65C5E-F292-4CBB-B4E6-DBFF7800F64B}" destId="{CDBDC8C7-F971-4CB8-9EB3-4A8888FB77B2}" srcOrd="1" destOrd="0" presId="urn:microsoft.com/office/officeart/2005/8/layout/orgChart1"/>
    <dgm:cxn modelId="{B473FE00-DFE9-4968-BC64-7B0AB3EE5704}" srcId="{A22DBC5A-D0AE-4DB1-9958-45CCE34C66C2}" destId="{D50B60E1-DAD0-4D18-A2BB-B01764BA178F}" srcOrd="0" destOrd="0" parTransId="{0D309A44-5BBE-4FD3-B2B8-F7EC02DD9897}" sibTransId="{C9657246-5034-404B-80BF-05323B645208}"/>
    <dgm:cxn modelId="{61C7E2FC-CE4A-4D84-825B-D6A31CE7E819}" srcId="{69EECD67-477C-4EB7-9E96-97F5F07A5F16}" destId="{65D65C5E-F292-4CBB-B4E6-DBFF7800F64B}" srcOrd="1" destOrd="0" parTransId="{FE6AA905-6769-47E9-A6E8-200E843E94D9}" sibTransId="{CBC8E3BF-CC66-44E8-83D0-2FECDC5DF6D8}"/>
    <dgm:cxn modelId="{65FEA027-0BF8-4695-8247-D0366F2C5BC7}" type="presOf" srcId="{69EECD67-477C-4EB7-9E96-97F5F07A5F16}" destId="{27DAC3CF-7DC1-4ECF-902E-00616FF28ECD}" srcOrd="0" destOrd="0" presId="urn:microsoft.com/office/officeart/2005/8/layout/orgChart1"/>
    <dgm:cxn modelId="{5DEF6052-6B48-4929-A818-3FAA75338AE3}" type="presOf" srcId="{1DA78F98-53B7-44CF-9EC8-F923185360B5}" destId="{B9DD28E3-4B6D-4937-A105-2F429D6DDEED}" srcOrd="1" destOrd="0" presId="urn:microsoft.com/office/officeart/2005/8/layout/orgChart1"/>
    <dgm:cxn modelId="{D497F576-0CD1-4EAD-ACC6-4D2E5C5E8752}" type="presOf" srcId="{A22DBC5A-D0AE-4DB1-9958-45CCE34C66C2}" destId="{DD2CDDD7-A6DE-4BAC-BCC4-76CC802B6032}" srcOrd="0" destOrd="0" presId="urn:microsoft.com/office/officeart/2005/8/layout/orgChart1"/>
    <dgm:cxn modelId="{AEAF05E0-615E-4662-B0A6-4558023F62D7}" type="presOf" srcId="{AF4B3B04-8CF7-4610-953F-48A643B70D94}" destId="{B9048D2C-4EA6-44A3-9B3A-40E63D5AFA59}" srcOrd="0" destOrd="0" presId="urn:microsoft.com/office/officeart/2005/8/layout/orgChart1"/>
    <dgm:cxn modelId="{23C2C9B6-0152-40BA-AFD0-0974370F9F37}" type="presOf" srcId="{D50B60E1-DAD0-4D18-A2BB-B01764BA178F}" destId="{1BF3E8F4-75D1-4BA6-AEBA-14FE247324B6}" srcOrd="0" destOrd="0" presId="urn:microsoft.com/office/officeart/2005/8/layout/orgChart1"/>
    <dgm:cxn modelId="{1F22C3AD-9266-4274-9ECC-DF28EB140FA3}" type="presOf" srcId="{1DA78F98-53B7-44CF-9EC8-F923185360B5}" destId="{49C0C0FB-8158-4920-9303-3CF7FD17F4D6}" srcOrd="0" destOrd="0" presId="urn:microsoft.com/office/officeart/2005/8/layout/orgChart1"/>
    <dgm:cxn modelId="{E1CCC1BB-A217-4E91-9896-64FB056C21C5}" type="presParOf" srcId="{DD2CDDD7-A6DE-4BAC-BCC4-76CC802B6032}" destId="{FB55CC13-7F82-4C2E-987A-F15A1DC3B9B1}" srcOrd="0" destOrd="0" presId="urn:microsoft.com/office/officeart/2005/8/layout/orgChart1"/>
    <dgm:cxn modelId="{81685B99-D5A8-4EB6-A319-0DB9B9E6AA47}" type="presParOf" srcId="{FB55CC13-7F82-4C2E-987A-F15A1DC3B9B1}" destId="{54E76232-1F72-4014-BEF1-683080C664E7}" srcOrd="0" destOrd="0" presId="urn:microsoft.com/office/officeart/2005/8/layout/orgChart1"/>
    <dgm:cxn modelId="{738C47EF-B50C-434B-8FD7-5BE44CD64CD2}" type="presParOf" srcId="{54E76232-1F72-4014-BEF1-683080C664E7}" destId="{1BF3E8F4-75D1-4BA6-AEBA-14FE247324B6}" srcOrd="0" destOrd="0" presId="urn:microsoft.com/office/officeart/2005/8/layout/orgChart1"/>
    <dgm:cxn modelId="{49A57A56-3AFE-4A6D-A987-A87C30336A1F}" type="presParOf" srcId="{54E76232-1F72-4014-BEF1-683080C664E7}" destId="{5A9F84D1-F688-4AE2-908B-84325EA040B5}" srcOrd="1" destOrd="0" presId="urn:microsoft.com/office/officeart/2005/8/layout/orgChart1"/>
    <dgm:cxn modelId="{30261FCC-A055-4A9F-827E-243CCE11E866}" type="presParOf" srcId="{FB55CC13-7F82-4C2E-987A-F15A1DC3B9B1}" destId="{15D81AF7-F146-4A71-810F-C1125AB5FAF6}" srcOrd="1" destOrd="0" presId="urn:microsoft.com/office/officeart/2005/8/layout/orgChart1"/>
    <dgm:cxn modelId="{9E38A02A-645D-4ECC-86B6-154B39E89BC6}" type="presParOf" srcId="{15D81AF7-F146-4A71-810F-C1125AB5FAF6}" destId="{B9048D2C-4EA6-44A3-9B3A-40E63D5AFA59}" srcOrd="0" destOrd="0" presId="urn:microsoft.com/office/officeart/2005/8/layout/orgChart1"/>
    <dgm:cxn modelId="{60B57114-7F79-4297-9539-E9F8049E4A5C}" type="presParOf" srcId="{15D81AF7-F146-4A71-810F-C1125AB5FAF6}" destId="{2288195B-DB7A-4C16-8F36-629CE363E188}" srcOrd="1" destOrd="0" presId="urn:microsoft.com/office/officeart/2005/8/layout/orgChart1"/>
    <dgm:cxn modelId="{7D0A111E-FE62-47FB-B0DC-970A15A293EA}" type="presParOf" srcId="{2288195B-DB7A-4C16-8F36-629CE363E188}" destId="{D91C8BB8-64DB-4895-B5AB-9D4F7D8F2F60}" srcOrd="0" destOrd="0" presId="urn:microsoft.com/office/officeart/2005/8/layout/orgChart1"/>
    <dgm:cxn modelId="{6FB1732A-D595-448B-9AB0-2F09FD449FFC}" type="presParOf" srcId="{D91C8BB8-64DB-4895-B5AB-9D4F7D8F2F60}" destId="{49C0C0FB-8158-4920-9303-3CF7FD17F4D6}" srcOrd="0" destOrd="0" presId="urn:microsoft.com/office/officeart/2005/8/layout/orgChart1"/>
    <dgm:cxn modelId="{976AD8D5-8A44-4363-9E1F-F2B320003BC9}" type="presParOf" srcId="{D91C8BB8-64DB-4895-B5AB-9D4F7D8F2F60}" destId="{B9DD28E3-4B6D-4937-A105-2F429D6DDEED}" srcOrd="1" destOrd="0" presId="urn:microsoft.com/office/officeart/2005/8/layout/orgChart1"/>
    <dgm:cxn modelId="{69201ECF-59E9-4B6E-AC8C-3FC436C650CD}" type="presParOf" srcId="{2288195B-DB7A-4C16-8F36-629CE363E188}" destId="{849B689B-D358-4CFD-A5F2-C69E2BA9C00E}" srcOrd="1" destOrd="0" presId="urn:microsoft.com/office/officeart/2005/8/layout/orgChart1"/>
    <dgm:cxn modelId="{E054DA69-AFAC-4330-A4A2-E38842AD24DD}" type="presParOf" srcId="{2288195B-DB7A-4C16-8F36-629CE363E188}" destId="{AC8AE12D-AEB1-4709-8652-E8964F5BF2C0}" srcOrd="2" destOrd="0" presId="urn:microsoft.com/office/officeart/2005/8/layout/orgChart1"/>
    <dgm:cxn modelId="{69E36A54-3D02-48EA-94B0-FB949F768400}" type="presParOf" srcId="{15D81AF7-F146-4A71-810F-C1125AB5FAF6}" destId="{5AFA87C6-A9BB-477A-B73A-095432FA7501}" srcOrd="2" destOrd="0" presId="urn:microsoft.com/office/officeart/2005/8/layout/orgChart1"/>
    <dgm:cxn modelId="{F0254E7B-564E-4395-B76F-931C74613E2F}" type="presParOf" srcId="{15D81AF7-F146-4A71-810F-C1125AB5FAF6}" destId="{66F41504-6252-402D-89C4-74D09C09AD4E}" srcOrd="3" destOrd="0" presId="urn:microsoft.com/office/officeart/2005/8/layout/orgChart1"/>
    <dgm:cxn modelId="{9A4DF661-53A0-4C18-9150-A7651BA13206}" type="presParOf" srcId="{66F41504-6252-402D-89C4-74D09C09AD4E}" destId="{FBFEB842-816B-45D8-A849-7F6416B29D64}" srcOrd="0" destOrd="0" presId="urn:microsoft.com/office/officeart/2005/8/layout/orgChart1"/>
    <dgm:cxn modelId="{81575649-D906-4541-8C2C-6B561803AB08}" type="presParOf" srcId="{FBFEB842-816B-45D8-A849-7F6416B29D64}" destId="{27DAC3CF-7DC1-4ECF-902E-00616FF28ECD}" srcOrd="0" destOrd="0" presId="urn:microsoft.com/office/officeart/2005/8/layout/orgChart1"/>
    <dgm:cxn modelId="{0786AA39-8AAE-4B1B-8824-24B19E4D7870}" type="presParOf" srcId="{FBFEB842-816B-45D8-A849-7F6416B29D64}" destId="{B3E32978-AF85-4956-ACAE-F6C86033ACE7}" srcOrd="1" destOrd="0" presId="urn:microsoft.com/office/officeart/2005/8/layout/orgChart1"/>
    <dgm:cxn modelId="{D07AADA9-0CAD-4736-B485-E07A427E45D2}" type="presParOf" srcId="{66F41504-6252-402D-89C4-74D09C09AD4E}" destId="{A1FB34E7-DCCB-4DDE-8FC3-F92A7E92C6C6}" srcOrd="1" destOrd="0" presId="urn:microsoft.com/office/officeart/2005/8/layout/orgChart1"/>
    <dgm:cxn modelId="{F3073C8F-4798-4CB4-BCB9-F2BECD14D006}" type="presParOf" srcId="{A1FB34E7-DCCB-4DDE-8FC3-F92A7E92C6C6}" destId="{2AEB7266-3F88-490A-BE86-5011F6DA1EB9}" srcOrd="0" destOrd="0" presId="urn:microsoft.com/office/officeart/2005/8/layout/orgChart1"/>
    <dgm:cxn modelId="{D77C703F-B2E0-45F4-B11D-76C526C4E02C}" type="presParOf" srcId="{A1FB34E7-DCCB-4DDE-8FC3-F92A7E92C6C6}" destId="{407165A5-34AB-4DC8-B320-6E26C2AB3D19}" srcOrd="1" destOrd="0" presId="urn:microsoft.com/office/officeart/2005/8/layout/orgChart1"/>
    <dgm:cxn modelId="{450EC148-635A-463E-9199-D512DB94190D}" type="presParOf" srcId="{407165A5-34AB-4DC8-B320-6E26C2AB3D19}" destId="{847A539A-E76D-4B30-AE11-F9C71440FFF8}" srcOrd="0" destOrd="0" presId="urn:microsoft.com/office/officeart/2005/8/layout/orgChart1"/>
    <dgm:cxn modelId="{1F74F6B5-6B16-4018-B839-9EBC66A8917B}" type="presParOf" srcId="{847A539A-E76D-4B30-AE11-F9C71440FFF8}" destId="{294D5BEF-0920-48C9-8AD0-D4107E9AF27D}" srcOrd="0" destOrd="0" presId="urn:microsoft.com/office/officeart/2005/8/layout/orgChart1"/>
    <dgm:cxn modelId="{B8D6D92C-BA00-4C1C-A39C-236A9777722F}" type="presParOf" srcId="{847A539A-E76D-4B30-AE11-F9C71440FFF8}" destId="{74CEDF19-758E-41AE-A11D-5FEA06D35F6A}" srcOrd="1" destOrd="0" presId="urn:microsoft.com/office/officeart/2005/8/layout/orgChart1"/>
    <dgm:cxn modelId="{50B01329-10B1-4F54-B9E5-DA0EC12E4683}" type="presParOf" srcId="{407165A5-34AB-4DC8-B320-6E26C2AB3D19}" destId="{C650E1BD-67FD-4A9E-846D-FC647DEF6385}" srcOrd="1" destOrd="0" presId="urn:microsoft.com/office/officeart/2005/8/layout/orgChart1"/>
    <dgm:cxn modelId="{5E36E592-FBAE-4EAB-B5D2-BF89003D1987}" type="presParOf" srcId="{407165A5-34AB-4DC8-B320-6E26C2AB3D19}" destId="{5A8CDC06-13CF-4387-81C7-84232C3E6D74}" srcOrd="2" destOrd="0" presId="urn:microsoft.com/office/officeart/2005/8/layout/orgChart1"/>
    <dgm:cxn modelId="{FCE27860-B0C2-4BC4-A3AE-4F93CB6AC31E}" type="presParOf" srcId="{A1FB34E7-DCCB-4DDE-8FC3-F92A7E92C6C6}" destId="{C96A9282-4D75-434F-9FA7-D7F1EF7C50E0}" srcOrd="2" destOrd="0" presId="urn:microsoft.com/office/officeart/2005/8/layout/orgChart1"/>
    <dgm:cxn modelId="{4915DD4F-45A5-4EA7-AF47-A7E84F23E746}" type="presParOf" srcId="{A1FB34E7-DCCB-4DDE-8FC3-F92A7E92C6C6}" destId="{77482852-5C1B-409A-AB03-DA8CCB207FE3}" srcOrd="3" destOrd="0" presId="urn:microsoft.com/office/officeart/2005/8/layout/orgChart1"/>
    <dgm:cxn modelId="{D999CC18-D481-474C-B8E4-C2A8F7948A39}" type="presParOf" srcId="{77482852-5C1B-409A-AB03-DA8CCB207FE3}" destId="{883330BC-C676-4556-92A7-9A5CFB3AE839}" srcOrd="0" destOrd="0" presId="urn:microsoft.com/office/officeart/2005/8/layout/orgChart1"/>
    <dgm:cxn modelId="{45A86CF4-880C-449B-9C41-A6EAECAF03EE}" type="presParOf" srcId="{883330BC-C676-4556-92A7-9A5CFB3AE839}" destId="{DFD1043E-4FBA-43AB-BBC8-043F9517A4F4}" srcOrd="0" destOrd="0" presId="urn:microsoft.com/office/officeart/2005/8/layout/orgChart1"/>
    <dgm:cxn modelId="{DAFA3D05-89DC-4666-8905-7C823EE62891}" type="presParOf" srcId="{883330BC-C676-4556-92A7-9A5CFB3AE839}" destId="{CDBDC8C7-F971-4CB8-9EB3-4A8888FB77B2}" srcOrd="1" destOrd="0" presId="urn:microsoft.com/office/officeart/2005/8/layout/orgChart1"/>
    <dgm:cxn modelId="{0EF62844-BE6C-4570-A647-0B3F8905416D}" type="presParOf" srcId="{77482852-5C1B-409A-AB03-DA8CCB207FE3}" destId="{535F8081-2DA4-44BC-847E-380C2A9E6427}" srcOrd="1" destOrd="0" presId="urn:microsoft.com/office/officeart/2005/8/layout/orgChart1"/>
    <dgm:cxn modelId="{5688E1B4-17DC-45BC-A886-37BB8D20C998}" type="presParOf" srcId="{77482852-5C1B-409A-AB03-DA8CCB207FE3}" destId="{1F4A4938-9F18-4B1C-B014-FE43BC8320FB}" srcOrd="2" destOrd="0" presId="urn:microsoft.com/office/officeart/2005/8/layout/orgChart1"/>
    <dgm:cxn modelId="{8983AB11-D4CB-4D03-86F0-32E4B04B90F8}" type="presParOf" srcId="{66F41504-6252-402D-89C4-74D09C09AD4E}" destId="{66C046DD-9FE6-4D5F-8B85-372255C4EB6D}" srcOrd="2" destOrd="0" presId="urn:microsoft.com/office/officeart/2005/8/layout/orgChart1"/>
    <dgm:cxn modelId="{8CDA2318-95AA-471C-800D-1855BAC3A3C0}" type="presParOf" srcId="{15D81AF7-F146-4A71-810F-C1125AB5FAF6}" destId="{45E7D809-93EA-4A94-866C-24B9C21842D0}" srcOrd="4" destOrd="0" presId="urn:microsoft.com/office/officeart/2005/8/layout/orgChart1"/>
    <dgm:cxn modelId="{6F787697-DF9F-4DC6-A5E4-C3F110F87795}" type="presParOf" srcId="{15D81AF7-F146-4A71-810F-C1125AB5FAF6}" destId="{6CF4E9B1-64EB-46FB-89B4-15CB4B97FBB3}" srcOrd="5" destOrd="0" presId="urn:microsoft.com/office/officeart/2005/8/layout/orgChart1"/>
    <dgm:cxn modelId="{5D24E7D7-5247-49DE-BF34-D5C7DF959B49}" type="presParOf" srcId="{6CF4E9B1-64EB-46FB-89B4-15CB4B97FBB3}" destId="{CA30F63F-651E-43D0-9EA6-0C175B9F634F}" srcOrd="0" destOrd="0" presId="urn:microsoft.com/office/officeart/2005/8/layout/orgChart1"/>
    <dgm:cxn modelId="{C0018D4B-2F29-408D-956B-7081E024EF1E}" type="presParOf" srcId="{CA30F63F-651E-43D0-9EA6-0C175B9F634F}" destId="{12CC747E-206E-4015-8260-C67B85E0AAF5}" srcOrd="0" destOrd="0" presId="urn:microsoft.com/office/officeart/2005/8/layout/orgChart1"/>
    <dgm:cxn modelId="{9AAAE883-F8D9-4D2E-9D88-39E6EFC9B3C8}" type="presParOf" srcId="{CA30F63F-651E-43D0-9EA6-0C175B9F634F}" destId="{03E22D4E-05D9-4D72-B54A-D2F6C8FF60BE}" srcOrd="1" destOrd="0" presId="urn:microsoft.com/office/officeart/2005/8/layout/orgChart1"/>
    <dgm:cxn modelId="{BA878F26-4ACB-4572-9C9F-4CF2E1827A1C}" type="presParOf" srcId="{6CF4E9B1-64EB-46FB-89B4-15CB4B97FBB3}" destId="{581F077E-7106-4DB3-9F93-15E67440B5C9}" srcOrd="1" destOrd="0" presId="urn:microsoft.com/office/officeart/2005/8/layout/orgChart1"/>
    <dgm:cxn modelId="{B13D2AFB-D5F3-4B67-99EF-11B63E282078}" type="presParOf" srcId="{6CF4E9B1-64EB-46FB-89B4-15CB4B97FBB3}" destId="{792889AD-0955-4238-B9AE-EA3C47994A06}" srcOrd="2" destOrd="0" presId="urn:microsoft.com/office/officeart/2005/8/layout/orgChart1"/>
    <dgm:cxn modelId="{0694AAE6-CA7C-4D41-A32D-2F04CC3102A0}" type="presParOf" srcId="{FB55CC13-7F82-4C2E-987A-F15A1DC3B9B1}" destId="{BF783C60-4BEC-433D-B33A-7825BEA1A8F5}"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A8F3F0-2D96-4E56-9032-F974624AFFC4}" type="doc">
      <dgm:prSet loTypeId="urn:microsoft.com/office/officeart/2005/8/layout/process1" loCatId="process" qsTypeId="urn:microsoft.com/office/officeart/2005/8/quickstyle/simple1" qsCatId="simple" csTypeId="urn:microsoft.com/office/officeart/2005/8/colors/accent3_5" csCatId="accent3" phldr="1"/>
      <dgm:spPr/>
    </dgm:pt>
    <dgm:pt modelId="{81CDB63B-812E-4651-B228-FDFC6C32D1AA}">
      <dgm:prSet phldrT="[Text]"/>
      <dgm:spPr/>
      <dgm:t>
        <a:bodyPr/>
        <a:lstStyle/>
        <a:p>
          <a:r>
            <a:rPr lang="en-US"/>
            <a:t>Home Page</a:t>
          </a:r>
        </a:p>
      </dgm:t>
    </dgm:pt>
    <dgm:pt modelId="{F6B36A3D-FD8A-4FEC-80E7-F779FA690FC3}" type="parTrans" cxnId="{C12FFD70-1AF3-4CB5-99EC-7FB5CF7B29C0}">
      <dgm:prSet/>
      <dgm:spPr/>
      <dgm:t>
        <a:bodyPr/>
        <a:lstStyle/>
        <a:p>
          <a:endParaRPr lang="en-US"/>
        </a:p>
      </dgm:t>
    </dgm:pt>
    <dgm:pt modelId="{A08A8165-D5B2-4E77-B4F0-3397D520320C}" type="sibTrans" cxnId="{C12FFD70-1AF3-4CB5-99EC-7FB5CF7B29C0}">
      <dgm:prSet/>
      <dgm:spPr/>
      <dgm:t>
        <a:bodyPr/>
        <a:lstStyle/>
        <a:p>
          <a:endParaRPr lang="en-US"/>
        </a:p>
      </dgm:t>
    </dgm:pt>
    <dgm:pt modelId="{D884B934-61E1-4A23-BEF0-821BA2369030}">
      <dgm:prSet phldrT="[Text]"/>
      <dgm:spPr/>
      <dgm:t>
        <a:bodyPr/>
        <a:lstStyle/>
        <a:p>
          <a:r>
            <a:rPr lang="en-US"/>
            <a:t>Slide 1</a:t>
          </a:r>
        </a:p>
      </dgm:t>
    </dgm:pt>
    <dgm:pt modelId="{43831FA9-478D-4D26-833A-F1AD1F057F59}" type="parTrans" cxnId="{29C9D6D3-EAC5-4EA0-8045-9FB29E72D95B}">
      <dgm:prSet/>
      <dgm:spPr/>
      <dgm:t>
        <a:bodyPr/>
        <a:lstStyle/>
        <a:p>
          <a:endParaRPr lang="en-US"/>
        </a:p>
      </dgm:t>
    </dgm:pt>
    <dgm:pt modelId="{B90E6B4E-1524-4654-B38D-3F96A42C35B1}" type="sibTrans" cxnId="{29C9D6D3-EAC5-4EA0-8045-9FB29E72D95B}">
      <dgm:prSet/>
      <dgm:spPr/>
      <dgm:t>
        <a:bodyPr/>
        <a:lstStyle/>
        <a:p>
          <a:endParaRPr lang="en-US"/>
        </a:p>
      </dgm:t>
    </dgm:pt>
    <dgm:pt modelId="{D1343DB6-4921-4CAC-9B36-9EE58F580525}">
      <dgm:prSet phldrT="[Text]"/>
      <dgm:spPr/>
      <dgm:t>
        <a:bodyPr/>
        <a:lstStyle/>
        <a:p>
          <a:r>
            <a:rPr lang="en-US"/>
            <a:t>Slide 2</a:t>
          </a:r>
        </a:p>
      </dgm:t>
    </dgm:pt>
    <dgm:pt modelId="{2AB4230D-4DBE-421E-9A3D-6E3C0352F32A}" type="parTrans" cxnId="{49DFC106-B599-44AD-9244-9936A2A38793}">
      <dgm:prSet/>
      <dgm:spPr/>
      <dgm:t>
        <a:bodyPr/>
        <a:lstStyle/>
        <a:p>
          <a:endParaRPr lang="en-US"/>
        </a:p>
      </dgm:t>
    </dgm:pt>
    <dgm:pt modelId="{218FDEB7-5000-4BAA-BE4C-872821A583C3}" type="sibTrans" cxnId="{49DFC106-B599-44AD-9244-9936A2A38793}">
      <dgm:prSet/>
      <dgm:spPr/>
      <dgm:t>
        <a:bodyPr/>
        <a:lstStyle/>
        <a:p>
          <a:endParaRPr lang="en-US"/>
        </a:p>
      </dgm:t>
    </dgm:pt>
    <dgm:pt modelId="{B35797D7-A6E2-4436-A971-C2ECCEE48AFD}">
      <dgm:prSet phldrT="[Text]"/>
      <dgm:spPr/>
      <dgm:t>
        <a:bodyPr/>
        <a:lstStyle/>
        <a:p>
          <a:r>
            <a:rPr lang="en-US"/>
            <a:t>Slide 3</a:t>
          </a:r>
        </a:p>
      </dgm:t>
    </dgm:pt>
    <dgm:pt modelId="{45E9303F-269D-4BF7-AF15-518EF8C29FAC}" type="parTrans" cxnId="{923AA984-2FEB-40F1-A94E-AAD77A2E68BC}">
      <dgm:prSet/>
      <dgm:spPr/>
      <dgm:t>
        <a:bodyPr/>
        <a:lstStyle/>
        <a:p>
          <a:endParaRPr lang="en-US"/>
        </a:p>
      </dgm:t>
    </dgm:pt>
    <dgm:pt modelId="{8AA4FBA4-992F-445D-A526-63FD6A0AB8B9}" type="sibTrans" cxnId="{923AA984-2FEB-40F1-A94E-AAD77A2E68BC}">
      <dgm:prSet/>
      <dgm:spPr/>
      <dgm:t>
        <a:bodyPr/>
        <a:lstStyle/>
        <a:p>
          <a:endParaRPr lang="en-US"/>
        </a:p>
      </dgm:t>
    </dgm:pt>
    <dgm:pt modelId="{7CC60AB7-6266-4A41-9282-1AD68A59004D}">
      <dgm:prSet phldrT="[Text]"/>
      <dgm:spPr/>
      <dgm:t>
        <a:bodyPr/>
        <a:lstStyle/>
        <a:p>
          <a:r>
            <a:rPr lang="en-US"/>
            <a:t>Slide 4</a:t>
          </a:r>
        </a:p>
      </dgm:t>
    </dgm:pt>
    <dgm:pt modelId="{B2EC492B-9CD8-4217-AED6-38784ED7E02C}" type="parTrans" cxnId="{6BD08BE4-1B54-48E6-9E02-45C15A77A99A}">
      <dgm:prSet/>
      <dgm:spPr/>
      <dgm:t>
        <a:bodyPr/>
        <a:lstStyle/>
        <a:p>
          <a:endParaRPr lang="en-US"/>
        </a:p>
      </dgm:t>
    </dgm:pt>
    <dgm:pt modelId="{A9D36FF6-65FB-4C27-B6AD-F424A0446CFD}" type="sibTrans" cxnId="{6BD08BE4-1B54-48E6-9E02-45C15A77A99A}">
      <dgm:prSet/>
      <dgm:spPr/>
      <dgm:t>
        <a:bodyPr/>
        <a:lstStyle/>
        <a:p>
          <a:endParaRPr lang="en-US"/>
        </a:p>
      </dgm:t>
    </dgm:pt>
    <dgm:pt modelId="{E2E0F3C9-B9E9-4B74-8DD0-CDDE1CF7F6F8}">
      <dgm:prSet phldrT="[Text]"/>
      <dgm:spPr/>
      <dgm:t>
        <a:bodyPr/>
        <a:lstStyle/>
        <a:p>
          <a:r>
            <a:rPr lang="en-US"/>
            <a:t>Summary</a:t>
          </a:r>
        </a:p>
      </dgm:t>
    </dgm:pt>
    <dgm:pt modelId="{89CB3557-FDEB-41AF-82DA-DBDCD1956092}" type="parTrans" cxnId="{D293795D-3C08-4894-B0C6-9D232E74FD94}">
      <dgm:prSet/>
      <dgm:spPr/>
      <dgm:t>
        <a:bodyPr/>
        <a:lstStyle/>
        <a:p>
          <a:endParaRPr lang="en-US"/>
        </a:p>
      </dgm:t>
    </dgm:pt>
    <dgm:pt modelId="{993F6B2F-7522-46F9-B6BD-095450493612}" type="sibTrans" cxnId="{D293795D-3C08-4894-B0C6-9D232E74FD94}">
      <dgm:prSet/>
      <dgm:spPr/>
      <dgm:t>
        <a:bodyPr/>
        <a:lstStyle/>
        <a:p>
          <a:endParaRPr lang="en-US"/>
        </a:p>
      </dgm:t>
    </dgm:pt>
    <dgm:pt modelId="{3EFC8117-CDB1-4A9D-9DBD-5F742727B7E5}" type="pres">
      <dgm:prSet presAssocID="{CBA8F3F0-2D96-4E56-9032-F974624AFFC4}" presName="Name0" presStyleCnt="0">
        <dgm:presLayoutVars>
          <dgm:dir/>
          <dgm:resizeHandles val="exact"/>
        </dgm:presLayoutVars>
      </dgm:prSet>
      <dgm:spPr/>
    </dgm:pt>
    <dgm:pt modelId="{0C7A7138-2B43-4336-9B31-09CC9A6C90D0}" type="pres">
      <dgm:prSet presAssocID="{81CDB63B-812E-4651-B228-FDFC6C32D1AA}" presName="node" presStyleLbl="node1" presStyleIdx="0" presStyleCnt="6">
        <dgm:presLayoutVars>
          <dgm:bulletEnabled val="1"/>
        </dgm:presLayoutVars>
      </dgm:prSet>
      <dgm:spPr/>
    </dgm:pt>
    <dgm:pt modelId="{E5C7A504-3E47-4822-9020-2FC44DD3440C}" type="pres">
      <dgm:prSet presAssocID="{A08A8165-D5B2-4E77-B4F0-3397D520320C}" presName="sibTrans" presStyleLbl="sibTrans2D1" presStyleIdx="0" presStyleCnt="5"/>
      <dgm:spPr/>
    </dgm:pt>
    <dgm:pt modelId="{29CA5DE2-89ED-4805-BDB5-99EBDE50647D}" type="pres">
      <dgm:prSet presAssocID="{A08A8165-D5B2-4E77-B4F0-3397D520320C}" presName="connectorText" presStyleLbl="sibTrans2D1" presStyleIdx="0" presStyleCnt="5"/>
      <dgm:spPr/>
    </dgm:pt>
    <dgm:pt modelId="{8AA0B468-264B-4062-A0DF-3CAE2BAD774D}" type="pres">
      <dgm:prSet presAssocID="{D884B934-61E1-4A23-BEF0-821BA2369030}" presName="node" presStyleLbl="node1" presStyleIdx="1" presStyleCnt="6">
        <dgm:presLayoutVars>
          <dgm:bulletEnabled val="1"/>
        </dgm:presLayoutVars>
      </dgm:prSet>
      <dgm:spPr/>
    </dgm:pt>
    <dgm:pt modelId="{27C1437C-CC34-4F9A-857B-E6239D58F027}" type="pres">
      <dgm:prSet presAssocID="{B90E6B4E-1524-4654-B38D-3F96A42C35B1}" presName="sibTrans" presStyleLbl="sibTrans2D1" presStyleIdx="1" presStyleCnt="5"/>
      <dgm:spPr/>
    </dgm:pt>
    <dgm:pt modelId="{6E5E5400-8568-4C03-BAE9-D3CBC417AF62}" type="pres">
      <dgm:prSet presAssocID="{B90E6B4E-1524-4654-B38D-3F96A42C35B1}" presName="connectorText" presStyleLbl="sibTrans2D1" presStyleIdx="1" presStyleCnt="5"/>
      <dgm:spPr/>
    </dgm:pt>
    <dgm:pt modelId="{365D8E98-57E9-4EBF-93CC-DCABC10F13EC}" type="pres">
      <dgm:prSet presAssocID="{D1343DB6-4921-4CAC-9B36-9EE58F580525}" presName="node" presStyleLbl="node1" presStyleIdx="2" presStyleCnt="6">
        <dgm:presLayoutVars>
          <dgm:bulletEnabled val="1"/>
        </dgm:presLayoutVars>
      </dgm:prSet>
      <dgm:spPr/>
    </dgm:pt>
    <dgm:pt modelId="{6990AF0C-E7EE-4DD8-B6FA-24DB8964D18F}" type="pres">
      <dgm:prSet presAssocID="{218FDEB7-5000-4BAA-BE4C-872821A583C3}" presName="sibTrans" presStyleLbl="sibTrans2D1" presStyleIdx="2" presStyleCnt="5"/>
      <dgm:spPr/>
    </dgm:pt>
    <dgm:pt modelId="{114B1D0D-F2CB-4C33-9F6F-811213F65308}" type="pres">
      <dgm:prSet presAssocID="{218FDEB7-5000-4BAA-BE4C-872821A583C3}" presName="connectorText" presStyleLbl="sibTrans2D1" presStyleIdx="2" presStyleCnt="5"/>
      <dgm:spPr/>
    </dgm:pt>
    <dgm:pt modelId="{9889DFBD-640D-4CBA-811B-B1679C46A88E}" type="pres">
      <dgm:prSet presAssocID="{B35797D7-A6E2-4436-A971-C2ECCEE48AFD}" presName="node" presStyleLbl="node1" presStyleIdx="3" presStyleCnt="6">
        <dgm:presLayoutVars>
          <dgm:bulletEnabled val="1"/>
        </dgm:presLayoutVars>
      </dgm:prSet>
      <dgm:spPr/>
    </dgm:pt>
    <dgm:pt modelId="{4BF3475D-978A-444A-BF75-096EF9C985A0}" type="pres">
      <dgm:prSet presAssocID="{8AA4FBA4-992F-445D-A526-63FD6A0AB8B9}" presName="sibTrans" presStyleLbl="sibTrans2D1" presStyleIdx="3" presStyleCnt="5"/>
      <dgm:spPr/>
    </dgm:pt>
    <dgm:pt modelId="{559DDE41-27EB-48D1-B51A-A5FDC1DCDED7}" type="pres">
      <dgm:prSet presAssocID="{8AA4FBA4-992F-445D-A526-63FD6A0AB8B9}" presName="connectorText" presStyleLbl="sibTrans2D1" presStyleIdx="3" presStyleCnt="5"/>
      <dgm:spPr/>
    </dgm:pt>
    <dgm:pt modelId="{87DE70BB-19FB-41D6-B573-02B89F58A523}" type="pres">
      <dgm:prSet presAssocID="{7CC60AB7-6266-4A41-9282-1AD68A59004D}" presName="node" presStyleLbl="node1" presStyleIdx="4" presStyleCnt="6">
        <dgm:presLayoutVars>
          <dgm:bulletEnabled val="1"/>
        </dgm:presLayoutVars>
      </dgm:prSet>
      <dgm:spPr/>
    </dgm:pt>
    <dgm:pt modelId="{1ED51EB7-49D1-4E61-BD73-C240379C7425}" type="pres">
      <dgm:prSet presAssocID="{A9D36FF6-65FB-4C27-B6AD-F424A0446CFD}" presName="sibTrans" presStyleLbl="sibTrans2D1" presStyleIdx="4" presStyleCnt="5"/>
      <dgm:spPr/>
    </dgm:pt>
    <dgm:pt modelId="{48465DFD-3843-400F-920A-804F679C04E0}" type="pres">
      <dgm:prSet presAssocID="{A9D36FF6-65FB-4C27-B6AD-F424A0446CFD}" presName="connectorText" presStyleLbl="sibTrans2D1" presStyleIdx="4" presStyleCnt="5"/>
      <dgm:spPr/>
    </dgm:pt>
    <dgm:pt modelId="{2876C845-23AD-422B-A396-FCDFCDC0B87A}" type="pres">
      <dgm:prSet presAssocID="{E2E0F3C9-B9E9-4B74-8DD0-CDDE1CF7F6F8}" presName="node" presStyleLbl="node1" presStyleIdx="5" presStyleCnt="6">
        <dgm:presLayoutVars>
          <dgm:bulletEnabled val="1"/>
        </dgm:presLayoutVars>
      </dgm:prSet>
      <dgm:spPr/>
    </dgm:pt>
  </dgm:ptLst>
  <dgm:cxnLst>
    <dgm:cxn modelId="{29C9D6D3-EAC5-4EA0-8045-9FB29E72D95B}" srcId="{CBA8F3F0-2D96-4E56-9032-F974624AFFC4}" destId="{D884B934-61E1-4A23-BEF0-821BA2369030}" srcOrd="1" destOrd="0" parTransId="{43831FA9-478D-4D26-833A-F1AD1F057F59}" sibTransId="{B90E6B4E-1524-4654-B38D-3F96A42C35B1}"/>
    <dgm:cxn modelId="{86FA9DDC-BA55-43A3-8F95-E7D9879C798F}" type="presOf" srcId="{D1343DB6-4921-4CAC-9B36-9EE58F580525}" destId="{365D8E98-57E9-4EBF-93CC-DCABC10F13EC}" srcOrd="0" destOrd="0" presId="urn:microsoft.com/office/officeart/2005/8/layout/process1"/>
    <dgm:cxn modelId="{D293795D-3C08-4894-B0C6-9D232E74FD94}" srcId="{CBA8F3F0-2D96-4E56-9032-F974624AFFC4}" destId="{E2E0F3C9-B9E9-4B74-8DD0-CDDE1CF7F6F8}" srcOrd="5" destOrd="0" parTransId="{89CB3557-FDEB-41AF-82DA-DBDCD1956092}" sibTransId="{993F6B2F-7522-46F9-B6BD-095450493612}"/>
    <dgm:cxn modelId="{D02EFCE4-2086-4DD2-8D73-56EA16A7B20C}" type="presOf" srcId="{A08A8165-D5B2-4E77-B4F0-3397D520320C}" destId="{29CA5DE2-89ED-4805-BDB5-99EBDE50647D}" srcOrd="1" destOrd="0" presId="urn:microsoft.com/office/officeart/2005/8/layout/process1"/>
    <dgm:cxn modelId="{28F6770C-743D-4CCB-A7B3-22F56086A146}" type="presOf" srcId="{81CDB63B-812E-4651-B228-FDFC6C32D1AA}" destId="{0C7A7138-2B43-4336-9B31-09CC9A6C90D0}" srcOrd="0" destOrd="0" presId="urn:microsoft.com/office/officeart/2005/8/layout/process1"/>
    <dgm:cxn modelId="{4EBC88C5-16C4-4181-BE9C-A30145B340B8}" type="presOf" srcId="{218FDEB7-5000-4BAA-BE4C-872821A583C3}" destId="{6990AF0C-E7EE-4DD8-B6FA-24DB8964D18F}" srcOrd="0" destOrd="0" presId="urn:microsoft.com/office/officeart/2005/8/layout/process1"/>
    <dgm:cxn modelId="{23DC3FB6-109F-4451-B0CB-493802E1DA91}" type="presOf" srcId="{B90E6B4E-1524-4654-B38D-3F96A42C35B1}" destId="{27C1437C-CC34-4F9A-857B-E6239D58F027}" srcOrd="0" destOrd="0" presId="urn:microsoft.com/office/officeart/2005/8/layout/process1"/>
    <dgm:cxn modelId="{6BD08BE4-1B54-48E6-9E02-45C15A77A99A}" srcId="{CBA8F3F0-2D96-4E56-9032-F974624AFFC4}" destId="{7CC60AB7-6266-4A41-9282-1AD68A59004D}" srcOrd="4" destOrd="0" parTransId="{B2EC492B-9CD8-4217-AED6-38784ED7E02C}" sibTransId="{A9D36FF6-65FB-4C27-B6AD-F424A0446CFD}"/>
    <dgm:cxn modelId="{DA4BCD3C-F367-4ADA-B673-8DA8E63A340F}" type="presOf" srcId="{B35797D7-A6E2-4436-A971-C2ECCEE48AFD}" destId="{9889DFBD-640D-4CBA-811B-B1679C46A88E}" srcOrd="0" destOrd="0" presId="urn:microsoft.com/office/officeart/2005/8/layout/process1"/>
    <dgm:cxn modelId="{263E3C91-DEAD-4521-99DC-3BDF35455E49}" type="presOf" srcId="{D884B934-61E1-4A23-BEF0-821BA2369030}" destId="{8AA0B468-264B-4062-A0DF-3CAE2BAD774D}" srcOrd="0" destOrd="0" presId="urn:microsoft.com/office/officeart/2005/8/layout/process1"/>
    <dgm:cxn modelId="{C12FFD70-1AF3-4CB5-99EC-7FB5CF7B29C0}" srcId="{CBA8F3F0-2D96-4E56-9032-F974624AFFC4}" destId="{81CDB63B-812E-4651-B228-FDFC6C32D1AA}" srcOrd="0" destOrd="0" parTransId="{F6B36A3D-FD8A-4FEC-80E7-F779FA690FC3}" sibTransId="{A08A8165-D5B2-4E77-B4F0-3397D520320C}"/>
    <dgm:cxn modelId="{6655E502-3ECF-41AF-884E-6685535FF22B}" type="presOf" srcId="{7CC60AB7-6266-4A41-9282-1AD68A59004D}" destId="{87DE70BB-19FB-41D6-B573-02B89F58A523}" srcOrd="0" destOrd="0" presId="urn:microsoft.com/office/officeart/2005/8/layout/process1"/>
    <dgm:cxn modelId="{49DFC106-B599-44AD-9244-9936A2A38793}" srcId="{CBA8F3F0-2D96-4E56-9032-F974624AFFC4}" destId="{D1343DB6-4921-4CAC-9B36-9EE58F580525}" srcOrd="2" destOrd="0" parTransId="{2AB4230D-4DBE-421E-9A3D-6E3C0352F32A}" sibTransId="{218FDEB7-5000-4BAA-BE4C-872821A583C3}"/>
    <dgm:cxn modelId="{923AA984-2FEB-40F1-A94E-AAD77A2E68BC}" srcId="{CBA8F3F0-2D96-4E56-9032-F974624AFFC4}" destId="{B35797D7-A6E2-4436-A971-C2ECCEE48AFD}" srcOrd="3" destOrd="0" parTransId="{45E9303F-269D-4BF7-AF15-518EF8C29FAC}" sibTransId="{8AA4FBA4-992F-445D-A526-63FD6A0AB8B9}"/>
    <dgm:cxn modelId="{BFDD0013-EA98-4632-9624-554F8AA97E6B}" type="presOf" srcId="{A9D36FF6-65FB-4C27-B6AD-F424A0446CFD}" destId="{1ED51EB7-49D1-4E61-BD73-C240379C7425}" srcOrd="0" destOrd="0" presId="urn:microsoft.com/office/officeart/2005/8/layout/process1"/>
    <dgm:cxn modelId="{42E71561-C8B2-41B1-B746-90F06A0A2442}" type="presOf" srcId="{218FDEB7-5000-4BAA-BE4C-872821A583C3}" destId="{114B1D0D-F2CB-4C33-9F6F-811213F65308}" srcOrd="1" destOrd="0" presId="urn:microsoft.com/office/officeart/2005/8/layout/process1"/>
    <dgm:cxn modelId="{F8104237-BE9C-4A2D-9BFC-5641779A0F45}" type="presOf" srcId="{E2E0F3C9-B9E9-4B74-8DD0-CDDE1CF7F6F8}" destId="{2876C845-23AD-422B-A396-FCDFCDC0B87A}" srcOrd="0" destOrd="0" presId="urn:microsoft.com/office/officeart/2005/8/layout/process1"/>
    <dgm:cxn modelId="{501343A9-B91B-486F-8050-420019DACD6C}" type="presOf" srcId="{B90E6B4E-1524-4654-B38D-3F96A42C35B1}" destId="{6E5E5400-8568-4C03-BAE9-D3CBC417AF62}" srcOrd="1" destOrd="0" presId="urn:microsoft.com/office/officeart/2005/8/layout/process1"/>
    <dgm:cxn modelId="{F862E819-ED24-464F-A61C-D17857153F23}" type="presOf" srcId="{A08A8165-D5B2-4E77-B4F0-3397D520320C}" destId="{E5C7A504-3E47-4822-9020-2FC44DD3440C}" srcOrd="0" destOrd="0" presId="urn:microsoft.com/office/officeart/2005/8/layout/process1"/>
    <dgm:cxn modelId="{5354A27F-DD7F-4C5A-9A5E-099E7F81C6F8}" type="presOf" srcId="{8AA4FBA4-992F-445D-A526-63FD6A0AB8B9}" destId="{559DDE41-27EB-48D1-B51A-A5FDC1DCDED7}" srcOrd="1" destOrd="0" presId="urn:microsoft.com/office/officeart/2005/8/layout/process1"/>
    <dgm:cxn modelId="{8DCFCAB8-AA4F-4C2A-93A7-1337218FB815}" type="presOf" srcId="{CBA8F3F0-2D96-4E56-9032-F974624AFFC4}" destId="{3EFC8117-CDB1-4A9D-9DBD-5F742727B7E5}" srcOrd="0" destOrd="0" presId="urn:microsoft.com/office/officeart/2005/8/layout/process1"/>
    <dgm:cxn modelId="{5D1D1B22-89AD-4467-B0AA-6A3B25E29E52}" type="presOf" srcId="{A9D36FF6-65FB-4C27-B6AD-F424A0446CFD}" destId="{48465DFD-3843-400F-920A-804F679C04E0}" srcOrd="1" destOrd="0" presId="urn:microsoft.com/office/officeart/2005/8/layout/process1"/>
    <dgm:cxn modelId="{ED5D7249-0E36-480F-B9DD-657779B3367C}" type="presOf" srcId="{8AA4FBA4-992F-445D-A526-63FD6A0AB8B9}" destId="{4BF3475D-978A-444A-BF75-096EF9C985A0}" srcOrd="0" destOrd="0" presId="urn:microsoft.com/office/officeart/2005/8/layout/process1"/>
    <dgm:cxn modelId="{912589AD-4922-4EEB-B542-EC85EF25B776}" type="presParOf" srcId="{3EFC8117-CDB1-4A9D-9DBD-5F742727B7E5}" destId="{0C7A7138-2B43-4336-9B31-09CC9A6C90D0}" srcOrd="0" destOrd="0" presId="urn:microsoft.com/office/officeart/2005/8/layout/process1"/>
    <dgm:cxn modelId="{FFE26025-B1A8-413F-A273-43BF3D341D4D}" type="presParOf" srcId="{3EFC8117-CDB1-4A9D-9DBD-5F742727B7E5}" destId="{E5C7A504-3E47-4822-9020-2FC44DD3440C}" srcOrd="1" destOrd="0" presId="urn:microsoft.com/office/officeart/2005/8/layout/process1"/>
    <dgm:cxn modelId="{D06A2DC2-D60E-43E2-BFDC-40C3E1E5CC5E}" type="presParOf" srcId="{E5C7A504-3E47-4822-9020-2FC44DD3440C}" destId="{29CA5DE2-89ED-4805-BDB5-99EBDE50647D}" srcOrd="0" destOrd="0" presId="urn:microsoft.com/office/officeart/2005/8/layout/process1"/>
    <dgm:cxn modelId="{DE885DC5-1D2A-40C9-B28B-4EA0608807AE}" type="presParOf" srcId="{3EFC8117-CDB1-4A9D-9DBD-5F742727B7E5}" destId="{8AA0B468-264B-4062-A0DF-3CAE2BAD774D}" srcOrd="2" destOrd="0" presId="urn:microsoft.com/office/officeart/2005/8/layout/process1"/>
    <dgm:cxn modelId="{F71A3EC4-02C5-4DD5-BEA1-BA89A374AAC9}" type="presParOf" srcId="{3EFC8117-CDB1-4A9D-9DBD-5F742727B7E5}" destId="{27C1437C-CC34-4F9A-857B-E6239D58F027}" srcOrd="3" destOrd="0" presId="urn:microsoft.com/office/officeart/2005/8/layout/process1"/>
    <dgm:cxn modelId="{8621A5FB-C902-43BF-8C38-81C8E7C5E2BB}" type="presParOf" srcId="{27C1437C-CC34-4F9A-857B-E6239D58F027}" destId="{6E5E5400-8568-4C03-BAE9-D3CBC417AF62}" srcOrd="0" destOrd="0" presId="urn:microsoft.com/office/officeart/2005/8/layout/process1"/>
    <dgm:cxn modelId="{1BA4FD26-B04B-4634-8D43-0C4B14C3790C}" type="presParOf" srcId="{3EFC8117-CDB1-4A9D-9DBD-5F742727B7E5}" destId="{365D8E98-57E9-4EBF-93CC-DCABC10F13EC}" srcOrd="4" destOrd="0" presId="urn:microsoft.com/office/officeart/2005/8/layout/process1"/>
    <dgm:cxn modelId="{712A9536-B1CF-46B5-8443-6232464BCDDB}" type="presParOf" srcId="{3EFC8117-CDB1-4A9D-9DBD-5F742727B7E5}" destId="{6990AF0C-E7EE-4DD8-B6FA-24DB8964D18F}" srcOrd="5" destOrd="0" presId="urn:microsoft.com/office/officeart/2005/8/layout/process1"/>
    <dgm:cxn modelId="{05376C96-ACB9-4AFF-9776-E712F257AB75}" type="presParOf" srcId="{6990AF0C-E7EE-4DD8-B6FA-24DB8964D18F}" destId="{114B1D0D-F2CB-4C33-9F6F-811213F65308}" srcOrd="0" destOrd="0" presId="urn:microsoft.com/office/officeart/2005/8/layout/process1"/>
    <dgm:cxn modelId="{473B559D-4988-42FF-A778-7725FCEA6A01}" type="presParOf" srcId="{3EFC8117-CDB1-4A9D-9DBD-5F742727B7E5}" destId="{9889DFBD-640D-4CBA-811B-B1679C46A88E}" srcOrd="6" destOrd="0" presId="urn:microsoft.com/office/officeart/2005/8/layout/process1"/>
    <dgm:cxn modelId="{29CD8EC6-8ECC-4307-8515-FA34DB424375}" type="presParOf" srcId="{3EFC8117-CDB1-4A9D-9DBD-5F742727B7E5}" destId="{4BF3475D-978A-444A-BF75-096EF9C985A0}" srcOrd="7" destOrd="0" presId="urn:microsoft.com/office/officeart/2005/8/layout/process1"/>
    <dgm:cxn modelId="{ABA0DDAC-8A02-45DD-9C59-7A78D27776E7}" type="presParOf" srcId="{4BF3475D-978A-444A-BF75-096EF9C985A0}" destId="{559DDE41-27EB-48D1-B51A-A5FDC1DCDED7}" srcOrd="0" destOrd="0" presId="urn:microsoft.com/office/officeart/2005/8/layout/process1"/>
    <dgm:cxn modelId="{22217E31-8D11-490C-A0F7-E92C562C58EE}" type="presParOf" srcId="{3EFC8117-CDB1-4A9D-9DBD-5F742727B7E5}" destId="{87DE70BB-19FB-41D6-B573-02B89F58A523}" srcOrd="8" destOrd="0" presId="urn:microsoft.com/office/officeart/2005/8/layout/process1"/>
    <dgm:cxn modelId="{C29F8559-D9DA-4BCD-B14E-D083F0A1A477}" type="presParOf" srcId="{3EFC8117-CDB1-4A9D-9DBD-5F742727B7E5}" destId="{1ED51EB7-49D1-4E61-BD73-C240379C7425}" srcOrd="9" destOrd="0" presId="urn:microsoft.com/office/officeart/2005/8/layout/process1"/>
    <dgm:cxn modelId="{102EA794-180C-46E7-B2BD-2A51E3C0DA99}" type="presParOf" srcId="{1ED51EB7-49D1-4E61-BD73-C240379C7425}" destId="{48465DFD-3843-400F-920A-804F679C04E0}" srcOrd="0" destOrd="0" presId="urn:microsoft.com/office/officeart/2005/8/layout/process1"/>
    <dgm:cxn modelId="{92473CDE-FD60-4A99-86AD-EC000B8D064D}" type="presParOf" srcId="{3EFC8117-CDB1-4A9D-9DBD-5F742727B7E5}" destId="{2876C845-23AD-422B-A396-FCDFCDC0B87A}" srcOrd="10"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4C8F7AB-9E7C-4DCF-A71A-221A1C16979B}" type="doc">
      <dgm:prSet loTypeId="urn:microsoft.com/office/officeart/2008/layout/AlternatingHexagons" loCatId="list" qsTypeId="urn:microsoft.com/office/officeart/2005/8/quickstyle/simple1" qsCatId="simple" csTypeId="urn:microsoft.com/office/officeart/2005/8/colors/accent3_5" csCatId="accent3" phldr="1"/>
      <dgm:spPr/>
      <dgm:t>
        <a:bodyPr/>
        <a:lstStyle/>
        <a:p>
          <a:endParaRPr lang="en-US"/>
        </a:p>
      </dgm:t>
    </dgm:pt>
    <dgm:pt modelId="{5D0B6246-AEE3-4836-881B-3FF448E660BE}">
      <dgm:prSet phldrT="[Text]"/>
      <dgm:spPr/>
      <dgm:t>
        <a:bodyPr/>
        <a:lstStyle/>
        <a:p>
          <a:r>
            <a:rPr lang="en-US"/>
            <a:t> </a:t>
          </a:r>
        </a:p>
      </dgm:t>
    </dgm:pt>
    <dgm:pt modelId="{4E8B4453-F6B1-43F4-AF5E-7A1AF58CE6FC}" type="parTrans" cxnId="{F7C34EF0-87B7-431F-BF8A-97687DD9A5C7}">
      <dgm:prSet/>
      <dgm:spPr/>
      <dgm:t>
        <a:bodyPr/>
        <a:lstStyle/>
        <a:p>
          <a:endParaRPr lang="en-US"/>
        </a:p>
      </dgm:t>
    </dgm:pt>
    <dgm:pt modelId="{982C03FC-30E0-412D-A015-7ACDB9A0480D}" type="sibTrans" cxnId="{F7C34EF0-87B7-431F-BF8A-97687DD9A5C7}">
      <dgm:prSet/>
      <dgm:spPr/>
      <dgm:t>
        <a:bodyPr/>
        <a:lstStyle/>
        <a:p>
          <a:endParaRPr lang="en-US"/>
        </a:p>
      </dgm:t>
    </dgm:pt>
    <dgm:pt modelId="{3B48D2D2-932E-4544-AE19-0FD794F59A5F}">
      <dgm:prSet phldrT="[Text]"/>
      <dgm:spPr/>
      <dgm:t>
        <a:bodyPr/>
        <a:lstStyle/>
        <a:p>
          <a:r>
            <a:rPr lang="en-US"/>
            <a:t> </a:t>
          </a:r>
        </a:p>
      </dgm:t>
    </dgm:pt>
    <dgm:pt modelId="{38E49CEE-3F6A-4D8C-A39D-B10CFCC97C0B}" type="parTrans" cxnId="{F1F9C7FF-84CF-43D4-A82E-B5EECAC9D6CC}">
      <dgm:prSet/>
      <dgm:spPr/>
      <dgm:t>
        <a:bodyPr/>
        <a:lstStyle/>
        <a:p>
          <a:endParaRPr lang="en-US"/>
        </a:p>
      </dgm:t>
    </dgm:pt>
    <dgm:pt modelId="{46A09C4A-6872-411D-9549-E955B6521970}" type="sibTrans" cxnId="{F1F9C7FF-84CF-43D4-A82E-B5EECAC9D6CC}">
      <dgm:prSet/>
      <dgm:spPr/>
      <dgm:t>
        <a:bodyPr/>
        <a:lstStyle/>
        <a:p>
          <a:endParaRPr lang="en-US"/>
        </a:p>
      </dgm:t>
    </dgm:pt>
    <dgm:pt modelId="{869BD2EA-74BD-4790-87A1-C10698D8702A}">
      <dgm:prSet phldrT="[Text]"/>
      <dgm:spPr/>
      <dgm:t>
        <a:bodyPr/>
        <a:lstStyle/>
        <a:p>
          <a:r>
            <a:rPr lang="en-US"/>
            <a:t> </a:t>
          </a:r>
        </a:p>
      </dgm:t>
    </dgm:pt>
    <dgm:pt modelId="{190D209B-E767-412E-94F2-0352DD082E0F}" type="parTrans" cxnId="{A6273D64-C986-465D-89BD-19A1EFA50EBE}">
      <dgm:prSet/>
      <dgm:spPr/>
      <dgm:t>
        <a:bodyPr/>
        <a:lstStyle/>
        <a:p>
          <a:endParaRPr lang="en-US"/>
        </a:p>
      </dgm:t>
    </dgm:pt>
    <dgm:pt modelId="{533C785E-EB10-4197-918A-CE8CA141B14F}" type="sibTrans" cxnId="{A6273D64-C986-465D-89BD-19A1EFA50EBE}">
      <dgm:prSet/>
      <dgm:spPr/>
      <dgm:t>
        <a:bodyPr/>
        <a:lstStyle/>
        <a:p>
          <a:endParaRPr lang="en-US"/>
        </a:p>
      </dgm:t>
    </dgm:pt>
    <dgm:pt modelId="{C43C75BD-AFFC-4A0E-88F8-3FFA6AA61C76}">
      <dgm:prSet phldrT="[Text]"/>
      <dgm:spPr/>
      <dgm:t>
        <a:bodyPr/>
        <a:lstStyle/>
        <a:p>
          <a:r>
            <a:rPr lang="en-US"/>
            <a:t> </a:t>
          </a:r>
        </a:p>
      </dgm:t>
    </dgm:pt>
    <dgm:pt modelId="{08EA24CE-5E0E-4430-8710-13CF4FCFC111}" type="parTrans" cxnId="{9CBADE34-7A2B-40E2-83AA-AF58F75EF10B}">
      <dgm:prSet/>
      <dgm:spPr/>
      <dgm:t>
        <a:bodyPr/>
        <a:lstStyle/>
        <a:p>
          <a:endParaRPr lang="en-US"/>
        </a:p>
      </dgm:t>
    </dgm:pt>
    <dgm:pt modelId="{4731FE99-11CD-439A-8EAF-9BB26C4B004A}" type="sibTrans" cxnId="{9CBADE34-7A2B-40E2-83AA-AF58F75EF10B}">
      <dgm:prSet/>
      <dgm:spPr/>
      <dgm:t>
        <a:bodyPr/>
        <a:lstStyle/>
        <a:p>
          <a:endParaRPr lang="en-US"/>
        </a:p>
      </dgm:t>
    </dgm:pt>
    <dgm:pt modelId="{BD42CCB2-A114-406C-874F-AC381EDDA50C}">
      <dgm:prSet phldrT="[Text]"/>
      <dgm:spPr/>
      <dgm:t>
        <a:bodyPr/>
        <a:lstStyle/>
        <a:p>
          <a:r>
            <a:rPr lang="en-US"/>
            <a:t> </a:t>
          </a:r>
        </a:p>
      </dgm:t>
    </dgm:pt>
    <dgm:pt modelId="{F71328DF-FFDB-477C-8949-43C9DAF8C5E9}" type="parTrans" cxnId="{1BF4A880-04DB-41D9-996A-605742901311}">
      <dgm:prSet/>
      <dgm:spPr/>
      <dgm:t>
        <a:bodyPr/>
        <a:lstStyle/>
        <a:p>
          <a:endParaRPr lang="en-US"/>
        </a:p>
      </dgm:t>
    </dgm:pt>
    <dgm:pt modelId="{4CC62B0A-79DD-4386-AD5E-29000E1254ED}" type="sibTrans" cxnId="{1BF4A880-04DB-41D9-996A-605742901311}">
      <dgm:prSet/>
      <dgm:spPr/>
      <dgm:t>
        <a:bodyPr/>
        <a:lstStyle/>
        <a:p>
          <a:endParaRPr lang="en-US"/>
        </a:p>
      </dgm:t>
    </dgm:pt>
    <dgm:pt modelId="{56EC8A3E-3551-418E-9AB3-35FE9337EA81}">
      <dgm:prSet phldrT="[Text]"/>
      <dgm:spPr/>
      <dgm:t>
        <a:bodyPr/>
        <a:lstStyle/>
        <a:p>
          <a:r>
            <a:rPr lang="en-US"/>
            <a:t> </a:t>
          </a:r>
        </a:p>
      </dgm:t>
    </dgm:pt>
    <dgm:pt modelId="{645DD595-A6BE-404D-9C19-872B4C053FF3}" type="parTrans" cxnId="{B04509F7-F4E8-484E-AB92-F9CCDE220804}">
      <dgm:prSet/>
      <dgm:spPr/>
      <dgm:t>
        <a:bodyPr/>
        <a:lstStyle/>
        <a:p>
          <a:endParaRPr lang="en-US"/>
        </a:p>
      </dgm:t>
    </dgm:pt>
    <dgm:pt modelId="{D6DFAB6C-2A70-442B-BA7E-E029AE2AA977}" type="sibTrans" cxnId="{B04509F7-F4E8-484E-AB92-F9CCDE220804}">
      <dgm:prSet/>
      <dgm:spPr/>
      <dgm:t>
        <a:bodyPr/>
        <a:lstStyle/>
        <a:p>
          <a:endParaRPr lang="en-US"/>
        </a:p>
      </dgm:t>
    </dgm:pt>
    <dgm:pt modelId="{A801B4D6-E3B3-4D4B-94B5-9C58268B92E6}">
      <dgm:prSet phldrT="[Text]"/>
      <dgm:spPr/>
      <dgm:t>
        <a:bodyPr/>
        <a:lstStyle/>
        <a:p>
          <a:endParaRPr lang="en-US"/>
        </a:p>
      </dgm:t>
    </dgm:pt>
    <dgm:pt modelId="{8424175C-650B-481F-8294-3B41A420144E}" type="parTrans" cxnId="{13B9F764-F845-4701-A913-05109B3283D0}">
      <dgm:prSet/>
      <dgm:spPr/>
      <dgm:t>
        <a:bodyPr/>
        <a:lstStyle/>
        <a:p>
          <a:endParaRPr lang="en-US"/>
        </a:p>
      </dgm:t>
    </dgm:pt>
    <dgm:pt modelId="{0E53E701-E465-47AD-918F-AB5DE96DBEE9}" type="sibTrans" cxnId="{13B9F764-F845-4701-A913-05109B3283D0}">
      <dgm:prSet/>
      <dgm:spPr/>
      <dgm:t>
        <a:bodyPr/>
        <a:lstStyle/>
        <a:p>
          <a:endParaRPr lang="en-US"/>
        </a:p>
      </dgm:t>
    </dgm:pt>
    <dgm:pt modelId="{A1A45631-0350-410F-9127-8DBABEAC8D2C}">
      <dgm:prSet phldrT="[Text]"/>
      <dgm:spPr/>
      <dgm:t>
        <a:bodyPr/>
        <a:lstStyle/>
        <a:p>
          <a:endParaRPr lang="en-US"/>
        </a:p>
      </dgm:t>
    </dgm:pt>
    <dgm:pt modelId="{212A3BF7-4F6D-4278-930F-4CD4BDA830D1}" type="parTrans" cxnId="{8CB5B5A2-7704-488B-987C-E0C2DAC11B8D}">
      <dgm:prSet/>
      <dgm:spPr/>
      <dgm:t>
        <a:bodyPr/>
        <a:lstStyle/>
        <a:p>
          <a:endParaRPr lang="en-US"/>
        </a:p>
      </dgm:t>
    </dgm:pt>
    <dgm:pt modelId="{97F3D856-4F87-4D6D-817C-1A2021CDD89F}" type="sibTrans" cxnId="{8CB5B5A2-7704-488B-987C-E0C2DAC11B8D}">
      <dgm:prSet/>
      <dgm:spPr/>
      <dgm:t>
        <a:bodyPr/>
        <a:lstStyle/>
        <a:p>
          <a:endParaRPr lang="en-US"/>
        </a:p>
      </dgm:t>
    </dgm:pt>
    <dgm:pt modelId="{4AECE5F5-1C66-4A90-B996-D9E5DDB2FD98}">
      <dgm:prSet phldrT="[Text]"/>
      <dgm:spPr/>
      <dgm:t>
        <a:bodyPr/>
        <a:lstStyle/>
        <a:p>
          <a:endParaRPr lang="en-US"/>
        </a:p>
      </dgm:t>
    </dgm:pt>
    <dgm:pt modelId="{401BF8FA-B15D-404D-9F44-B4BFE59D103A}" type="parTrans" cxnId="{DA1E8F1A-3212-4067-88FA-381D4D80CE28}">
      <dgm:prSet/>
      <dgm:spPr/>
      <dgm:t>
        <a:bodyPr/>
        <a:lstStyle/>
        <a:p>
          <a:endParaRPr lang="en-US"/>
        </a:p>
      </dgm:t>
    </dgm:pt>
    <dgm:pt modelId="{786350A8-3333-4449-B0F3-FFD143CD62E1}" type="sibTrans" cxnId="{DA1E8F1A-3212-4067-88FA-381D4D80CE28}">
      <dgm:prSet/>
      <dgm:spPr/>
      <dgm:t>
        <a:bodyPr/>
        <a:lstStyle/>
        <a:p>
          <a:endParaRPr lang="en-US"/>
        </a:p>
      </dgm:t>
    </dgm:pt>
    <dgm:pt modelId="{B312C2B8-7827-468A-8CC1-FD030A698459}">
      <dgm:prSet phldrT="[Text]"/>
      <dgm:spPr/>
      <dgm:t>
        <a:bodyPr/>
        <a:lstStyle/>
        <a:p>
          <a:endParaRPr lang="en-US"/>
        </a:p>
      </dgm:t>
    </dgm:pt>
    <dgm:pt modelId="{5F412682-5D2A-43B0-91F8-98EE6DC1A151}" type="parTrans" cxnId="{75A476A8-3283-419C-849F-E77657E71B2B}">
      <dgm:prSet/>
      <dgm:spPr/>
      <dgm:t>
        <a:bodyPr/>
        <a:lstStyle/>
        <a:p>
          <a:endParaRPr lang="en-US"/>
        </a:p>
      </dgm:t>
    </dgm:pt>
    <dgm:pt modelId="{D3BB5E10-1CD6-4363-9CC2-4B720345E024}" type="sibTrans" cxnId="{75A476A8-3283-419C-849F-E77657E71B2B}">
      <dgm:prSet/>
      <dgm:spPr/>
      <dgm:t>
        <a:bodyPr/>
        <a:lstStyle/>
        <a:p>
          <a:endParaRPr lang="en-US"/>
        </a:p>
      </dgm:t>
    </dgm:pt>
    <dgm:pt modelId="{FAAE1656-B2C4-4F2B-A764-BC2C74DFB996}">
      <dgm:prSet phldrT="[Text]"/>
      <dgm:spPr/>
      <dgm:t>
        <a:bodyPr/>
        <a:lstStyle/>
        <a:p>
          <a:endParaRPr lang="en-US"/>
        </a:p>
      </dgm:t>
    </dgm:pt>
    <dgm:pt modelId="{1D82E05C-59D1-4572-8605-D7F51B4F0585}" type="parTrans" cxnId="{A7B59CF4-4782-4A35-86E8-80DA5DA72CAC}">
      <dgm:prSet/>
      <dgm:spPr/>
      <dgm:t>
        <a:bodyPr/>
        <a:lstStyle/>
        <a:p>
          <a:endParaRPr lang="en-US"/>
        </a:p>
      </dgm:t>
    </dgm:pt>
    <dgm:pt modelId="{282180D2-74C6-4EB7-9E6C-50E0BE339266}" type="sibTrans" cxnId="{A7B59CF4-4782-4A35-86E8-80DA5DA72CAC}">
      <dgm:prSet/>
      <dgm:spPr/>
      <dgm:t>
        <a:bodyPr/>
        <a:lstStyle/>
        <a:p>
          <a:endParaRPr lang="en-US"/>
        </a:p>
      </dgm:t>
    </dgm:pt>
    <dgm:pt modelId="{71DD0905-C2E9-4FD0-A624-EF821B4BCB27}">
      <dgm:prSet phldrT="[Text]"/>
      <dgm:spPr/>
      <dgm:t>
        <a:bodyPr/>
        <a:lstStyle/>
        <a:p>
          <a:endParaRPr lang="en-US"/>
        </a:p>
      </dgm:t>
    </dgm:pt>
    <dgm:pt modelId="{CCD61A05-927E-4DE0-B481-007154266B5E}" type="parTrans" cxnId="{BEE4267F-AF1A-4DC5-A81F-8667170CEAC6}">
      <dgm:prSet/>
      <dgm:spPr/>
      <dgm:t>
        <a:bodyPr/>
        <a:lstStyle/>
        <a:p>
          <a:endParaRPr lang="en-US"/>
        </a:p>
      </dgm:t>
    </dgm:pt>
    <dgm:pt modelId="{5ABBEE73-674C-4E3A-977A-41424DFFDDC6}" type="sibTrans" cxnId="{BEE4267F-AF1A-4DC5-A81F-8667170CEAC6}">
      <dgm:prSet/>
      <dgm:spPr/>
      <dgm:t>
        <a:bodyPr/>
        <a:lstStyle/>
        <a:p>
          <a:endParaRPr lang="en-US"/>
        </a:p>
      </dgm:t>
    </dgm:pt>
    <dgm:pt modelId="{AC35C6DE-6DF1-420B-A7EC-3ABF1D80188F}">
      <dgm:prSet phldrT="[Text]"/>
      <dgm:spPr/>
      <dgm:t>
        <a:bodyPr/>
        <a:lstStyle/>
        <a:p>
          <a:endParaRPr lang="en-US"/>
        </a:p>
      </dgm:t>
    </dgm:pt>
    <dgm:pt modelId="{0D849A49-DED0-4F66-BBA2-404A1C88C780}" type="parTrans" cxnId="{96CF2421-56E8-4489-A52F-11BC8513EEFA}">
      <dgm:prSet/>
      <dgm:spPr/>
      <dgm:t>
        <a:bodyPr/>
        <a:lstStyle/>
        <a:p>
          <a:endParaRPr lang="en-US"/>
        </a:p>
      </dgm:t>
    </dgm:pt>
    <dgm:pt modelId="{C0B73CF4-B55D-4E15-A8EA-232664AFAEB8}" type="sibTrans" cxnId="{96CF2421-56E8-4489-A52F-11BC8513EEFA}">
      <dgm:prSet/>
      <dgm:spPr/>
      <dgm:t>
        <a:bodyPr/>
        <a:lstStyle/>
        <a:p>
          <a:endParaRPr lang="en-US"/>
        </a:p>
      </dgm:t>
    </dgm:pt>
    <dgm:pt modelId="{7B3E7DEE-94E3-4DA5-A749-E6F2DFE22D0E}">
      <dgm:prSet phldrT="[Text]"/>
      <dgm:spPr/>
      <dgm:t>
        <a:bodyPr/>
        <a:lstStyle/>
        <a:p>
          <a:endParaRPr lang="en-US"/>
        </a:p>
      </dgm:t>
    </dgm:pt>
    <dgm:pt modelId="{FB55B681-3D5F-47AE-8BB1-F15FADE293C3}" type="parTrans" cxnId="{0B01894C-EF2F-4C18-ADFD-302FC93FD31D}">
      <dgm:prSet/>
      <dgm:spPr/>
      <dgm:t>
        <a:bodyPr/>
        <a:lstStyle/>
        <a:p>
          <a:endParaRPr lang="en-US"/>
        </a:p>
      </dgm:t>
    </dgm:pt>
    <dgm:pt modelId="{4A923EF8-6903-4BCE-866A-F09B707FBD69}" type="sibTrans" cxnId="{0B01894C-EF2F-4C18-ADFD-302FC93FD31D}">
      <dgm:prSet/>
      <dgm:spPr/>
      <dgm:t>
        <a:bodyPr/>
        <a:lstStyle/>
        <a:p>
          <a:endParaRPr lang="en-US"/>
        </a:p>
      </dgm:t>
    </dgm:pt>
    <dgm:pt modelId="{FE21DB6A-8497-4810-BD0A-E5C68AE17CAB}">
      <dgm:prSet phldrT="[Text]"/>
      <dgm:spPr/>
      <dgm:t>
        <a:bodyPr/>
        <a:lstStyle/>
        <a:p>
          <a:endParaRPr lang="en-US"/>
        </a:p>
      </dgm:t>
    </dgm:pt>
    <dgm:pt modelId="{8C322C90-F86A-4192-B444-F1B2F72E8397}" type="parTrans" cxnId="{B1B7F1D0-2B3B-44D7-812F-60602059DA2D}">
      <dgm:prSet/>
      <dgm:spPr/>
      <dgm:t>
        <a:bodyPr/>
        <a:lstStyle/>
        <a:p>
          <a:endParaRPr lang="en-US"/>
        </a:p>
      </dgm:t>
    </dgm:pt>
    <dgm:pt modelId="{86C829CF-5002-41C2-A67E-CFEBCF0C7F7F}" type="sibTrans" cxnId="{B1B7F1D0-2B3B-44D7-812F-60602059DA2D}">
      <dgm:prSet/>
      <dgm:spPr/>
      <dgm:t>
        <a:bodyPr/>
        <a:lstStyle/>
        <a:p>
          <a:endParaRPr lang="en-US"/>
        </a:p>
      </dgm:t>
    </dgm:pt>
    <dgm:pt modelId="{27861485-57A4-4C7C-8F20-3356DF18A876}">
      <dgm:prSet phldrT="[Text]"/>
      <dgm:spPr/>
      <dgm:t>
        <a:bodyPr/>
        <a:lstStyle/>
        <a:p>
          <a:endParaRPr lang="en-US"/>
        </a:p>
      </dgm:t>
    </dgm:pt>
    <dgm:pt modelId="{2E95D219-C9DF-4180-B319-CB51446DF5C1}" type="parTrans" cxnId="{CB786F0D-DD4B-46CC-B6F0-71295C38CA28}">
      <dgm:prSet/>
      <dgm:spPr/>
      <dgm:t>
        <a:bodyPr/>
        <a:lstStyle/>
        <a:p>
          <a:endParaRPr lang="en-US"/>
        </a:p>
      </dgm:t>
    </dgm:pt>
    <dgm:pt modelId="{144BA4BE-A56D-49A6-82E6-2A98EDD22065}" type="sibTrans" cxnId="{CB786F0D-DD4B-46CC-B6F0-71295C38CA28}">
      <dgm:prSet/>
      <dgm:spPr/>
      <dgm:t>
        <a:bodyPr/>
        <a:lstStyle/>
        <a:p>
          <a:endParaRPr lang="en-US"/>
        </a:p>
      </dgm:t>
    </dgm:pt>
    <dgm:pt modelId="{908FD2BD-1A7F-4B40-9970-427167B3EB7C}">
      <dgm:prSet phldrT="[Text]"/>
      <dgm:spPr/>
      <dgm:t>
        <a:bodyPr/>
        <a:lstStyle/>
        <a:p>
          <a:endParaRPr lang="en-US"/>
        </a:p>
      </dgm:t>
    </dgm:pt>
    <dgm:pt modelId="{6CDC003C-0A6E-4162-8476-223E07C032D5}" type="parTrans" cxnId="{1C312EE0-A68A-4080-A914-04A1966C99F4}">
      <dgm:prSet/>
      <dgm:spPr/>
      <dgm:t>
        <a:bodyPr/>
        <a:lstStyle/>
        <a:p>
          <a:endParaRPr lang="en-US"/>
        </a:p>
      </dgm:t>
    </dgm:pt>
    <dgm:pt modelId="{DCB0646F-30D4-4FC4-9831-6077E2F4A770}" type="sibTrans" cxnId="{1C312EE0-A68A-4080-A914-04A1966C99F4}">
      <dgm:prSet/>
      <dgm:spPr/>
      <dgm:t>
        <a:bodyPr/>
        <a:lstStyle/>
        <a:p>
          <a:endParaRPr lang="en-US"/>
        </a:p>
      </dgm:t>
    </dgm:pt>
    <dgm:pt modelId="{2C1537DF-5A37-4D20-89A4-4FBC22AE27D3}">
      <dgm:prSet/>
      <dgm:spPr/>
      <dgm:t>
        <a:bodyPr/>
        <a:lstStyle/>
        <a:p>
          <a:endParaRPr lang="en-US"/>
        </a:p>
      </dgm:t>
    </dgm:pt>
    <dgm:pt modelId="{72DE7F54-21A4-4CA6-A36F-67CD94D3B779}" type="parTrans" cxnId="{EE3AB6D7-ABFC-4FDA-81EE-FFC0985C5636}">
      <dgm:prSet/>
      <dgm:spPr/>
      <dgm:t>
        <a:bodyPr/>
        <a:lstStyle/>
        <a:p>
          <a:endParaRPr lang="en-US"/>
        </a:p>
      </dgm:t>
    </dgm:pt>
    <dgm:pt modelId="{65EAACF0-03DC-4CB4-BC96-6185CA060F2B}" type="sibTrans" cxnId="{EE3AB6D7-ABFC-4FDA-81EE-FFC0985C5636}">
      <dgm:prSet/>
      <dgm:spPr/>
      <dgm:t>
        <a:bodyPr/>
        <a:lstStyle/>
        <a:p>
          <a:endParaRPr lang="en-US"/>
        </a:p>
      </dgm:t>
    </dgm:pt>
    <dgm:pt modelId="{08EBA160-1F62-47B5-8ABE-CA44F11CE1D8}">
      <dgm:prSet/>
      <dgm:spPr/>
      <dgm:t>
        <a:bodyPr/>
        <a:lstStyle/>
        <a:p>
          <a:endParaRPr lang="en-US"/>
        </a:p>
      </dgm:t>
    </dgm:pt>
    <dgm:pt modelId="{CB74F044-C5C2-499E-8884-BD46C9372DF5}" type="parTrans" cxnId="{F1E6C931-B218-4CB1-ABA0-8CAD9AADCE01}">
      <dgm:prSet/>
      <dgm:spPr/>
      <dgm:t>
        <a:bodyPr/>
        <a:lstStyle/>
        <a:p>
          <a:endParaRPr lang="en-US"/>
        </a:p>
      </dgm:t>
    </dgm:pt>
    <dgm:pt modelId="{23EB8ADE-FD6B-4B70-895C-B9CA431EF361}" type="sibTrans" cxnId="{F1E6C931-B218-4CB1-ABA0-8CAD9AADCE01}">
      <dgm:prSet/>
      <dgm:spPr/>
      <dgm:t>
        <a:bodyPr/>
        <a:lstStyle/>
        <a:p>
          <a:endParaRPr lang="en-US"/>
        </a:p>
      </dgm:t>
    </dgm:pt>
    <dgm:pt modelId="{3082E46B-0F0C-42CB-94F5-7A7195C362C3}">
      <dgm:prSet/>
      <dgm:spPr/>
      <dgm:t>
        <a:bodyPr/>
        <a:lstStyle/>
        <a:p>
          <a:endParaRPr lang="en-US"/>
        </a:p>
      </dgm:t>
    </dgm:pt>
    <dgm:pt modelId="{D08706B2-286B-47CC-9786-8A1DD834F92C}" type="parTrans" cxnId="{37C4BBEF-CB57-4F56-AD5F-EBD25EE36A15}">
      <dgm:prSet/>
      <dgm:spPr/>
      <dgm:t>
        <a:bodyPr/>
        <a:lstStyle/>
        <a:p>
          <a:endParaRPr lang="en-US"/>
        </a:p>
      </dgm:t>
    </dgm:pt>
    <dgm:pt modelId="{26507DAE-0045-4E2A-BF60-D253DFE72486}" type="sibTrans" cxnId="{37C4BBEF-CB57-4F56-AD5F-EBD25EE36A15}">
      <dgm:prSet/>
      <dgm:spPr/>
      <dgm:t>
        <a:bodyPr/>
        <a:lstStyle/>
        <a:p>
          <a:endParaRPr lang="en-US"/>
        </a:p>
      </dgm:t>
    </dgm:pt>
    <dgm:pt modelId="{D4E7BB39-A2B9-4738-85E6-945A2F6304BC}" type="pres">
      <dgm:prSet presAssocID="{04C8F7AB-9E7C-4DCF-A71A-221A1C16979B}" presName="Name0" presStyleCnt="0">
        <dgm:presLayoutVars>
          <dgm:chMax/>
          <dgm:chPref/>
          <dgm:dir/>
          <dgm:animLvl val="lvl"/>
        </dgm:presLayoutVars>
      </dgm:prSet>
      <dgm:spPr/>
    </dgm:pt>
    <dgm:pt modelId="{AD57181F-AD3F-46AE-9D49-EE32C75D5914}" type="pres">
      <dgm:prSet presAssocID="{5D0B6246-AEE3-4836-881B-3FF448E660BE}" presName="composite" presStyleCnt="0"/>
      <dgm:spPr/>
    </dgm:pt>
    <dgm:pt modelId="{BC1BB279-F2D0-4FE1-B08A-E42AA9A57920}" type="pres">
      <dgm:prSet presAssocID="{5D0B6246-AEE3-4836-881B-3FF448E660BE}" presName="Parent1" presStyleLbl="node1" presStyleIdx="0" presStyleCnt="12">
        <dgm:presLayoutVars>
          <dgm:chMax val="1"/>
          <dgm:chPref val="1"/>
          <dgm:bulletEnabled val="1"/>
        </dgm:presLayoutVars>
      </dgm:prSet>
      <dgm:spPr/>
    </dgm:pt>
    <dgm:pt modelId="{6FD0F98F-585F-4E9A-93F9-085E1623252A}" type="pres">
      <dgm:prSet presAssocID="{5D0B6246-AEE3-4836-881B-3FF448E660BE}" presName="Childtext1" presStyleLbl="revTx" presStyleIdx="0" presStyleCnt="6">
        <dgm:presLayoutVars>
          <dgm:chMax val="0"/>
          <dgm:chPref val="0"/>
          <dgm:bulletEnabled val="1"/>
        </dgm:presLayoutVars>
      </dgm:prSet>
      <dgm:spPr/>
    </dgm:pt>
    <dgm:pt modelId="{C19700CA-F530-4D15-A96F-F236BA18380D}" type="pres">
      <dgm:prSet presAssocID="{5D0B6246-AEE3-4836-881B-3FF448E660BE}" presName="BalanceSpacing" presStyleCnt="0"/>
      <dgm:spPr/>
    </dgm:pt>
    <dgm:pt modelId="{7843CB44-6F05-4DF4-9DDD-237012C15EB7}" type="pres">
      <dgm:prSet presAssocID="{5D0B6246-AEE3-4836-881B-3FF448E660BE}" presName="BalanceSpacing1" presStyleCnt="0"/>
      <dgm:spPr/>
    </dgm:pt>
    <dgm:pt modelId="{1A14E64F-E5CA-4302-8AEA-A90C5534BD84}" type="pres">
      <dgm:prSet presAssocID="{982C03FC-30E0-412D-A015-7ACDB9A0480D}" presName="Accent1Text" presStyleLbl="node1" presStyleIdx="1" presStyleCnt="12"/>
      <dgm:spPr/>
    </dgm:pt>
    <dgm:pt modelId="{43F92017-3B1F-4B57-A903-62F7A8E191D9}" type="pres">
      <dgm:prSet presAssocID="{982C03FC-30E0-412D-A015-7ACDB9A0480D}" presName="spaceBetweenRectangles" presStyleCnt="0"/>
      <dgm:spPr/>
    </dgm:pt>
    <dgm:pt modelId="{4FF776B4-0662-4605-88DF-801DB6B4E238}" type="pres">
      <dgm:prSet presAssocID="{FAAE1656-B2C4-4F2B-A764-BC2C74DFB996}" presName="composite" presStyleCnt="0"/>
      <dgm:spPr/>
    </dgm:pt>
    <dgm:pt modelId="{90975AAB-7E34-4DAA-A206-E103314E7548}" type="pres">
      <dgm:prSet presAssocID="{FAAE1656-B2C4-4F2B-A764-BC2C74DFB996}" presName="Parent1" presStyleLbl="node1" presStyleIdx="2" presStyleCnt="12">
        <dgm:presLayoutVars>
          <dgm:chMax val="1"/>
          <dgm:chPref val="1"/>
          <dgm:bulletEnabled val="1"/>
        </dgm:presLayoutVars>
      </dgm:prSet>
      <dgm:spPr/>
    </dgm:pt>
    <dgm:pt modelId="{A0D0CA9E-1E18-4B43-99C4-5DC42AE1F0CD}" type="pres">
      <dgm:prSet presAssocID="{FAAE1656-B2C4-4F2B-A764-BC2C74DFB996}" presName="Childtext1" presStyleLbl="revTx" presStyleIdx="1" presStyleCnt="6">
        <dgm:presLayoutVars>
          <dgm:chMax val="0"/>
          <dgm:chPref val="0"/>
          <dgm:bulletEnabled val="1"/>
        </dgm:presLayoutVars>
      </dgm:prSet>
      <dgm:spPr/>
    </dgm:pt>
    <dgm:pt modelId="{0FB8B0DE-8F6E-4FD8-B48E-0339BC8BE457}" type="pres">
      <dgm:prSet presAssocID="{FAAE1656-B2C4-4F2B-A764-BC2C74DFB996}" presName="BalanceSpacing" presStyleCnt="0"/>
      <dgm:spPr/>
    </dgm:pt>
    <dgm:pt modelId="{426ECF1A-D400-4B29-86A9-A30DCA6949CB}" type="pres">
      <dgm:prSet presAssocID="{FAAE1656-B2C4-4F2B-A764-BC2C74DFB996}" presName="BalanceSpacing1" presStyleCnt="0"/>
      <dgm:spPr/>
    </dgm:pt>
    <dgm:pt modelId="{D36FB857-FFC4-47C7-AF43-914C1A4F1726}" type="pres">
      <dgm:prSet presAssocID="{282180D2-74C6-4EB7-9E6C-50E0BE339266}" presName="Accent1Text" presStyleLbl="node1" presStyleIdx="3" presStyleCnt="12"/>
      <dgm:spPr/>
    </dgm:pt>
    <dgm:pt modelId="{33023C5C-A2E9-47D0-B475-044ED7CED584}" type="pres">
      <dgm:prSet presAssocID="{282180D2-74C6-4EB7-9E6C-50E0BE339266}" presName="spaceBetweenRectangles" presStyleCnt="0"/>
      <dgm:spPr/>
    </dgm:pt>
    <dgm:pt modelId="{1CD4B07A-B9D6-4AAD-A755-8AC448191084}" type="pres">
      <dgm:prSet presAssocID="{B312C2B8-7827-468A-8CC1-FD030A698459}" presName="composite" presStyleCnt="0"/>
      <dgm:spPr/>
    </dgm:pt>
    <dgm:pt modelId="{477A5FDE-6B07-402E-987E-485682043581}" type="pres">
      <dgm:prSet presAssocID="{B312C2B8-7827-468A-8CC1-FD030A698459}" presName="Parent1" presStyleLbl="node1" presStyleIdx="4" presStyleCnt="12">
        <dgm:presLayoutVars>
          <dgm:chMax val="1"/>
          <dgm:chPref val="1"/>
          <dgm:bulletEnabled val="1"/>
        </dgm:presLayoutVars>
      </dgm:prSet>
      <dgm:spPr/>
    </dgm:pt>
    <dgm:pt modelId="{91D5092C-0C90-413C-9537-7875C2AA50E2}" type="pres">
      <dgm:prSet presAssocID="{B312C2B8-7827-468A-8CC1-FD030A698459}" presName="Childtext1" presStyleLbl="revTx" presStyleIdx="2" presStyleCnt="6">
        <dgm:presLayoutVars>
          <dgm:chMax val="0"/>
          <dgm:chPref val="0"/>
          <dgm:bulletEnabled val="1"/>
        </dgm:presLayoutVars>
      </dgm:prSet>
      <dgm:spPr/>
    </dgm:pt>
    <dgm:pt modelId="{BD825407-9D38-49E0-BA66-2B557B023402}" type="pres">
      <dgm:prSet presAssocID="{B312C2B8-7827-468A-8CC1-FD030A698459}" presName="BalanceSpacing" presStyleCnt="0"/>
      <dgm:spPr/>
    </dgm:pt>
    <dgm:pt modelId="{0F399598-6703-4D37-942F-4F8531B83F9B}" type="pres">
      <dgm:prSet presAssocID="{B312C2B8-7827-468A-8CC1-FD030A698459}" presName="BalanceSpacing1" presStyleCnt="0"/>
      <dgm:spPr/>
    </dgm:pt>
    <dgm:pt modelId="{5E4E94C8-C246-4072-B711-4BBA98D230CC}" type="pres">
      <dgm:prSet presAssocID="{D3BB5E10-1CD6-4363-9CC2-4B720345E024}" presName="Accent1Text" presStyleLbl="node1" presStyleIdx="5" presStyleCnt="12"/>
      <dgm:spPr/>
    </dgm:pt>
    <dgm:pt modelId="{1210EAD0-E275-4B13-A0BF-A19EE92C90B6}" type="pres">
      <dgm:prSet presAssocID="{D3BB5E10-1CD6-4363-9CC2-4B720345E024}" presName="spaceBetweenRectangles" presStyleCnt="0"/>
      <dgm:spPr/>
    </dgm:pt>
    <dgm:pt modelId="{D20DBF22-ED06-4EF7-9923-AC06CC2EEF67}" type="pres">
      <dgm:prSet presAssocID="{2C1537DF-5A37-4D20-89A4-4FBC22AE27D3}" presName="composite" presStyleCnt="0"/>
      <dgm:spPr/>
    </dgm:pt>
    <dgm:pt modelId="{FCCEF9A3-4E4F-4193-8233-C6F70D6913D5}" type="pres">
      <dgm:prSet presAssocID="{2C1537DF-5A37-4D20-89A4-4FBC22AE27D3}" presName="Parent1" presStyleLbl="node1" presStyleIdx="6" presStyleCnt="12" custLinFactX="67520" custLinFactNeighborX="100000" custLinFactNeighborY="-84488">
        <dgm:presLayoutVars>
          <dgm:chMax val="1"/>
          <dgm:chPref val="1"/>
          <dgm:bulletEnabled val="1"/>
        </dgm:presLayoutVars>
      </dgm:prSet>
      <dgm:spPr/>
    </dgm:pt>
    <dgm:pt modelId="{8E9E340C-5190-46CD-B3F1-D463AFD78733}" type="pres">
      <dgm:prSet presAssocID="{2C1537DF-5A37-4D20-89A4-4FBC22AE27D3}" presName="Childtext1" presStyleLbl="revTx" presStyleIdx="3" presStyleCnt="6">
        <dgm:presLayoutVars>
          <dgm:chMax val="0"/>
          <dgm:chPref val="0"/>
          <dgm:bulletEnabled val="1"/>
        </dgm:presLayoutVars>
      </dgm:prSet>
      <dgm:spPr/>
    </dgm:pt>
    <dgm:pt modelId="{5B38D4C6-A88F-47ED-A3AD-4BF1FCAFE3D4}" type="pres">
      <dgm:prSet presAssocID="{2C1537DF-5A37-4D20-89A4-4FBC22AE27D3}" presName="BalanceSpacing" presStyleCnt="0"/>
      <dgm:spPr/>
    </dgm:pt>
    <dgm:pt modelId="{34ED6C88-49EB-4820-8770-5521CF6DFFC4}" type="pres">
      <dgm:prSet presAssocID="{2C1537DF-5A37-4D20-89A4-4FBC22AE27D3}" presName="BalanceSpacing1" presStyleCnt="0"/>
      <dgm:spPr/>
    </dgm:pt>
    <dgm:pt modelId="{E502AA1D-AA3F-40DE-9DB0-CC785EAD8980}" type="pres">
      <dgm:prSet presAssocID="{65EAACF0-03DC-4CB4-BC96-6185CA060F2B}" presName="Accent1Text" presStyleLbl="node1" presStyleIdx="7" presStyleCnt="12" custLinFactY="-100000" custLinFactNeighborX="60696" custLinFactNeighborY="-159802"/>
      <dgm:spPr/>
    </dgm:pt>
    <dgm:pt modelId="{72B17F95-DF58-4F43-9429-B9D3F1A7AB9A}" type="pres">
      <dgm:prSet presAssocID="{65EAACF0-03DC-4CB4-BC96-6185CA060F2B}" presName="spaceBetweenRectangles" presStyleCnt="0"/>
      <dgm:spPr/>
    </dgm:pt>
    <dgm:pt modelId="{AF57D653-6F87-410D-803A-F0F7455B1199}" type="pres">
      <dgm:prSet presAssocID="{08EBA160-1F62-47B5-8ABE-CA44F11CE1D8}" presName="composite" presStyleCnt="0"/>
      <dgm:spPr/>
    </dgm:pt>
    <dgm:pt modelId="{0EF8B722-2AA5-4666-A4CD-4C62E597473B}" type="pres">
      <dgm:prSet presAssocID="{08EBA160-1F62-47B5-8ABE-CA44F11CE1D8}" presName="Parent1" presStyleLbl="node1" presStyleIdx="8" presStyleCnt="12" custLinFactX="67520" custLinFactY="-100000" custLinFactNeighborX="100000" custLinFactNeighborY="-150705">
        <dgm:presLayoutVars>
          <dgm:chMax val="1"/>
          <dgm:chPref val="1"/>
          <dgm:bulletEnabled val="1"/>
        </dgm:presLayoutVars>
      </dgm:prSet>
      <dgm:spPr/>
    </dgm:pt>
    <dgm:pt modelId="{53C25849-F3B0-4B93-8903-2AE02DD46507}" type="pres">
      <dgm:prSet presAssocID="{08EBA160-1F62-47B5-8ABE-CA44F11CE1D8}" presName="Childtext1" presStyleLbl="revTx" presStyleIdx="4" presStyleCnt="6">
        <dgm:presLayoutVars>
          <dgm:chMax val="0"/>
          <dgm:chPref val="0"/>
          <dgm:bulletEnabled val="1"/>
        </dgm:presLayoutVars>
      </dgm:prSet>
      <dgm:spPr/>
    </dgm:pt>
    <dgm:pt modelId="{1D37A342-2797-4552-B792-C0C47D42E82B}" type="pres">
      <dgm:prSet presAssocID="{08EBA160-1F62-47B5-8ABE-CA44F11CE1D8}" presName="BalanceSpacing" presStyleCnt="0"/>
      <dgm:spPr/>
    </dgm:pt>
    <dgm:pt modelId="{6A54EA18-C62B-4444-9B8F-2882BBAC75A3}" type="pres">
      <dgm:prSet presAssocID="{08EBA160-1F62-47B5-8ABE-CA44F11CE1D8}" presName="BalanceSpacing1" presStyleCnt="0"/>
      <dgm:spPr/>
    </dgm:pt>
    <dgm:pt modelId="{9ABCFE9C-4A4C-481F-AF62-A05A8BEBCF43}" type="pres">
      <dgm:prSet presAssocID="{23EB8ADE-FD6B-4B70-895C-B9CA431EF361}" presName="Accent1Text" presStyleLbl="node1" presStyleIdx="9" presStyleCnt="12" custLinFactNeighborX="59192" custLinFactNeighborY="-85732"/>
      <dgm:spPr/>
    </dgm:pt>
    <dgm:pt modelId="{F93E956E-58AD-4AEA-ACA8-3E975E5EB27E}" type="pres">
      <dgm:prSet presAssocID="{23EB8ADE-FD6B-4B70-895C-B9CA431EF361}" presName="spaceBetweenRectangles" presStyleCnt="0"/>
      <dgm:spPr/>
    </dgm:pt>
    <dgm:pt modelId="{304D4A01-A685-4228-B721-E8D053A499D1}" type="pres">
      <dgm:prSet presAssocID="{3082E46B-0F0C-42CB-94F5-7A7195C362C3}" presName="composite" presStyleCnt="0"/>
      <dgm:spPr/>
    </dgm:pt>
    <dgm:pt modelId="{FA3D15C7-6963-4BFF-BDD6-071B0B77526C}" type="pres">
      <dgm:prSet presAssocID="{3082E46B-0F0C-42CB-94F5-7A7195C362C3}" presName="Parent1" presStyleLbl="node1" presStyleIdx="10" presStyleCnt="12" custLinFactX="-6996" custLinFactY="-138927" custLinFactNeighborX="-100000" custLinFactNeighborY="-200000">
        <dgm:presLayoutVars>
          <dgm:chMax val="1"/>
          <dgm:chPref val="1"/>
          <dgm:bulletEnabled val="1"/>
        </dgm:presLayoutVars>
      </dgm:prSet>
      <dgm:spPr/>
    </dgm:pt>
    <dgm:pt modelId="{597AE271-75AE-46E6-8971-E88462E0F025}" type="pres">
      <dgm:prSet presAssocID="{3082E46B-0F0C-42CB-94F5-7A7195C362C3}" presName="Childtext1" presStyleLbl="revTx" presStyleIdx="5" presStyleCnt="6">
        <dgm:presLayoutVars>
          <dgm:chMax val="0"/>
          <dgm:chPref val="0"/>
          <dgm:bulletEnabled val="1"/>
        </dgm:presLayoutVars>
      </dgm:prSet>
      <dgm:spPr/>
    </dgm:pt>
    <dgm:pt modelId="{763B6B22-237B-46DA-9FB3-DB95C344B05C}" type="pres">
      <dgm:prSet presAssocID="{3082E46B-0F0C-42CB-94F5-7A7195C362C3}" presName="BalanceSpacing" presStyleCnt="0"/>
      <dgm:spPr/>
    </dgm:pt>
    <dgm:pt modelId="{4CA4413B-120B-4734-89BA-98EE17865BF0}" type="pres">
      <dgm:prSet presAssocID="{3082E46B-0F0C-42CB-94F5-7A7195C362C3}" presName="BalanceSpacing1" presStyleCnt="0"/>
      <dgm:spPr/>
    </dgm:pt>
    <dgm:pt modelId="{D0D64003-02B3-44DC-B079-7B36A66A74B8}" type="pres">
      <dgm:prSet presAssocID="{26507DAE-0045-4E2A-BF60-D253DFE72486}" presName="Accent1Text" presStyleLbl="node1" presStyleIdx="11" presStyleCnt="12" custLinFactY="-72387" custLinFactNeighborX="6869" custLinFactNeighborY="-100000"/>
      <dgm:spPr/>
    </dgm:pt>
  </dgm:ptLst>
  <dgm:cxnLst>
    <dgm:cxn modelId="{CA65748F-699B-489A-95D2-50A628CE1278}" type="presOf" srcId="{FE21DB6A-8497-4810-BD0A-E5C68AE17CAB}" destId="{A0D0CA9E-1E18-4B43-99C4-5DC42AE1F0CD}" srcOrd="0" destOrd="4" presId="urn:microsoft.com/office/officeart/2008/layout/AlternatingHexagons"/>
    <dgm:cxn modelId="{BEE4267F-AF1A-4DC5-A81F-8667170CEAC6}" srcId="{5D0B6246-AEE3-4836-881B-3FF448E660BE}" destId="{71DD0905-C2E9-4FD0-A624-EF821B4BCB27}" srcOrd="1" destOrd="0" parTransId="{CCD61A05-927E-4DE0-B481-007154266B5E}" sibTransId="{5ABBEE73-674C-4E3A-977A-41424DFFDDC6}"/>
    <dgm:cxn modelId="{47562B12-C18E-40BA-BA53-FF4FE892B634}" type="presOf" srcId="{27861485-57A4-4C7C-8F20-3356DF18A876}" destId="{91D5092C-0C90-413C-9537-7875C2AA50E2}" srcOrd="0" destOrd="1" presId="urn:microsoft.com/office/officeart/2008/layout/AlternatingHexagons"/>
    <dgm:cxn modelId="{87AE7283-4FC5-46B9-A8A3-3C9E76215C69}" type="presOf" srcId="{4AECE5F5-1C66-4A90-B996-D9E5DDB2FD98}" destId="{91D5092C-0C90-413C-9537-7875C2AA50E2}" srcOrd="0" destOrd="5" presId="urn:microsoft.com/office/officeart/2008/layout/AlternatingHexagons"/>
    <dgm:cxn modelId="{7FD80420-ED28-4187-B802-86C612840379}" type="presOf" srcId="{65EAACF0-03DC-4CB4-BC96-6185CA060F2B}" destId="{E502AA1D-AA3F-40DE-9DB0-CC785EAD8980}" srcOrd="0" destOrd="0" presId="urn:microsoft.com/office/officeart/2008/layout/AlternatingHexagons"/>
    <dgm:cxn modelId="{A6273D64-C986-465D-89BD-19A1EFA50EBE}" srcId="{FAAE1656-B2C4-4F2B-A764-BC2C74DFB996}" destId="{869BD2EA-74BD-4790-87A1-C10698D8702A}" srcOrd="3" destOrd="0" parTransId="{190D209B-E767-412E-94F2-0352DD082E0F}" sibTransId="{533C785E-EB10-4197-918A-CE8CA141B14F}"/>
    <dgm:cxn modelId="{8CB5B5A2-7704-488B-987C-E0C2DAC11B8D}" srcId="{B312C2B8-7827-468A-8CC1-FD030A698459}" destId="{A1A45631-0350-410F-9127-8DBABEAC8D2C}" srcOrd="2" destOrd="0" parTransId="{212A3BF7-4F6D-4278-930F-4CD4BDA830D1}" sibTransId="{97F3D856-4F87-4D6D-817C-1A2021CDD89F}"/>
    <dgm:cxn modelId="{62EF68C5-34CF-4D9A-A051-E6549B0F385E}" type="presOf" srcId="{56EC8A3E-3551-418E-9AB3-35FE9337EA81}" destId="{91D5092C-0C90-413C-9537-7875C2AA50E2}" srcOrd="0" destOrd="4" presId="urn:microsoft.com/office/officeart/2008/layout/AlternatingHexagons"/>
    <dgm:cxn modelId="{0D591736-FF1C-472C-A963-1016DF0A06EE}" type="presOf" srcId="{282180D2-74C6-4EB7-9E6C-50E0BE339266}" destId="{D36FB857-FFC4-47C7-AF43-914C1A4F1726}" srcOrd="0" destOrd="0" presId="urn:microsoft.com/office/officeart/2008/layout/AlternatingHexagons"/>
    <dgm:cxn modelId="{D45D5093-CB0E-4456-8C5D-1EC6F05B2ADB}" type="presOf" srcId="{B312C2B8-7827-468A-8CC1-FD030A698459}" destId="{477A5FDE-6B07-402E-987E-485682043581}" srcOrd="0" destOrd="0" presId="urn:microsoft.com/office/officeart/2008/layout/AlternatingHexagons"/>
    <dgm:cxn modelId="{A7B59CF4-4782-4A35-86E8-80DA5DA72CAC}" srcId="{04C8F7AB-9E7C-4DCF-A71A-221A1C16979B}" destId="{FAAE1656-B2C4-4F2B-A764-BC2C74DFB996}" srcOrd="1" destOrd="0" parTransId="{1D82E05C-59D1-4572-8605-D7F51B4F0585}" sibTransId="{282180D2-74C6-4EB7-9E6C-50E0BE339266}"/>
    <dgm:cxn modelId="{9CBADE34-7A2B-40E2-83AA-AF58F75EF10B}" srcId="{B312C2B8-7827-468A-8CC1-FD030A698459}" destId="{C43C75BD-AFFC-4A0E-88F8-3FFA6AA61C76}" srcOrd="0" destOrd="0" parTransId="{08EA24CE-5E0E-4430-8710-13CF4FCFC111}" sibTransId="{4731FE99-11CD-439A-8EAF-9BB26C4B004A}"/>
    <dgm:cxn modelId="{83E14272-F1E9-4C72-90FB-2B139B99B5DE}" type="presOf" srcId="{FAAE1656-B2C4-4F2B-A764-BC2C74DFB996}" destId="{90975AAB-7E34-4DAA-A206-E103314E7548}" srcOrd="0" destOrd="0" presId="urn:microsoft.com/office/officeart/2008/layout/AlternatingHexagons"/>
    <dgm:cxn modelId="{F7C34EF0-87B7-431F-BF8A-97687DD9A5C7}" srcId="{04C8F7AB-9E7C-4DCF-A71A-221A1C16979B}" destId="{5D0B6246-AEE3-4836-881B-3FF448E660BE}" srcOrd="0" destOrd="0" parTransId="{4E8B4453-F6B1-43F4-AF5E-7A1AF58CE6FC}" sibTransId="{982C03FC-30E0-412D-A015-7ACDB9A0480D}"/>
    <dgm:cxn modelId="{BC08637B-422D-4D7B-A5FD-09479A10A5BC}" type="presOf" srcId="{3082E46B-0F0C-42CB-94F5-7A7195C362C3}" destId="{FA3D15C7-6963-4BFF-BDD6-071B0B77526C}" srcOrd="0" destOrd="0" presId="urn:microsoft.com/office/officeart/2008/layout/AlternatingHexagons"/>
    <dgm:cxn modelId="{F1E6C931-B218-4CB1-ABA0-8CAD9AADCE01}" srcId="{04C8F7AB-9E7C-4DCF-A71A-221A1C16979B}" destId="{08EBA160-1F62-47B5-8ABE-CA44F11CE1D8}" srcOrd="4" destOrd="0" parTransId="{CB74F044-C5C2-499E-8884-BD46C9372DF5}" sibTransId="{23EB8ADE-FD6B-4B70-895C-B9CA431EF361}"/>
    <dgm:cxn modelId="{0B3CA554-4B26-4411-B31C-0FB4F08F4F19}" type="presOf" srcId="{982C03FC-30E0-412D-A015-7ACDB9A0480D}" destId="{1A14E64F-E5CA-4302-8AEA-A90C5534BD84}" srcOrd="0" destOrd="0" presId="urn:microsoft.com/office/officeart/2008/layout/AlternatingHexagons"/>
    <dgm:cxn modelId="{EE57B217-AF62-4CA7-A141-D1C8A98A3072}" type="presOf" srcId="{869BD2EA-74BD-4790-87A1-C10698D8702A}" destId="{A0D0CA9E-1E18-4B43-99C4-5DC42AE1F0CD}" srcOrd="0" destOrd="3" presId="urn:microsoft.com/office/officeart/2008/layout/AlternatingHexagons"/>
    <dgm:cxn modelId="{B1B7F1D0-2B3B-44D7-812F-60602059DA2D}" srcId="{FAAE1656-B2C4-4F2B-A764-BC2C74DFB996}" destId="{FE21DB6A-8497-4810-BD0A-E5C68AE17CAB}" srcOrd="4" destOrd="0" parTransId="{8C322C90-F86A-4192-B444-F1B2F72E8397}" sibTransId="{86C829CF-5002-41C2-A67E-CFEBCF0C7F7F}"/>
    <dgm:cxn modelId="{DE7B715A-A599-4651-939D-38384E9D8D8A}" type="presOf" srcId="{2C1537DF-5A37-4D20-89A4-4FBC22AE27D3}" destId="{FCCEF9A3-4E4F-4193-8233-C6F70D6913D5}" srcOrd="0" destOrd="0" presId="urn:microsoft.com/office/officeart/2008/layout/AlternatingHexagons"/>
    <dgm:cxn modelId="{475C48E6-92D9-4245-B83E-8B0A55D7E71A}" type="presOf" srcId="{71DD0905-C2E9-4FD0-A624-EF821B4BCB27}" destId="{6FD0F98F-585F-4E9A-93F9-085E1623252A}" srcOrd="0" destOrd="1" presId="urn:microsoft.com/office/officeart/2008/layout/AlternatingHexagons"/>
    <dgm:cxn modelId="{F97CBC5E-CD62-458E-BC67-759D7554AB78}" type="presOf" srcId="{908FD2BD-1A7F-4B40-9970-427167B3EB7C}" destId="{A0D0CA9E-1E18-4B43-99C4-5DC42AE1F0CD}" srcOrd="0" destOrd="1" presId="urn:microsoft.com/office/officeart/2008/layout/AlternatingHexagons"/>
    <dgm:cxn modelId="{FDD91FB4-0A61-4DF2-BC69-17816678FD90}" type="presOf" srcId="{08EBA160-1F62-47B5-8ABE-CA44F11CE1D8}" destId="{0EF8B722-2AA5-4666-A4CD-4C62E597473B}" srcOrd="0" destOrd="0" presId="urn:microsoft.com/office/officeart/2008/layout/AlternatingHexagons"/>
    <dgm:cxn modelId="{BC46C7CF-EBF0-44DD-A727-F54F15266B6A}" type="presOf" srcId="{A1A45631-0350-410F-9127-8DBABEAC8D2C}" destId="{91D5092C-0C90-413C-9537-7875C2AA50E2}" srcOrd="0" destOrd="2" presId="urn:microsoft.com/office/officeart/2008/layout/AlternatingHexagons"/>
    <dgm:cxn modelId="{D3FEB57F-5D0C-431D-9177-D5B8ACFBCDD4}" type="presOf" srcId="{23EB8ADE-FD6B-4B70-895C-B9CA431EF361}" destId="{9ABCFE9C-4A4C-481F-AF62-A05A8BEBCF43}" srcOrd="0" destOrd="0" presId="urn:microsoft.com/office/officeart/2008/layout/AlternatingHexagons"/>
    <dgm:cxn modelId="{B3100A0F-980D-4358-93D5-6304CC35689C}" type="presOf" srcId="{A801B4D6-E3B3-4D4B-94B5-9C58268B92E6}" destId="{A0D0CA9E-1E18-4B43-99C4-5DC42AE1F0CD}" srcOrd="0" destOrd="2" presId="urn:microsoft.com/office/officeart/2008/layout/AlternatingHexagons"/>
    <dgm:cxn modelId="{244DAF3A-4FAD-4837-9800-F271A046A7A5}" type="presOf" srcId="{AC35C6DE-6DF1-420B-A7EC-3ABF1D80188F}" destId="{6FD0F98F-585F-4E9A-93F9-085E1623252A}" srcOrd="0" destOrd="0" presId="urn:microsoft.com/office/officeart/2008/layout/AlternatingHexagons"/>
    <dgm:cxn modelId="{2F08B9AF-544F-457D-89CF-E4347F97D605}" type="presOf" srcId="{5D0B6246-AEE3-4836-881B-3FF448E660BE}" destId="{BC1BB279-F2D0-4FE1-B08A-E42AA9A57920}" srcOrd="0" destOrd="0" presId="urn:microsoft.com/office/officeart/2008/layout/AlternatingHexagons"/>
    <dgm:cxn modelId="{1C312EE0-A68A-4080-A914-04A1966C99F4}" srcId="{FAAE1656-B2C4-4F2B-A764-BC2C74DFB996}" destId="{908FD2BD-1A7F-4B40-9970-427167B3EB7C}" srcOrd="1" destOrd="0" parTransId="{6CDC003C-0A6E-4162-8476-223E07C032D5}" sibTransId="{DCB0646F-30D4-4FC4-9831-6077E2F4A770}"/>
    <dgm:cxn modelId="{CB786F0D-DD4B-46CC-B6F0-71295C38CA28}" srcId="{B312C2B8-7827-468A-8CC1-FD030A698459}" destId="{27861485-57A4-4C7C-8F20-3356DF18A876}" srcOrd="1" destOrd="0" parTransId="{2E95D219-C9DF-4180-B319-CB51446DF5C1}" sibTransId="{144BA4BE-A56D-49A6-82E6-2A98EDD22065}"/>
    <dgm:cxn modelId="{0B01894C-EF2F-4C18-ADFD-302FC93FD31D}" srcId="{FAAE1656-B2C4-4F2B-A764-BC2C74DFB996}" destId="{7B3E7DEE-94E3-4DA5-A749-E6F2DFE22D0E}" srcOrd="5" destOrd="0" parTransId="{FB55B681-3D5F-47AE-8BB1-F15FADE293C3}" sibTransId="{4A923EF8-6903-4BCE-866A-F09B707FBD69}"/>
    <dgm:cxn modelId="{EE3AB6D7-ABFC-4FDA-81EE-FFC0985C5636}" srcId="{04C8F7AB-9E7C-4DCF-A71A-221A1C16979B}" destId="{2C1537DF-5A37-4D20-89A4-4FBC22AE27D3}" srcOrd="3" destOrd="0" parTransId="{72DE7F54-21A4-4CA6-A36F-67CD94D3B779}" sibTransId="{65EAACF0-03DC-4CB4-BC96-6185CA060F2B}"/>
    <dgm:cxn modelId="{37C4BBEF-CB57-4F56-AD5F-EBD25EE36A15}" srcId="{04C8F7AB-9E7C-4DCF-A71A-221A1C16979B}" destId="{3082E46B-0F0C-42CB-94F5-7A7195C362C3}" srcOrd="5" destOrd="0" parTransId="{D08706B2-286B-47CC-9786-8A1DD834F92C}" sibTransId="{26507DAE-0045-4E2A-BF60-D253DFE72486}"/>
    <dgm:cxn modelId="{502FC1DE-E06D-412D-A99C-973CAD4A6EB9}" type="presOf" srcId="{C43C75BD-AFFC-4A0E-88F8-3FFA6AA61C76}" destId="{91D5092C-0C90-413C-9537-7875C2AA50E2}" srcOrd="0" destOrd="0" presId="urn:microsoft.com/office/officeart/2008/layout/AlternatingHexagons"/>
    <dgm:cxn modelId="{A8BF77D3-F5DC-4500-AB98-24F2D9401D03}" type="presOf" srcId="{04C8F7AB-9E7C-4DCF-A71A-221A1C16979B}" destId="{D4E7BB39-A2B9-4738-85E6-945A2F6304BC}" srcOrd="0" destOrd="0" presId="urn:microsoft.com/office/officeart/2008/layout/AlternatingHexagons"/>
    <dgm:cxn modelId="{DA1E8F1A-3212-4067-88FA-381D4D80CE28}" srcId="{B312C2B8-7827-468A-8CC1-FD030A698459}" destId="{4AECE5F5-1C66-4A90-B996-D9E5DDB2FD98}" srcOrd="5" destOrd="0" parTransId="{401BF8FA-B15D-404D-9F44-B4BFE59D103A}" sibTransId="{786350A8-3333-4449-B0F3-FFD143CD62E1}"/>
    <dgm:cxn modelId="{13B9F764-F845-4701-A913-05109B3283D0}" srcId="{FAAE1656-B2C4-4F2B-A764-BC2C74DFB996}" destId="{A801B4D6-E3B3-4D4B-94B5-9C58268B92E6}" srcOrd="2" destOrd="0" parTransId="{8424175C-650B-481F-8294-3B41A420144E}" sibTransId="{0E53E701-E465-47AD-918F-AB5DE96DBEE9}"/>
    <dgm:cxn modelId="{F1F9C7FF-84CF-43D4-A82E-B5EECAC9D6CC}" srcId="{FAAE1656-B2C4-4F2B-A764-BC2C74DFB996}" destId="{3B48D2D2-932E-4544-AE19-0FD794F59A5F}" srcOrd="0" destOrd="0" parTransId="{38E49CEE-3F6A-4D8C-A39D-B10CFCC97C0B}" sibTransId="{46A09C4A-6872-411D-9549-E955B6521970}"/>
    <dgm:cxn modelId="{18274B90-8082-4322-BFC7-CB421C0241B1}" type="presOf" srcId="{7B3E7DEE-94E3-4DA5-A749-E6F2DFE22D0E}" destId="{A0D0CA9E-1E18-4B43-99C4-5DC42AE1F0CD}" srcOrd="0" destOrd="5" presId="urn:microsoft.com/office/officeart/2008/layout/AlternatingHexagons"/>
    <dgm:cxn modelId="{75A476A8-3283-419C-849F-E77657E71B2B}" srcId="{04C8F7AB-9E7C-4DCF-A71A-221A1C16979B}" destId="{B312C2B8-7827-468A-8CC1-FD030A698459}" srcOrd="2" destOrd="0" parTransId="{5F412682-5D2A-43B0-91F8-98EE6DC1A151}" sibTransId="{D3BB5E10-1CD6-4363-9CC2-4B720345E024}"/>
    <dgm:cxn modelId="{96CF2421-56E8-4489-A52F-11BC8513EEFA}" srcId="{5D0B6246-AEE3-4836-881B-3FF448E660BE}" destId="{AC35C6DE-6DF1-420B-A7EC-3ABF1D80188F}" srcOrd="0" destOrd="0" parTransId="{0D849A49-DED0-4F66-BBA2-404A1C88C780}" sibTransId="{C0B73CF4-B55D-4E15-A8EA-232664AFAEB8}"/>
    <dgm:cxn modelId="{B04509F7-F4E8-484E-AB92-F9CCDE220804}" srcId="{B312C2B8-7827-468A-8CC1-FD030A698459}" destId="{56EC8A3E-3551-418E-9AB3-35FE9337EA81}" srcOrd="4" destOrd="0" parTransId="{645DD595-A6BE-404D-9C19-872B4C053FF3}" sibTransId="{D6DFAB6C-2A70-442B-BA7E-E029AE2AA977}"/>
    <dgm:cxn modelId="{EC925BDB-AE49-43CF-B681-EBEF6868565D}" type="presOf" srcId="{D3BB5E10-1CD6-4363-9CC2-4B720345E024}" destId="{5E4E94C8-C246-4072-B711-4BBA98D230CC}" srcOrd="0" destOrd="0" presId="urn:microsoft.com/office/officeart/2008/layout/AlternatingHexagons"/>
    <dgm:cxn modelId="{46EB33BF-4A2C-46DA-941A-5238B3FDC975}" type="presOf" srcId="{26507DAE-0045-4E2A-BF60-D253DFE72486}" destId="{D0D64003-02B3-44DC-B079-7B36A66A74B8}" srcOrd="0" destOrd="0" presId="urn:microsoft.com/office/officeart/2008/layout/AlternatingHexagons"/>
    <dgm:cxn modelId="{1BF4A880-04DB-41D9-996A-605742901311}" srcId="{B312C2B8-7827-468A-8CC1-FD030A698459}" destId="{BD42CCB2-A114-406C-874F-AC381EDDA50C}" srcOrd="3" destOrd="0" parTransId="{F71328DF-FFDB-477C-8949-43C9DAF8C5E9}" sibTransId="{4CC62B0A-79DD-4386-AD5E-29000E1254ED}"/>
    <dgm:cxn modelId="{ABD0731F-2AB6-466B-B7AF-AB9418377F6E}" type="presOf" srcId="{BD42CCB2-A114-406C-874F-AC381EDDA50C}" destId="{91D5092C-0C90-413C-9537-7875C2AA50E2}" srcOrd="0" destOrd="3" presId="urn:microsoft.com/office/officeart/2008/layout/AlternatingHexagons"/>
    <dgm:cxn modelId="{A17F4926-EC8D-42DE-95A2-CC06D91AD788}" type="presOf" srcId="{3B48D2D2-932E-4544-AE19-0FD794F59A5F}" destId="{A0D0CA9E-1E18-4B43-99C4-5DC42AE1F0CD}" srcOrd="0" destOrd="0" presId="urn:microsoft.com/office/officeart/2008/layout/AlternatingHexagons"/>
    <dgm:cxn modelId="{C821D18C-B28F-4887-B1DB-1F6CAA8002B4}" type="presParOf" srcId="{D4E7BB39-A2B9-4738-85E6-945A2F6304BC}" destId="{AD57181F-AD3F-46AE-9D49-EE32C75D5914}" srcOrd="0" destOrd="0" presId="urn:microsoft.com/office/officeart/2008/layout/AlternatingHexagons"/>
    <dgm:cxn modelId="{89AC4B03-A170-493B-B829-71E6B824DDCE}" type="presParOf" srcId="{AD57181F-AD3F-46AE-9D49-EE32C75D5914}" destId="{BC1BB279-F2D0-4FE1-B08A-E42AA9A57920}" srcOrd="0" destOrd="0" presId="urn:microsoft.com/office/officeart/2008/layout/AlternatingHexagons"/>
    <dgm:cxn modelId="{8A472A92-D1EB-4EEE-8A51-C709C8069675}" type="presParOf" srcId="{AD57181F-AD3F-46AE-9D49-EE32C75D5914}" destId="{6FD0F98F-585F-4E9A-93F9-085E1623252A}" srcOrd="1" destOrd="0" presId="urn:microsoft.com/office/officeart/2008/layout/AlternatingHexagons"/>
    <dgm:cxn modelId="{372261C4-D0CE-4498-BF96-3F203323E5C2}" type="presParOf" srcId="{AD57181F-AD3F-46AE-9D49-EE32C75D5914}" destId="{C19700CA-F530-4D15-A96F-F236BA18380D}" srcOrd="2" destOrd="0" presId="urn:microsoft.com/office/officeart/2008/layout/AlternatingHexagons"/>
    <dgm:cxn modelId="{0FD2A92C-5808-4F71-978E-4BD87177F537}" type="presParOf" srcId="{AD57181F-AD3F-46AE-9D49-EE32C75D5914}" destId="{7843CB44-6F05-4DF4-9DDD-237012C15EB7}" srcOrd="3" destOrd="0" presId="urn:microsoft.com/office/officeart/2008/layout/AlternatingHexagons"/>
    <dgm:cxn modelId="{D7562326-B4C7-4F14-A6A1-D8EF8FA5A1C1}" type="presParOf" srcId="{AD57181F-AD3F-46AE-9D49-EE32C75D5914}" destId="{1A14E64F-E5CA-4302-8AEA-A90C5534BD84}" srcOrd="4" destOrd="0" presId="urn:microsoft.com/office/officeart/2008/layout/AlternatingHexagons"/>
    <dgm:cxn modelId="{EC81A4A7-C9B7-4E38-ACBC-18B0849194AA}" type="presParOf" srcId="{D4E7BB39-A2B9-4738-85E6-945A2F6304BC}" destId="{43F92017-3B1F-4B57-A903-62F7A8E191D9}" srcOrd="1" destOrd="0" presId="urn:microsoft.com/office/officeart/2008/layout/AlternatingHexagons"/>
    <dgm:cxn modelId="{A6BC70E3-AB91-4775-82A4-9541D2A29ECC}" type="presParOf" srcId="{D4E7BB39-A2B9-4738-85E6-945A2F6304BC}" destId="{4FF776B4-0662-4605-88DF-801DB6B4E238}" srcOrd="2" destOrd="0" presId="urn:microsoft.com/office/officeart/2008/layout/AlternatingHexagons"/>
    <dgm:cxn modelId="{B5DAABE5-78EF-4896-BA83-4590E1267ACA}" type="presParOf" srcId="{4FF776B4-0662-4605-88DF-801DB6B4E238}" destId="{90975AAB-7E34-4DAA-A206-E103314E7548}" srcOrd="0" destOrd="0" presId="urn:microsoft.com/office/officeart/2008/layout/AlternatingHexagons"/>
    <dgm:cxn modelId="{05A20E2C-74DA-487E-90E9-CDDDF7FFDB7C}" type="presParOf" srcId="{4FF776B4-0662-4605-88DF-801DB6B4E238}" destId="{A0D0CA9E-1E18-4B43-99C4-5DC42AE1F0CD}" srcOrd="1" destOrd="0" presId="urn:microsoft.com/office/officeart/2008/layout/AlternatingHexagons"/>
    <dgm:cxn modelId="{C372A50A-CE1C-45EC-88DA-05450691C78B}" type="presParOf" srcId="{4FF776B4-0662-4605-88DF-801DB6B4E238}" destId="{0FB8B0DE-8F6E-4FD8-B48E-0339BC8BE457}" srcOrd="2" destOrd="0" presId="urn:microsoft.com/office/officeart/2008/layout/AlternatingHexagons"/>
    <dgm:cxn modelId="{C9F892A7-FF2F-4698-88CA-5FC473DA5282}" type="presParOf" srcId="{4FF776B4-0662-4605-88DF-801DB6B4E238}" destId="{426ECF1A-D400-4B29-86A9-A30DCA6949CB}" srcOrd="3" destOrd="0" presId="urn:microsoft.com/office/officeart/2008/layout/AlternatingHexagons"/>
    <dgm:cxn modelId="{FEEB822C-BAB7-403D-9447-1D16245D17E3}" type="presParOf" srcId="{4FF776B4-0662-4605-88DF-801DB6B4E238}" destId="{D36FB857-FFC4-47C7-AF43-914C1A4F1726}" srcOrd="4" destOrd="0" presId="urn:microsoft.com/office/officeart/2008/layout/AlternatingHexagons"/>
    <dgm:cxn modelId="{BB0B9FAC-0520-4A82-B8F7-C1DB1ED034C3}" type="presParOf" srcId="{D4E7BB39-A2B9-4738-85E6-945A2F6304BC}" destId="{33023C5C-A2E9-47D0-B475-044ED7CED584}" srcOrd="3" destOrd="0" presId="urn:microsoft.com/office/officeart/2008/layout/AlternatingHexagons"/>
    <dgm:cxn modelId="{74C4CD5A-257A-4D36-9B83-8EC99AE99F44}" type="presParOf" srcId="{D4E7BB39-A2B9-4738-85E6-945A2F6304BC}" destId="{1CD4B07A-B9D6-4AAD-A755-8AC448191084}" srcOrd="4" destOrd="0" presId="urn:microsoft.com/office/officeart/2008/layout/AlternatingHexagons"/>
    <dgm:cxn modelId="{92414B77-FB64-40CE-8B63-DD44EBB86B3A}" type="presParOf" srcId="{1CD4B07A-B9D6-4AAD-A755-8AC448191084}" destId="{477A5FDE-6B07-402E-987E-485682043581}" srcOrd="0" destOrd="0" presId="urn:microsoft.com/office/officeart/2008/layout/AlternatingHexagons"/>
    <dgm:cxn modelId="{FAEF7B52-1D71-43E1-87B2-A3448014D79A}" type="presParOf" srcId="{1CD4B07A-B9D6-4AAD-A755-8AC448191084}" destId="{91D5092C-0C90-413C-9537-7875C2AA50E2}" srcOrd="1" destOrd="0" presId="urn:microsoft.com/office/officeart/2008/layout/AlternatingHexagons"/>
    <dgm:cxn modelId="{0B59707C-900E-4DBB-B7C2-C461BD9D2651}" type="presParOf" srcId="{1CD4B07A-B9D6-4AAD-A755-8AC448191084}" destId="{BD825407-9D38-49E0-BA66-2B557B023402}" srcOrd="2" destOrd="0" presId="urn:microsoft.com/office/officeart/2008/layout/AlternatingHexagons"/>
    <dgm:cxn modelId="{6A326044-8ADB-4EA4-A923-519845E6D8D3}" type="presParOf" srcId="{1CD4B07A-B9D6-4AAD-A755-8AC448191084}" destId="{0F399598-6703-4D37-942F-4F8531B83F9B}" srcOrd="3" destOrd="0" presId="urn:microsoft.com/office/officeart/2008/layout/AlternatingHexagons"/>
    <dgm:cxn modelId="{4E9DF4E2-9E6A-4183-A1FD-652C51BF947C}" type="presParOf" srcId="{1CD4B07A-B9D6-4AAD-A755-8AC448191084}" destId="{5E4E94C8-C246-4072-B711-4BBA98D230CC}" srcOrd="4" destOrd="0" presId="urn:microsoft.com/office/officeart/2008/layout/AlternatingHexagons"/>
    <dgm:cxn modelId="{A865CC12-371E-40AD-B857-9150CF4C2B52}" type="presParOf" srcId="{D4E7BB39-A2B9-4738-85E6-945A2F6304BC}" destId="{1210EAD0-E275-4B13-A0BF-A19EE92C90B6}" srcOrd="5" destOrd="0" presId="urn:microsoft.com/office/officeart/2008/layout/AlternatingHexagons"/>
    <dgm:cxn modelId="{199D0C39-27B6-4529-9501-B205A757A65D}" type="presParOf" srcId="{D4E7BB39-A2B9-4738-85E6-945A2F6304BC}" destId="{D20DBF22-ED06-4EF7-9923-AC06CC2EEF67}" srcOrd="6" destOrd="0" presId="urn:microsoft.com/office/officeart/2008/layout/AlternatingHexagons"/>
    <dgm:cxn modelId="{8DE19B6B-19BB-4291-9A8B-1822776537CF}" type="presParOf" srcId="{D20DBF22-ED06-4EF7-9923-AC06CC2EEF67}" destId="{FCCEF9A3-4E4F-4193-8233-C6F70D6913D5}" srcOrd="0" destOrd="0" presId="urn:microsoft.com/office/officeart/2008/layout/AlternatingHexagons"/>
    <dgm:cxn modelId="{570835CA-D14D-4A8D-8FB3-509C4C9C3843}" type="presParOf" srcId="{D20DBF22-ED06-4EF7-9923-AC06CC2EEF67}" destId="{8E9E340C-5190-46CD-B3F1-D463AFD78733}" srcOrd="1" destOrd="0" presId="urn:microsoft.com/office/officeart/2008/layout/AlternatingHexagons"/>
    <dgm:cxn modelId="{875F193F-62B3-4A63-80D8-63D54786CA50}" type="presParOf" srcId="{D20DBF22-ED06-4EF7-9923-AC06CC2EEF67}" destId="{5B38D4C6-A88F-47ED-A3AD-4BF1FCAFE3D4}" srcOrd="2" destOrd="0" presId="urn:microsoft.com/office/officeart/2008/layout/AlternatingHexagons"/>
    <dgm:cxn modelId="{5DD1D28C-927E-416E-A390-14351EE22796}" type="presParOf" srcId="{D20DBF22-ED06-4EF7-9923-AC06CC2EEF67}" destId="{34ED6C88-49EB-4820-8770-5521CF6DFFC4}" srcOrd="3" destOrd="0" presId="urn:microsoft.com/office/officeart/2008/layout/AlternatingHexagons"/>
    <dgm:cxn modelId="{351B2767-AECC-4E99-8A57-9C494EABCBE6}" type="presParOf" srcId="{D20DBF22-ED06-4EF7-9923-AC06CC2EEF67}" destId="{E502AA1D-AA3F-40DE-9DB0-CC785EAD8980}" srcOrd="4" destOrd="0" presId="urn:microsoft.com/office/officeart/2008/layout/AlternatingHexagons"/>
    <dgm:cxn modelId="{DB3810F9-7549-46A3-A434-9C68DB6CDD98}" type="presParOf" srcId="{D4E7BB39-A2B9-4738-85E6-945A2F6304BC}" destId="{72B17F95-DF58-4F43-9429-B9D3F1A7AB9A}" srcOrd="7" destOrd="0" presId="urn:microsoft.com/office/officeart/2008/layout/AlternatingHexagons"/>
    <dgm:cxn modelId="{871BE8B6-6C35-4753-A5FA-E30EDE4DB085}" type="presParOf" srcId="{D4E7BB39-A2B9-4738-85E6-945A2F6304BC}" destId="{AF57D653-6F87-410D-803A-F0F7455B1199}" srcOrd="8" destOrd="0" presId="urn:microsoft.com/office/officeart/2008/layout/AlternatingHexagons"/>
    <dgm:cxn modelId="{92718A63-A63B-4887-BAB7-C9F94649AD44}" type="presParOf" srcId="{AF57D653-6F87-410D-803A-F0F7455B1199}" destId="{0EF8B722-2AA5-4666-A4CD-4C62E597473B}" srcOrd="0" destOrd="0" presId="urn:microsoft.com/office/officeart/2008/layout/AlternatingHexagons"/>
    <dgm:cxn modelId="{B992DD4A-8552-4398-AED1-5D34F5C3864D}" type="presParOf" srcId="{AF57D653-6F87-410D-803A-F0F7455B1199}" destId="{53C25849-F3B0-4B93-8903-2AE02DD46507}" srcOrd="1" destOrd="0" presId="urn:microsoft.com/office/officeart/2008/layout/AlternatingHexagons"/>
    <dgm:cxn modelId="{BE55593D-B1F9-49CA-B3F2-D14139B7E956}" type="presParOf" srcId="{AF57D653-6F87-410D-803A-F0F7455B1199}" destId="{1D37A342-2797-4552-B792-C0C47D42E82B}" srcOrd="2" destOrd="0" presId="urn:microsoft.com/office/officeart/2008/layout/AlternatingHexagons"/>
    <dgm:cxn modelId="{2A64620E-9D41-4164-9F07-58CF079B0319}" type="presParOf" srcId="{AF57D653-6F87-410D-803A-F0F7455B1199}" destId="{6A54EA18-C62B-4444-9B8F-2882BBAC75A3}" srcOrd="3" destOrd="0" presId="urn:microsoft.com/office/officeart/2008/layout/AlternatingHexagons"/>
    <dgm:cxn modelId="{4CB83240-047D-4DD1-96E6-314EFDB619BF}" type="presParOf" srcId="{AF57D653-6F87-410D-803A-F0F7455B1199}" destId="{9ABCFE9C-4A4C-481F-AF62-A05A8BEBCF43}" srcOrd="4" destOrd="0" presId="urn:microsoft.com/office/officeart/2008/layout/AlternatingHexagons"/>
    <dgm:cxn modelId="{E501EB31-D26F-47F2-88B2-AE8D88BF4E54}" type="presParOf" srcId="{D4E7BB39-A2B9-4738-85E6-945A2F6304BC}" destId="{F93E956E-58AD-4AEA-ACA8-3E975E5EB27E}" srcOrd="9" destOrd="0" presId="urn:microsoft.com/office/officeart/2008/layout/AlternatingHexagons"/>
    <dgm:cxn modelId="{36966F9C-6706-4889-B0A6-4E0C6374D640}" type="presParOf" srcId="{D4E7BB39-A2B9-4738-85E6-945A2F6304BC}" destId="{304D4A01-A685-4228-B721-E8D053A499D1}" srcOrd="10" destOrd="0" presId="urn:microsoft.com/office/officeart/2008/layout/AlternatingHexagons"/>
    <dgm:cxn modelId="{5B67B445-168F-4719-9AA9-89A44EF9904B}" type="presParOf" srcId="{304D4A01-A685-4228-B721-E8D053A499D1}" destId="{FA3D15C7-6963-4BFF-BDD6-071B0B77526C}" srcOrd="0" destOrd="0" presId="urn:microsoft.com/office/officeart/2008/layout/AlternatingHexagons"/>
    <dgm:cxn modelId="{DC6CA649-AB4A-4987-A756-680D1199DBB0}" type="presParOf" srcId="{304D4A01-A685-4228-B721-E8D053A499D1}" destId="{597AE271-75AE-46E6-8971-E88462E0F025}" srcOrd="1" destOrd="0" presId="urn:microsoft.com/office/officeart/2008/layout/AlternatingHexagons"/>
    <dgm:cxn modelId="{31026034-A929-4EED-A1D6-FE62E541E5E2}" type="presParOf" srcId="{304D4A01-A685-4228-B721-E8D053A499D1}" destId="{763B6B22-237B-46DA-9FB3-DB95C344B05C}" srcOrd="2" destOrd="0" presId="urn:microsoft.com/office/officeart/2008/layout/AlternatingHexagons"/>
    <dgm:cxn modelId="{CF688CCB-98C3-4975-856F-88635A291843}" type="presParOf" srcId="{304D4A01-A685-4228-B721-E8D053A499D1}" destId="{4CA4413B-120B-4734-89BA-98EE17865BF0}" srcOrd="3" destOrd="0" presId="urn:microsoft.com/office/officeart/2008/layout/AlternatingHexagons"/>
    <dgm:cxn modelId="{EDC7712F-9CDE-487F-A133-B6A141FDAE86}" type="presParOf" srcId="{304D4A01-A685-4228-B721-E8D053A499D1}" destId="{D0D64003-02B3-44DC-B079-7B36A66A74B8}" srcOrd="4" destOrd="0" presId="urn:microsoft.com/office/officeart/2008/layout/AlternatingHexagons"/>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8AB96-BA17-4BD9-B524-65BF8367CA71}">
      <dsp:nvSpPr>
        <dsp:cNvPr id="0" name=""/>
        <dsp:cNvSpPr/>
      </dsp:nvSpPr>
      <dsp:spPr>
        <a:xfrm>
          <a:off x="2667002" y="-18494"/>
          <a:ext cx="1095934" cy="57991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Conceptualization</a:t>
          </a:r>
        </a:p>
      </dsp:txBody>
      <dsp:txXfrm>
        <a:off x="2695311" y="9815"/>
        <a:ext cx="1039316" cy="523299"/>
      </dsp:txXfrm>
    </dsp:sp>
    <dsp:sp modelId="{B065CFB2-F8B5-4DCE-91D3-10533D332A0B}">
      <dsp:nvSpPr>
        <dsp:cNvPr id="0" name=""/>
        <dsp:cNvSpPr/>
      </dsp:nvSpPr>
      <dsp:spPr>
        <a:xfrm>
          <a:off x="1476109" y="271464"/>
          <a:ext cx="3477721" cy="3477721"/>
        </a:xfrm>
        <a:custGeom>
          <a:avLst/>
          <a:gdLst/>
          <a:ahLst/>
          <a:cxnLst/>
          <a:rect l="0" t="0" r="0" b="0"/>
          <a:pathLst>
            <a:path>
              <a:moveTo>
                <a:pt x="2362522" y="115690"/>
              </a:moveTo>
              <a:arcTo wR="1738860" hR="1738860" stAng="17461080" swAng="478662"/>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41F374D-49B2-46BC-8C3C-F5FBE35C3AF6}">
      <dsp:nvSpPr>
        <dsp:cNvPr id="0" name=""/>
        <dsp:cNvSpPr/>
      </dsp:nvSpPr>
      <dsp:spPr>
        <a:xfrm>
          <a:off x="4058749" y="530007"/>
          <a:ext cx="771562" cy="501515"/>
        </a:xfrm>
        <a:prstGeom prst="roundRect">
          <a:avLst/>
        </a:prstGeom>
        <a:solidFill>
          <a:schemeClr val="accent4">
            <a:hueOff val="1377853"/>
            <a:satOff val="-1238"/>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Analysis</a:t>
          </a:r>
        </a:p>
      </dsp:txBody>
      <dsp:txXfrm>
        <a:off x="4083231" y="554489"/>
        <a:ext cx="722598" cy="452551"/>
      </dsp:txXfrm>
    </dsp:sp>
    <dsp:sp modelId="{E6A46EFA-8A25-4147-8A50-0EDB19243736}">
      <dsp:nvSpPr>
        <dsp:cNvPr id="0" name=""/>
        <dsp:cNvSpPr/>
      </dsp:nvSpPr>
      <dsp:spPr>
        <a:xfrm>
          <a:off x="1476109" y="271464"/>
          <a:ext cx="3477721" cy="3477721"/>
        </a:xfrm>
        <a:custGeom>
          <a:avLst/>
          <a:gdLst/>
          <a:ahLst/>
          <a:cxnLst/>
          <a:rect l="0" t="0" r="0" b="0"/>
          <a:pathLst>
            <a:path>
              <a:moveTo>
                <a:pt x="3240612" y="862287"/>
              </a:moveTo>
              <a:arcTo wR="1738860" hR="1738860" stAng="19783672" swAng="723290"/>
            </a:path>
          </a:pathLst>
        </a:custGeom>
        <a:noFill/>
        <a:ln w="9525" cap="flat" cmpd="sng" algn="ctr">
          <a:solidFill>
            <a:schemeClr val="accent4">
              <a:hueOff val="1377853"/>
              <a:satOff val="-1238"/>
              <a:lumOff val="-196"/>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26E85E-81E5-431A-A3D3-34DE7AD3CFB5}">
      <dsp:nvSpPr>
        <dsp:cNvPr id="0" name=""/>
        <dsp:cNvSpPr/>
      </dsp:nvSpPr>
      <dsp:spPr>
        <a:xfrm>
          <a:off x="4216190" y="1582801"/>
          <a:ext cx="1475280" cy="855048"/>
        </a:xfrm>
        <a:prstGeom prst="roundRect">
          <a:avLst/>
        </a:prstGeom>
        <a:solidFill>
          <a:schemeClr val="accent4">
            <a:hueOff val="2755705"/>
            <a:satOff val="-2476"/>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Design</a:t>
          </a:r>
          <a:endParaRPr lang="en-US" sz="900" kern="1200"/>
        </a:p>
      </dsp:txBody>
      <dsp:txXfrm>
        <a:off x="4257930" y="1624541"/>
        <a:ext cx="1391800" cy="771568"/>
      </dsp:txXfrm>
    </dsp:sp>
    <dsp:sp modelId="{9CE16F2F-20DE-4FF2-913F-506D92AB88FA}">
      <dsp:nvSpPr>
        <dsp:cNvPr id="0" name=""/>
        <dsp:cNvSpPr/>
      </dsp:nvSpPr>
      <dsp:spPr>
        <a:xfrm>
          <a:off x="1476109" y="271464"/>
          <a:ext cx="3477721" cy="3477721"/>
        </a:xfrm>
        <a:custGeom>
          <a:avLst/>
          <a:gdLst/>
          <a:ahLst/>
          <a:cxnLst/>
          <a:rect l="0" t="0" r="0" b="0"/>
          <a:pathLst>
            <a:path>
              <a:moveTo>
                <a:pt x="3390566" y="2282466"/>
              </a:moveTo>
              <a:arcTo wR="1738860" hR="1738860" stAng="1093038" swAng="723290"/>
            </a:path>
          </a:pathLst>
        </a:custGeom>
        <a:noFill/>
        <a:ln w="9525" cap="flat" cmpd="sng" algn="ctr">
          <a:solidFill>
            <a:schemeClr val="accent4">
              <a:hueOff val="2755705"/>
              <a:satOff val="-2476"/>
              <a:lumOff val="-392"/>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927621C-93B5-4D33-A152-E0170227E8A4}">
      <dsp:nvSpPr>
        <dsp:cNvPr id="0" name=""/>
        <dsp:cNvSpPr/>
      </dsp:nvSpPr>
      <dsp:spPr>
        <a:xfrm>
          <a:off x="4058749" y="2989128"/>
          <a:ext cx="771562" cy="501515"/>
        </a:xfrm>
        <a:prstGeom prst="roundRect">
          <a:avLst/>
        </a:prstGeom>
        <a:solidFill>
          <a:schemeClr val="accent4">
            <a:hueOff val="4133558"/>
            <a:satOff val="-3714"/>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Production</a:t>
          </a:r>
        </a:p>
      </dsp:txBody>
      <dsp:txXfrm>
        <a:off x="4083231" y="3013610"/>
        <a:ext cx="722598" cy="452551"/>
      </dsp:txXfrm>
    </dsp:sp>
    <dsp:sp modelId="{FB27DF96-6020-436E-A7C7-39D30B14499B}">
      <dsp:nvSpPr>
        <dsp:cNvPr id="0" name=""/>
        <dsp:cNvSpPr/>
      </dsp:nvSpPr>
      <dsp:spPr>
        <a:xfrm>
          <a:off x="1476109" y="271464"/>
          <a:ext cx="3477721" cy="3477721"/>
        </a:xfrm>
        <a:custGeom>
          <a:avLst/>
          <a:gdLst/>
          <a:ahLst/>
          <a:cxnLst/>
          <a:rect l="0" t="0" r="0" b="0"/>
          <a:pathLst>
            <a:path>
              <a:moveTo>
                <a:pt x="2552434" y="3275654"/>
              </a:moveTo>
              <a:arcTo wR="1738860" hR="1738860" stAng="3726205" swAng="679795"/>
            </a:path>
          </a:pathLst>
        </a:custGeom>
        <a:noFill/>
        <a:ln w="9525" cap="flat" cmpd="sng" algn="ctr">
          <a:solidFill>
            <a:schemeClr val="accent4">
              <a:hueOff val="4133558"/>
              <a:satOff val="-3714"/>
              <a:lumOff val="-588"/>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DA69D5D-FBA7-4874-8082-500F303E2B10}">
      <dsp:nvSpPr>
        <dsp:cNvPr id="0" name=""/>
        <dsp:cNvSpPr/>
      </dsp:nvSpPr>
      <dsp:spPr>
        <a:xfrm>
          <a:off x="2829189" y="3498428"/>
          <a:ext cx="771562" cy="501515"/>
        </a:xfrm>
        <a:prstGeom prst="roundRect">
          <a:avLst/>
        </a:prstGeom>
        <a:solidFill>
          <a:schemeClr val="accent4">
            <a:hueOff val="5511411"/>
            <a:satOff val="-4953"/>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Testing</a:t>
          </a:r>
        </a:p>
      </dsp:txBody>
      <dsp:txXfrm>
        <a:off x="2853671" y="3522910"/>
        <a:ext cx="722598" cy="452551"/>
      </dsp:txXfrm>
    </dsp:sp>
    <dsp:sp modelId="{D80AE672-6F66-4E06-94F7-ECF5B696FA66}">
      <dsp:nvSpPr>
        <dsp:cNvPr id="0" name=""/>
        <dsp:cNvSpPr/>
      </dsp:nvSpPr>
      <dsp:spPr>
        <a:xfrm>
          <a:off x="1476109" y="271464"/>
          <a:ext cx="3477721" cy="3477721"/>
        </a:xfrm>
        <a:custGeom>
          <a:avLst/>
          <a:gdLst/>
          <a:ahLst/>
          <a:cxnLst/>
          <a:rect l="0" t="0" r="0" b="0"/>
          <a:pathLst>
            <a:path>
              <a:moveTo>
                <a:pt x="1243058" y="3405539"/>
              </a:moveTo>
              <a:arcTo wR="1738860" hR="1738860" stAng="6394000" swAng="679795"/>
            </a:path>
          </a:pathLst>
        </a:custGeom>
        <a:noFill/>
        <a:ln w="9525" cap="flat" cmpd="sng" algn="ctr">
          <a:solidFill>
            <a:schemeClr val="accent4">
              <a:hueOff val="5511411"/>
              <a:satOff val="-4953"/>
              <a:lumOff val="-785"/>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2A7D4BA-9CC0-4934-B258-70C6F6D3C0D3}">
      <dsp:nvSpPr>
        <dsp:cNvPr id="0" name=""/>
        <dsp:cNvSpPr/>
      </dsp:nvSpPr>
      <dsp:spPr>
        <a:xfrm>
          <a:off x="1599628" y="2989128"/>
          <a:ext cx="771562" cy="501515"/>
        </a:xfrm>
        <a:prstGeom prst="roundRect">
          <a:avLst/>
        </a:prstGeom>
        <a:solidFill>
          <a:schemeClr val="accent4">
            <a:hueOff val="6889264"/>
            <a:satOff val="-619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Launch</a:t>
          </a:r>
        </a:p>
      </dsp:txBody>
      <dsp:txXfrm>
        <a:off x="1624110" y="3013610"/>
        <a:ext cx="722598" cy="452551"/>
      </dsp:txXfrm>
    </dsp:sp>
    <dsp:sp modelId="{14D49920-91D9-4F36-B467-4D4BB7405F9E}">
      <dsp:nvSpPr>
        <dsp:cNvPr id="0" name=""/>
        <dsp:cNvSpPr/>
      </dsp:nvSpPr>
      <dsp:spPr>
        <a:xfrm>
          <a:off x="1476109" y="271464"/>
          <a:ext cx="3477721" cy="3477721"/>
        </a:xfrm>
        <a:custGeom>
          <a:avLst/>
          <a:gdLst/>
          <a:ahLst/>
          <a:cxnLst/>
          <a:rect l="0" t="0" r="0" b="0"/>
          <a:pathLst>
            <a:path>
              <a:moveTo>
                <a:pt x="219607" y="2584737"/>
              </a:moveTo>
              <a:arcTo wR="1738860" hR="1738860" stAng="9053531" swAng="940062"/>
            </a:path>
          </a:pathLst>
        </a:custGeom>
        <a:noFill/>
        <a:ln w="9525" cap="flat" cmpd="sng" algn="ctr">
          <a:solidFill>
            <a:schemeClr val="accent4">
              <a:hueOff val="6889264"/>
              <a:satOff val="-6191"/>
              <a:lumOff val="-981"/>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EA7189F-DD30-44FC-8757-663C4C7EED4A}">
      <dsp:nvSpPr>
        <dsp:cNvPr id="0" name=""/>
        <dsp:cNvSpPr/>
      </dsp:nvSpPr>
      <dsp:spPr>
        <a:xfrm>
          <a:off x="1090328" y="1759567"/>
          <a:ext cx="771562" cy="501515"/>
        </a:xfrm>
        <a:prstGeom prst="roundRect">
          <a:avLst/>
        </a:prstGeom>
        <a:solidFill>
          <a:schemeClr val="accent4">
            <a:hueOff val="8267117"/>
            <a:satOff val="-7429"/>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Maintenance</a:t>
          </a:r>
        </a:p>
      </dsp:txBody>
      <dsp:txXfrm>
        <a:off x="1114810" y="1784049"/>
        <a:ext cx="722598" cy="452551"/>
      </dsp:txXfrm>
    </dsp:sp>
    <dsp:sp modelId="{F898B375-B4C8-4FB0-818F-E6BAF388E692}">
      <dsp:nvSpPr>
        <dsp:cNvPr id="0" name=""/>
        <dsp:cNvSpPr/>
      </dsp:nvSpPr>
      <dsp:spPr>
        <a:xfrm>
          <a:off x="1476109" y="271464"/>
          <a:ext cx="3477721" cy="3477721"/>
        </a:xfrm>
        <a:custGeom>
          <a:avLst/>
          <a:gdLst/>
          <a:ahLst/>
          <a:cxnLst/>
          <a:rect l="0" t="0" r="0" b="0"/>
          <a:pathLst>
            <a:path>
              <a:moveTo>
                <a:pt x="47621" y="1334699"/>
              </a:moveTo>
              <a:arcTo wR="1738860" hR="1738860" stAng="11606407" swAng="940062"/>
            </a:path>
          </a:pathLst>
        </a:custGeom>
        <a:noFill/>
        <a:ln w="9525" cap="flat" cmpd="sng" algn="ctr">
          <a:solidFill>
            <a:schemeClr val="accent4">
              <a:hueOff val="8267117"/>
              <a:satOff val="-7429"/>
              <a:lumOff val="-1177"/>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B58958F-116C-492D-A2BF-0107DC776ABE}">
      <dsp:nvSpPr>
        <dsp:cNvPr id="0" name=""/>
        <dsp:cNvSpPr/>
      </dsp:nvSpPr>
      <dsp:spPr>
        <a:xfrm>
          <a:off x="1599628" y="530007"/>
          <a:ext cx="771562" cy="501515"/>
        </a:xfrm>
        <a:prstGeom prst="roundRect">
          <a:avLst/>
        </a:prstGeom>
        <a:solidFill>
          <a:schemeClr val="accent4">
            <a:hueOff val="9644969"/>
            <a:satOff val="-8667"/>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Evaluation</a:t>
          </a:r>
        </a:p>
      </dsp:txBody>
      <dsp:txXfrm>
        <a:off x="1624110" y="554489"/>
        <a:ext cx="722598" cy="452551"/>
      </dsp:txXfrm>
    </dsp:sp>
    <dsp:sp modelId="{AC1AA6E2-985F-4877-9832-5781D97C7866}">
      <dsp:nvSpPr>
        <dsp:cNvPr id="0" name=""/>
        <dsp:cNvSpPr/>
      </dsp:nvSpPr>
      <dsp:spPr>
        <a:xfrm>
          <a:off x="1476109" y="271464"/>
          <a:ext cx="3477721" cy="3477721"/>
        </a:xfrm>
        <a:custGeom>
          <a:avLst/>
          <a:gdLst/>
          <a:ahLst/>
          <a:cxnLst/>
          <a:rect l="0" t="0" r="0" b="0"/>
          <a:pathLst>
            <a:path>
              <a:moveTo>
                <a:pt x="895958" y="217955"/>
              </a:moveTo>
              <a:arcTo wR="1738860" hR="1738860" stAng="14460258" swAng="478662"/>
            </a:path>
          </a:pathLst>
        </a:custGeom>
        <a:noFill/>
        <a:ln w="9525" cap="flat" cmpd="sng" algn="ctr">
          <a:solidFill>
            <a:schemeClr val="accent4">
              <a:hueOff val="9644969"/>
              <a:satOff val="-8667"/>
              <a:lumOff val="-1373"/>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7D809-93EA-4A94-866C-24B9C21842D0}">
      <dsp:nvSpPr>
        <dsp:cNvPr id="0" name=""/>
        <dsp:cNvSpPr/>
      </dsp:nvSpPr>
      <dsp:spPr>
        <a:xfrm>
          <a:off x="2743200" y="609523"/>
          <a:ext cx="1470819" cy="255266"/>
        </a:xfrm>
        <a:custGeom>
          <a:avLst/>
          <a:gdLst/>
          <a:ahLst/>
          <a:cxnLst/>
          <a:rect l="0" t="0" r="0" b="0"/>
          <a:pathLst>
            <a:path>
              <a:moveTo>
                <a:pt x="0" y="0"/>
              </a:moveTo>
              <a:lnTo>
                <a:pt x="0" y="127633"/>
              </a:lnTo>
              <a:lnTo>
                <a:pt x="1470819" y="127633"/>
              </a:lnTo>
              <a:lnTo>
                <a:pt x="1470819" y="255266"/>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6A9282-4D75-434F-9FA7-D7F1EF7C50E0}">
      <dsp:nvSpPr>
        <dsp:cNvPr id="0" name=""/>
        <dsp:cNvSpPr/>
      </dsp:nvSpPr>
      <dsp:spPr>
        <a:xfrm>
          <a:off x="2256978" y="1472566"/>
          <a:ext cx="182333" cy="1422197"/>
        </a:xfrm>
        <a:custGeom>
          <a:avLst/>
          <a:gdLst/>
          <a:ahLst/>
          <a:cxnLst/>
          <a:rect l="0" t="0" r="0" b="0"/>
          <a:pathLst>
            <a:path>
              <a:moveTo>
                <a:pt x="0" y="0"/>
              </a:moveTo>
              <a:lnTo>
                <a:pt x="0" y="1422197"/>
              </a:lnTo>
              <a:lnTo>
                <a:pt x="182333" y="142219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7266-3F88-490A-BE86-5011F6DA1EB9}">
      <dsp:nvSpPr>
        <dsp:cNvPr id="0" name=""/>
        <dsp:cNvSpPr/>
      </dsp:nvSpPr>
      <dsp:spPr>
        <a:xfrm>
          <a:off x="2256978"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FA87C6-A9BB-477A-B73A-095432FA7501}">
      <dsp:nvSpPr>
        <dsp:cNvPr id="0" name=""/>
        <dsp:cNvSpPr/>
      </dsp:nvSpPr>
      <dsp:spPr>
        <a:xfrm>
          <a:off x="2697480" y="609523"/>
          <a:ext cx="91440" cy="255266"/>
        </a:xfrm>
        <a:custGeom>
          <a:avLst/>
          <a:gdLst/>
          <a:ahLst/>
          <a:cxnLst/>
          <a:rect l="0" t="0" r="0" b="0"/>
          <a:pathLst>
            <a:path>
              <a:moveTo>
                <a:pt x="45720" y="0"/>
              </a:moveTo>
              <a:lnTo>
                <a:pt x="45720" y="255266"/>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048D2C-4EA6-44A3-9B3A-40E63D5AFA59}">
      <dsp:nvSpPr>
        <dsp:cNvPr id="0" name=""/>
        <dsp:cNvSpPr/>
      </dsp:nvSpPr>
      <dsp:spPr>
        <a:xfrm>
          <a:off x="1272380" y="609523"/>
          <a:ext cx="1470819" cy="255266"/>
        </a:xfrm>
        <a:custGeom>
          <a:avLst/>
          <a:gdLst/>
          <a:ahLst/>
          <a:cxnLst/>
          <a:rect l="0" t="0" r="0" b="0"/>
          <a:pathLst>
            <a:path>
              <a:moveTo>
                <a:pt x="1470819" y="0"/>
              </a:moveTo>
              <a:lnTo>
                <a:pt x="1470819" y="127633"/>
              </a:lnTo>
              <a:lnTo>
                <a:pt x="0" y="127633"/>
              </a:lnTo>
              <a:lnTo>
                <a:pt x="0" y="255266"/>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F3E8F4-75D1-4BA6-AEBA-14FE247324B6}">
      <dsp:nvSpPr>
        <dsp:cNvPr id="0" name=""/>
        <dsp:cNvSpPr/>
      </dsp:nvSpPr>
      <dsp:spPr>
        <a:xfrm>
          <a:off x="2135423" y="1746"/>
          <a:ext cx="1215553" cy="607776"/>
        </a:xfrm>
        <a:prstGeom prst="rect">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Home</a:t>
          </a:r>
        </a:p>
      </dsp:txBody>
      <dsp:txXfrm>
        <a:off x="2135423" y="1746"/>
        <a:ext cx="1215553" cy="607776"/>
      </dsp:txXfrm>
    </dsp:sp>
    <dsp:sp modelId="{49C0C0FB-8158-4920-9303-3CF7FD17F4D6}">
      <dsp:nvSpPr>
        <dsp:cNvPr id="0" name=""/>
        <dsp:cNvSpPr/>
      </dsp:nvSpPr>
      <dsp:spPr>
        <a:xfrm>
          <a:off x="664603" y="864790"/>
          <a:ext cx="1215553" cy="607776"/>
        </a:xfrm>
        <a:prstGeom prst="rect">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About Us</a:t>
          </a:r>
        </a:p>
      </dsp:txBody>
      <dsp:txXfrm>
        <a:off x="664603" y="864790"/>
        <a:ext cx="1215553" cy="607776"/>
      </dsp:txXfrm>
    </dsp:sp>
    <dsp:sp modelId="{27DAC3CF-7DC1-4ECF-902E-00616FF28ECD}">
      <dsp:nvSpPr>
        <dsp:cNvPr id="0" name=""/>
        <dsp:cNvSpPr/>
      </dsp:nvSpPr>
      <dsp:spPr>
        <a:xfrm>
          <a:off x="2135423" y="864790"/>
          <a:ext cx="1215553" cy="607776"/>
        </a:xfrm>
        <a:prstGeom prst="rect">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Products</a:t>
          </a:r>
        </a:p>
      </dsp:txBody>
      <dsp:txXfrm>
        <a:off x="2135423" y="864790"/>
        <a:ext cx="1215553" cy="607776"/>
      </dsp:txXfrm>
    </dsp:sp>
    <dsp:sp modelId="{294D5BEF-0920-48C9-8AD0-D4107E9AF27D}">
      <dsp:nvSpPr>
        <dsp:cNvPr id="0" name=""/>
        <dsp:cNvSpPr/>
      </dsp:nvSpPr>
      <dsp:spPr>
        <a:xfrm>
          <a:off x="2439311" y="1727833"/>
          <a:ext cx="1215553" cy="607776"/>
        </a:xfrm>
        <a:prstGeom prst="rect">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Category 1</a:t>
          </a:r>
        </a:p>
      </dsp:txBody>
      <dsp:txXfrm>
        <a:off x="2439311" y="1727833"/>
        <a:ext cx="1215553" cy="607776"/>
      </dsp:txXfrm>
    </dsp:sp>
    <dsp:sp modelId="{DFD1043E-4FBA-43AB-BBC8-043F9517A4F4}">
      <dsp:nvSpPr>
        <dsp:cNvPr id="0" name=""/>
        <dsp:cNvSpPr/>
      </dsp:nvSpPr>
      <dsp:spPr>
        <a:xfrm>
          <a:off x="2439311" y="2590876"/>
          <a:ext cx="1215553" cy="607776"/>
        </a:xfrm>
        <a:prstGeom prst="rect">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Category 2</a:t>
          </a:r>
        </a:p>
      </dsp:txBody>
      <dsp:txXfrm>
        <a:off x="2439311" y="2590876"/>
        <a:ext cx="1215553" cy="607776"/>
      </dsp:txXfrm>
    </dsp:sp>
    <dsp:sp modelId="{12CC747E-206E-4015-8260-C67B85E0AAF5}">
      <dsp:nvSpPr>
        <dsp:cNvPr id="0" name=""/>
        <dsp:cNvSpPr/>
      </dsp:nvSpPr>
      <dsp:spPr>
        <a:xfrm>
          <a:off x="3606243" y="864790"/>
          <a:ext cx="1215553" cy="607776"/>
        </a:xfrm>
        <a:prstGeom prst="rect">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Contact Us</a:t>
          </a:r>
        </a:p>
      </dsp:txBody>
      <dsp:txXfrm>
        <a:off x="3606243"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7A7138-2B43-4336-9B31-09CC9A6C90D0}">
      <dsp:nvSpPr>
        <dsp:cNvPr id="0" name=""/>
        <dsp:cNvSpPr/>
      </dsp:nvSpPr>
      <dsp:spPr>
        <a:xfrm>
          <a:off x="0" y="518040"/>
          <a:ext cx="685799" cy="430768"/>
        </a:xfrm>
        <a:prstGeom prst="roundRect">
          <a:avLst>
            <a:gd name="adj" fmla="val 10000"/>
          </a:avLst>
        </a:prstGeom>
        <a:solidFill>
          <a:schemeClr val="accent3">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Home Page</a:t>
          </a:r>
        </a:p>
      </dsp:txBody>
      <dsp:txXfrm>
        <a:off x="12617" y="530657"/>
        <a:ext cx="660565" cy="405534"/>
      </dsp:txXfrm>
    </dsp:sp>
    <dsp:sp modelId="{E5C7A504-3E47-4822-9020-2FC44DD3440C}">
      <dsp:nvSpPr>
        <dsp:cNvPr id="0" name=""/>
        <dsp:cNvSpPr/>
      </dsp:nvSpPr>
      <dsp:spPr>
        <a:xfrm>
          <a:off x="754380" y="648385"/>
          <a:ext cx="145389" cy="170078"/>
        </a:xfrm>
        <a:prstGeom prst="rightArrow">
          <a:avLst>
            <a:gd name="adj1" fmla="val 60000"/>
            <a:gd name="adj2" fmla="val 50000"/>
          </a:avLst>
        </a:prstGeom>
        <a:solidFill>
          <a:schemeClr val="accent3">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54380" y="682401"/>
        <a:ext cx="101772" cy="102046"/>
      </dsp:txXfrm>
    </dsp:sp>
    <dsp:sp modelId="{8AA0B468-264B-4062-A0DF-3CAE2BAD774D}">
      <dsp:nvSpPr>
        <dsp:cNvPr id="0" name=""/>
        <dsp:cNvSpPr/>
      </dsp:nvSpPr>
      <dsp:spPr>
        <a:xfrm>
          <a:off x="960120" y="518040"/>
          <a:ext cx="685799" cy="430768"/>
        </a:xfrm>
        <a:prstGeom prst="roundRect">
          <a:avLst>
            <a:gd name="adj" fmla="val 10000"/>
          </a:avLst>
        </a:prstGeom>
        <a:solidFill>
          <a:schemeClr val="accent3">
            <a:alpha val="90000"/>
            <a:hueOff val="0"/>
            <a:satOff val="0"/>
            <a:lumOff val="0"/>
            <a:alphaOff val="-8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Slide 1</a:t>
          </a:r>
        </a:p>
      </dsp:txBody>
      <dsp:txXfrm>
        <a:off x="972737" y="530657"/>
        <a:ext cx="660565" cy="405534"/>
      </dsp:txXfrm>
    </dsp:sp>
    <dsp:sp modelId="{27C1437C-CC34-4F9A-857B-E6239D58F027}">
      <dsp:nvSpPr>
        <dsp:cNvPr id="0" name=""/>
        <dsp:cNvSpPr/>
      </dsp:nvSpPr>
      <dsp:spPr>
        <a:xfrm>
          <a:off x="1714500" y="648385"/>
          <a:ext cx="145389" cy="170078"/>
        </a:xfrm>
        <a:prstGeom prst="rightArrow">
          <a:avLst>
            <a:gd name="adj1" fmla="val 60000"/>
            <a:gd name="adj2" fmla="val 50000"/>
          </a:avLst>
        </a:prstGeom>
        <a:solidFill>
          <a:schemeClr val="accent3">
            <a:shade val="90000"/>
            <a:hueOff val="145723"/>
            <a:satOff val="-12996"/>
            <a:lumOff val="1219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14500" y="682401"/>
        <a:ext cx="101772" cy="102046"/>
      </dsp:txXfrm>
    </dsp:sp>
    <dsp:sp modelId="{365D8E98-57E9-4EBF-93CC-DCABC10F13EC}">
      <dsp:nvSpPr>
        <dsp:cNvPr id="0" name=""/>
        <dsp:cNvSpPr/>
      </dsp:nvSpPr>
      <dsp:spPr>
        <a:xfrm>
          <a:off x="1920240" y="518040"/>
          <a:ext cx="685799" cy="430768"/>
        </a:xfrm>
        <a:prstGeom prst="roundRect">
          <a:avLst>
            <a:gd name="adj" fmla="val 10000"/>
          </a:avLst>
        </a:prstGeom>
        <a:solidFill>
          <a:schemeClr val="accent3">
            <a:alpha val="90000"/>
            <a:hueOff val="0"/>
            <a:satOff val="0"/>
            <a:lumOff val="0"/>
            <a:alphaOff val="-16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Slide 2</a:t>
          </a:r>
        </a:p>
      </dsp:txBody>
      <dsp:txXfrm>
        <a:off x="1932857" y="530657"/>
        <a:ext cx="660565" cy="405534"/>
      </dsp:txXfrm>
    </dsp:sp>
    <dsp:sp modelId="{6990AF0C-E7EE-4DD8-B6FA-24DB8964D18F}">
      <dsp:nvSpPr>
        <dsp:cNvPr id="0" name=""/>
        <dsp:cNvSpPr/>
      </dsp:nvSpPr>
      <dsp:spPr>
        <a:xfrm>
          <a:off x="2674620" y="648385"/>
          <a:ext cx="145389" cy="170078"/>
        </a:xfrm>
        <a:prstGeom prst="rightArrow">
          <a:avLst>
            <a:gd name="adj1" fmla="val 60000"/>
            <a:gd name="adj2" fmla="val 50000"/>
          </a:avLst>
        </a:prstGeom>
        <a:solidFill>
          <a:schemeClr val="accent3">
            <a:shade val="90000"/>
            <a:hueOff val="291446"/>
            <a:satOff val="-25993"/>
            <a:lumOff val="2438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74620" y="682401"/>
        <a:ext cx="101772" cy="102046"/>
      </dsp:txXfrm>
    </dsp:sp>
    <dsp:sp modelId="{9889DFBD-640D-4CBA-811B-B1679C46A88E}">
      <dsp:nvSpPr>
        <dsp:cNvPr id="0" name=""/>
        <dsp:cNvSpPr/>
      </dsp:nvSpPr>
      <dsp:spPr>
        <a:xfrm>
          <a:off x="2880360" y="518040"/>
          <a:ext cx="685799" cy="430768"/>
        </a:xfrm>
        <a:prstGeom prst="roundRect">
          <a:avLst>
            <a:gd name="adj" fmla="val 10000"/>
          </a:avLst>
        </a:prstGeom>
        <a:solidFill>
          <a:schemeClr val="accent3">
            <a:alpha val="90000"/>
            <a:hueOff val="0"/>
            <a:satOff val="0"/>
            <a:lumOff val="0"/>
            <a:alphaOff val="-24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Slide 3</a:t>
          </a:r>
        </a:p>
      </dsp:txBody>
      <dsp:txXfrm>
        <a:off x="2892977" y="530657"/>
        <a:ext cx="660565" cy="405534"/>
      </dsp:txXfrm>
    </dsp:sp>
    <dsp:sp modelId="{4BF3475D-978A-444A-BF75-096EF9C985A0}">
      <dsp:nvSpPr>
        <dsp:cNvPr id="0" name=""/>
        <dsp:cNvSpPr/>
      </dsp:nvSpPr>
      <dsp:spPr>
        <a:xfrm>
          <a:off x="3634740" y="648385"/>
          <a:ext cx="145389" cy="170078"/>
        </a:xfrm>
        <a:prstGeom prst="rightArrow">
          <a:avLst>
            <a:gd name="adj1" fmla="val 60000"/>
            <a:gd name="adj2" fmla="val 50000"/>
          </a:avLst>
        </a:prstGeom>
        <a:solidFill>
          <a:schemeClr val="accent3">
            <a:shade val="90000"/>
            <a:hueOff val="437169"/>
            <a:satOff val="-38989"/>
            <a:lumOff val="36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34740" y="682401"/>
        <a:ext cx="101772" cy="102046"/>
      </dsp:txXfrm>
    </dsp:sp>
    <dsp:sp modelId="{87DE70BB-19FB-41D6-B573-02B89F58A523}">
      <dsp:nvSpPr>
        <dsp:cNvPr id="0" name=""/>
        <dsp:cNvSpPr/>
      </dsp:nvSpPr>
      <dsp:spPr>
        <a:xfrm>
          <a:off x="3840480" y="518040"/>
          <a:ext cx="685799" cy="430768"/>
        </a:xfrm>
        <a:prstGeom prst="roundRect">
          <a:avLst>
            <a:gd name="adj" fmla="val 10000"/>
          </a:avLst>
        </a:prstGeom>
        <a:solidFill>
          <a:schemeClr val="accent3">
            <a:alpha val="90000"/>
            <a:hueOff val="0"/>
            <a:satOff val="0"/>
            <a:lumOff val="0"/>
            <a:alphaOff val="-32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Slide 4</a:t>
          </a:r>
        </a:p>
      </dsp:txBody>
      <dsp:txXfrm>
        <a:off x="3853097" y="530657"/>
        <a:ext cx="660565" cy="405534"/>
      </dsp:txXfrm>
    </dsp:sp>
    <dsp:sp modelId="{1ED51EB7-49D1-4E61-BD73-C240379C7425}">
      <dsp:nvSpPr>
        <dsp:cNvPr id="0" name=""/>
        <dsp:cNvSpPr/>
      </dsp:nvSpPr>
      <dsp:spPr>
        <a:xfrm>
          <a:off x="4594860" y="648385"/>
          <a:ext cx="145389" cy="170078"/>
        </a:xfrm>
        <a:prstGeom prst="rightArrow">
          <a:avLst>
            <a:gd name="adj1" fmla="val 60000"/>
            <a:gd name="adj2" fmla="val 50000"/>
          </a:avLst>
        </a:prstGeom>
        <a:solidFill>
          <a:schemeClr val="accent3">
            <a:shade val="90000"/>
            <a:hueOff val="582892"/>
            <a:satOff val="-51986"/>
            <a:lumOff val="487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94860" y="682401"/>
        <a:ext cx="101772" cy="102046"/>
      </dsp:txXfrm>
    </dsp:sp>
    <dsp:sp modelId="{2876C845-23AD-422B-A396-FCDFCDC0B87A}">
      <dsp:nvSpPr>
        <dsp:cNvPr id="0" name=""/>
        <dsp:cNvSpPr/>
      </dsp:nvSpPr>
      <dsp:spPr>
        <a:xfrm>
          <a:off x="4800600" y="518040"/>
          <a:ext cx="685799" cy="430768"/>
        </a:xfrm>
        <a:prstGeom prst="roundRect">
          <a:avLst>
            <a:gd name="adj" fmla="val 10000"/>
          </a:avLst>
        </a:prstGeom>
        <a:solidFill>
          <a:schemeClr val="accent3">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Summary</a:t>
          </a:r>
        </a:p>
      </dsp:txBody>
      <dsp:txXfrm>
        <a:off x="4813217" y="530657"/>
        <a:ext cx="660565" cy="4055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1BB279-F2D0-4FE1-B08A-E42AA9A57920}">
      <dsp:nvSpPr>
        <dsp:cNvPr id="0" name=""/>
        <dsp:cNvSpPr/>
      </dsp:nvSpPr>
      <dsp:spPr>
        <a:xfrm rot="5400000">
          <a:off x="1230050" y="23778"/>
          <a:ext cx="355757" cy="309508"/>
        </a:xfrm>
        <a:prstGeom prst="hexagon">
          <a:avLst>
            <a:gd name="adj" fmla="val 25000"/>
            <a:gd name="vf" fmla="val 115470"/>
          </a:avLst>
        </a:prstGeom>
        <a:solidFill>
          <a:schemeClr val="accent3">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 </a:t>
          </a:r>
        </a:p>
      </dsp:txBody>
      <dsp:txXfrm rot="-5400000">
        <a:off x="1301406" y="56093"/>
        <a:ext cx="213044" cy="244879"/>
      </dsp:txXfrm>
    </dsp:sp>
    <dsp:sp modelId="{6FD0F98F-585F-4E9A-93F9-085E1623252A}">
      <dsp:nvSpPr>
        <dsp:cNvPr id="0" name=""/>
        <dsp:cNvSpPr/>
      </dsp:nvSpPr>
      <dsp:spPr>
        <a:xfrm>
          <a:off x="1572075" y="71805"/>
          <a:ext cx="397025" cy="2134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l" defTabSz="222250">
            <a:lnSpc>
              <a:spcPct val="90000"/>
            </a:lnSpc>
            <a:spcBef>
              <a:spcPct val="0"/>
            </a:spcBef>
            <a:spcAft>
              <a:spcPct val="35000"/>
            </a:spcAft>
            <a:buNone/>
          </a:pPr>
          <a:endParaRPr lang="en-US" sz="500" kern="1200"/>
        </a:p>
        <a:p>
          <a:pPr marL="0" lvl="0" indent="0" algn="l" defTabSz="222250">
            <a:lnSpc>
              <a:spcPct val="90000"/>
            </a:lnSpc>
            <a:spcBef>
              <a:spcPct val="0"/>
            </a:spcBef>
            <a:spcAft>
              <a:spcPct val="35000"/>
            </a:spcAft>
            <a:buNone/>
          </a:pPr>
          <a:endParaRPr lang="en-US" sz="500" kern="1200"/>
        </a:p>
      </dsp:txBody>
      <dsp:txXfrm>
        <a:off x="1572075" y="71805"/>
        <a:ext cx="397025" cy="213454"/>
      </dsp:txXfrm>
    </dsp:sp>
    <dsp:sp modelId="{1A14E64F-E5CA-4302-8AEA-A90C5534BD84}">
      <dsp:nvSpPr>
        <dsp:cNvPr id="0" name=""/>
        <dsp:cNvSpPr/>
      </dsp:nvSpPr>
      <dsp:spPr>
        <a:xfrm rot="5400000">
          <a:off x="895780" y="23778"/>
          <a:ext cx="355757" cy="309508"/>
        </a:xfrm>
        <a:prstGeom prst="hexagon">
          <a:avLst>
            <a:gd name="adj" fmla="val 25000"/>
            <a:gd name="vf" fmla="val 115470"/>
          </a:avLst>
        </a:prstGeom>
        <a:solidFill>
          <a:schemeClr val="accent3">
            <a:alpha val="90000"/>
            <a:hueOff val="0"/>
            <a:satOff val="0"/>
            <a:lumOff val="0"/>
            <a:alphaOff val="-3636"/>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rot="-5400000">
        <a:off x="967136" y="56093"/>
        <a:ext cx="213044" cy="244879"/>
      </dsp:txXfrm>
    </dsp:sp>
    <dsp:sp modelId="{90975AAB-7E34-4DAA-A206-E103314E7548}">
      <dsp:nvSpPr>
        <dsp:cNvPr id="0" name=""/>
        <dsp:cNvSpPr/>
      </dsp:nvSpPr>
      <dsp:spPr>
        <a:xfrm rot="5400000">
          <a:off x="1062275" y="325745"/>
          <a:ext cx="355757" cy="309508"/>
        </a:xfrm>
        <a:prstGeom prst="hexagon">
          <a:avLst>
            <a:gd name="adj" fmla="val 25000"/>
            <a:gd name="vf" fmla="val 115470"/>
          </a:avLst>
        </a:prstGeom>
        <a:solidFill>
          <a:schemeClr val="accent3">
            <a:alpha val="90000"/>
            <a:hueOff val="0"/>
            <a:satOff val="0"/>
            <a:lumOff val="0"/>
            <a:alphaOff val="-727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1133631" y="358060"/>
        <a:ext cx="213044" cy="244879"/>
      </dsp:txXfrm>
    </dsp:sp>
    <dsp:sp modelId="{A0D0CA9E-1E18-4B43-99C4-5DC42AE1F0CD}">
      <dsp:nvSpPr>
        <dsp:cNvPr id="0" name=""/>
        <dsp:cNvSpPr/>
      </dsp:nvSpPr>
      <dsp:spPr>
        <a:xfrm>
          <a:off x="688374" y="373772"/>
          <a:ext cx="384217" cy="2134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r" defTabSz="222250">
            <a:lnSpc>
              <a:spcPct val="90000"/>
            </a:lnSpc>
            <a:spcBef>
              <a:spcPct val="0"/>
            </a:spcBef>
            <a:spcAft>
              <a:spcPct val="35000"/>
            </a:spcAft>
            <a:buNone/>
          </a:pPr>
          <a:r>
            <a:rPr lang="en-US" sz="500" kern="1200"/>
            <a:t> </a:t>
          </a:r>
        </a:p>
        <a:p>
          <a:pPr marL="0" lvl="0" indent="0" algn="r" defTabSz="222250">
            <a:lnSpc>
              <a:spcPct val="90000"/>
            </a:lnSpc>
            <a:spcBef>
              <a:spcPct val="0"/>
            </a:spcBef>
            <a:spcAft>
              <a:spcPct val="35000"/>
            </a:spcAft>
            <a:buNone/>
          </a:pPr>
          <a:endParaRPr lang="en-US" sz="500" kern="1200"/>
        </a:p>
        <a:p>
          <a:pPr marL="0" lvl="0" indent="0" algn="r" defTabSz="222250">
            <a:lnSpc>
              <a:spcPct val="90000"/>
            </a:lnSpc>
            <a:spcBef>
              <a:spcPct val="0"/>
            </a:spcBef>
            <a:spcAft>
              <a:spcPct val="35000"/>
            </a:spcAft>
            <a:buNone/>
          </a:pPr>
          <a:endParaRPr lang="en-US" sz="500" kern="1200"/>
        </a:p>
        <a:p>
          <a:pPr marL="0" lvl="0" indent="0" algn="r" defTabSz="222250">
            <a:lnSpc>
              <a:spcPct val="90000"/>
            </a:lnSpc>
            <a:spcBef>
              <a:spcPct val="0"/>
            </a:spcBef>
            <a:spcAft>
              <a:spcPct val="35000"/>
            </a:spcAft>
            <a:buNone/>
          </a:pPr>
          <a:r>
            <a:rPr lang="en-US" sz="500" kern="1200"/>
            <a:t> </a:t>
          </a:r>
        </a:p>
        <a:p>
          <a:pPr marL="0" lvl="0" indent="0" algn="r" defTabSz="222250">
            <a:lnSpc>
              <a:spcPct val="90000"/>
            </a:lnSpc>
            <a:spcBef>
              <a:spcPct val="0"/>
            </a:spcBef>
            <a:spcAft>
              <a:spcPct val="35000"/>
            </a:spcAft>
            <a:buNone/>
          </a:pPr>
          <a:endParaRPr lang="en-US" sz="500" kern="1200"/>
        </a:p>
        <a:p>
          <a:pPr marL="0" lvl="0" indent="0" algn="r" defTabSz="222250">
            <a:lnSpc>
              <a:spcPct val="90000"/>
            </a:lnSpc>
            <a:spcBef>
              <a:spcPct val="0"/>
            </a:spcBef>
            <a:spcAft>
              <a:spcPct val="35000"/>
            </a:spcAft>
            <a:buNone/>
          </a:pPr>
          <a:endParaRPr lang="en-US" sz="500" kern="1200"/>
        </a:p>
      </dsp:txBody>
      <dsp:txXfrm>
        <a:off x="688374" y="373772"/>
        <a:ext cx="384217" cy="213454"/>
      </dsp:txXfrm>
    </dsp:sp>
    <dsp:sp modelId="{D36FB857-FFC4-47C7-AF43-914C1A4F1726}">
      <dsp:nvSpPr>
        <dsp:cNvPr id="0" name=""/>
        <dsp:cNvSpPr/>
      </dsp:nvSpPr>
      <dsp:spPr>
        <a:xfrm rot="5400000">
          <a:off x="1396544" y="325745"/>
          <a:ext cx="355757" cy="309508"/>
        </a:xfrm>
        <a:prstGeom prst="hexagon">
          <a:avLst>
            <a:gd name="adj" fmla="val 25000"/>
            <a:gd name="vf" fmla="val 115470"/>
          </a:avLst>
        </a:prstGeom>
        <a:solidFill>
          <a:schemeClr val="accent3">
            <a:alpha val="90000"/>
            <a:hueOff val="0"/>
            <a:satOff val="0"/>
            <a:lumOff val="0"/>
            <a:alphaOff val="-10909"/>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rot="-5400000">
        <a:off x="1467900" y="358060"/>
        <a:ext cx="213044" cy="244879"/>
      </dsp:txXfrm>
    </dsp:sp>
    <dsp:sp modelId="{477A5FDE-6B07-402E-987E-485682043581}">
      <dsp:nvSpPr>
        <dsp:cNvPr id="0" name=""/>
        <dsp:cNvSpPr/>
      </dsp:nvSpPr>
      <dsp:spPr>
        <a:xfrm rot="5400000">
          <a:off x="1230050" y="627712"/>
          <a:ext cx="355757" cy="309508"/>
        </a:xfrm>
        <a:prstGeom prst="hexagon">
          <a:avLst>
            <a:gd name="adj" fmla="val 25000"/>
            <a:gd name="vf" fmla="val 115470"/>
          </a:avLst>
        </a:prstGeom>
        <a:solidFill>
          <a:schemeClr val="accent3">
            <a:alpha val="90000"/>
            <a:hueOff val="0"/>
            <a:satOff val="0"/>
            <a:lumOff val="0"/>
            <a:alphaOff val="-14545"/>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1301406" y="660027"/>
        <a:ext cx="213044" cy="244879"/>
      </dsp:txXfrm>
    </dsp:sp>
    <dsp:sp modelId="{91D5092C-0C90-413C-9537-7875C2AA50E2}">
      <dsp:nvSpPr>
        <dsp:cNvPr id="0" name=""/>
        <dsp:cNvSpPr/>
      </dsp:nvSpPr>
      <dsp:spPr>
        <a:xfrm>
          <a:off x="1572075" y="675739"/>
          <a:ext cx="397025" cy="2134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l" defTabSz="222250">
            <a:lnSpc>
              <a:spcPct val="90000"/>
            </a:lnSpc>
            <a:spcBef>
              <a:spcPct val="0"/>
            </a:spcBef>
            <a:spcAft>
              <a:spcPct val="35000"/>
            </a:spcAft>
            <a:buNone/>
          </a:pPr>
          <a:r>
            <a:rPr lang="en-US" sz="500" kern="1200"/>
            <a:t> </a:t>
          </a:r>
        </a:p>
        <a:p>
          <a:pPr marL="0" lvl="0" indent="0" algn="l" defTabSz="222250">
            <a:lnSpc>
              <a:spcPct val="90000"/>
            </a:lnSpc>
            <a:spcBef>
              <a:spcPct val="0"/>
            </a:spcBef>
            <a:spcAft>
              <a:spcPct val="35000"/>
            </a:spcAft>
            <a:buNone/>
          </a:pPr>
          <a:endParaRPr lang="en-US" sz="500" kern="1200"/>
        </a:p>
        <a:p>
          <a:pPr marL="0" lvl="0" indent="0" algn="l" defTabSz="222250">
            <a:lnSpc>
              <a:spcPct val="90000"/>
            </a:lnSpc>
            <a:spcBef>
              <a:spcPct val="0"/>
            </a:spcBef>
            <a:spcAft>
              <a:spcPct val="35000"/>
            </a:spcAft>
            <a:buNone/>
          </a:pPr>
          <a:endParaRPr lang="en-US" sz="500" kern="1200"/>
        </a:p>
        <a:p>
          <a:pPr marL="0" lvl="0" indent="0" algn="l" defTabSz="222250">
            <a:lnSpc>
              <a:spcPct val="90000"/>
            </a:lnSpc>
            <a:spcBef>
              <a:spcPct val="0"/>
            </a:spcBef>
            <a:spcAft>
              <a:spcPct val="35000"/>
            </a:spcAft>
            <a:buNone/>
          </a:pPr>
          <a:r>
            <a:rPr lang="en-US" sz="500" kern="1200"/>
            <a:t> </a:t>
          </a:r>
        </a:p>
        <a:p>
          <a:pPr marL="0" lvl="0" indent="0" algn="l" defTabSz="222250">
            <a:lnSpc>
              <a:spcPct val="90000"/>
            </a:lnSpc>
            <a:spcBef>
              <a:spcPct val="0"/>
            </a:spcBef>
            <a:spcAft>
              <a:spcPct val="35000"/>
            </a:spcAft>
            <a:buNone/>
          </a:pPr>
          <a:r>
            <a:rPr lang="en-US" sz="500" kern="1200"/>
            <a:t> </a:t>
          </a:r>
        </a:p>
        <a:p>
          <a:pPr marL="0" lvl="0" indent="0" algn="l" defTabSz="222250">
            <a:lnSpc>
              <a:spcPct val="90000"/>
            </a:lnSpc>
            <a:spcBef>
              <a:spcPct val="0"/>
            </a:spcBef>
            <a:spcAft>
              <a:spcPct val="35000"/>
            </a:spcAft>
            <a:buNone/>
          </a:pPr>
          <a:endParaRPr lang="en-US" sz="500" kern="1200"/>
        </a:p>
      </dsp:txBody>
      <dsp:txXfrm>
        <a:off x="1572075" y="675739"/>
        <a:ext cx="397025" cy="213454"/>
      </dsp:txXfrm>
    </dsp:sp>
    <dsp:sp modelId="{5E4E94C8-C246-4072-B711-4BBA98D230CC}">
      <dsp:nvSpPr>
        <dsp:cNvPr id="0" name=""/>
        <dsp:cNvSpPr/>
      </dsp:nvSpPr>
      <dsp:spPr>
        <a:xfrm rot="5400000">
          <a:off x="895780" y="627712"/>
          <a:ext cx="355757" cy="309508"/>
        </a:xfrm>
        <a:prstGeom prst="hexagon">
          <a:avLst>
            <a:gd name="adj" fmla="val 25000"/>
            <a:gd name="vf" fmla="val 115470"/>
          </a:avLst>
        </a:prstGeom>
        <a:solidFill>
          <a:schemeClr val="accent3">
            <a:alpha val="90000"/>
            <a:hueOff val="0"/>
            <a:satOff val="0"/>
            <a:lumOff val="0"/>
            <a:alphaOff val="-18182"/>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rot="-5400000">
        <a:off x="967136" y="660027"/>
        <a:ext cx="213044" cy="244879"/>
      </dsp:txXfrm>
    </dsp:sp>
    <dsp:sp modelId="{FCCEF9A3-4E4F-4193-8233-C6F70D6913D5}">
      <dsp:nvSpPr>
        <dsp:cNvPr id="0" name=""/>
        <dsp:cNvSpPr/>
      </dsp:nvSpPr>
      <dsp:spPr>
        <a:xfrm rot="5400000">
          <a:off x="1580764" y="629106"/>
          <a:ext cx="355757" cy="309508"/>
        </a:xfrm>
        <a:prstGeom prst="hexagon">
          <a:avLst>
            <a:gd name="adj" fmla="val 25000"/>
            <a:gd name="vf" fmla="val 115470"/>
          </a:avLst>
        </a:prstGeom>
        <a:solidFill>
          <a:schemeClr val="accent3">
            <a:alpha val="90000"/>
            <a:hueOff val="0"/>
            <a:satOff val="0"/>
            <a:lumOff val="0"/>
            <a:alphaOff val="-21818"/>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1652120" y="661421"/>
        <a:ext cx="213044" cy="244879"/>
      </dsp:txXfrm>
    </dsp:sp>
    <dsp:sp modelId="{8E9E340C-5190-46CD-B3F1-D463AFD78733}">
      <dsp:nvSpPr>
        <dsp:cNvPr id="0" name=""/>
        <dsp:cNvSpPr/>
      </dsp:nvSpPr>
      <dsp:spPr>
        <a:xfrm>
          <a:off x="688374" y="977706"/>
          <a:ext cx="384217" cy="213454"/>
        </a:xfrm>
        <a:prstGeom prst="rect">
          <a:avLst/>
        </a:prstGeom>
        <a:noFill/>
        <a:ln>
          <a:noFill/>
        </a:ln>
        <a:effectLst/>
      </dsp:spPr>
      <dsp:style>
        <a:lnRef idx="0">
          <a:scrgbClr r="0" g="0" b="0"/>
        </a:lnRef>
        <a:fillRef idx="0">
          <a:scrgbClr r="0" g="0" b="0"/>
        </a:fillRef>
        <a:effectRef idx="0">
          <a:scrgbClr r="0" g="0" b="0"/>
        </a:effectRef>
        <a:fontRef idx="minor"/>
      </dsp:style>
    </dsp:sp>
    <dsp:sp modelId="{E502AA1D-AA3F-40DE-9DB0-CC785EAD8980}">
      <dsp:nvSpPr>
        <dsp:cNvPr id="0" name=""/>
        <dsp:cNvSpPr/>
      </dsp:nvSpPr>
      <dsp:spPr>
        <a:xfrm rot="5400000">
          <a:off x="1584404" y="23124"/>
          <a:ext cx="355757" cy="309508"/>
        </a:xfrm>
        <a:prstGeom prst="hexagon">
          <a:avLst>
            <a:gd name="adj" fmla="val 25000"/>
            <a:gd name="vf" fmla="val 115470"/>
          </a:avLst>
        </a:prstGeom>
        <a:solidFill>
          <a:schemeClr val="accent3">
            <a:alpha val="90000"/>
            <a:hueOff val="0"/>
            <a:satOff val="0"/>
            <a:lumOff val="0"/>
            <a:alphaOff val="-25455"/>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rot="-5400000">
        <a:off x="1655760" y="55439"/>
        <a:ext cx="213044" cy="244879"/>
      </dsp:txXfrm>
    </dsp:sp>
    <dsp:sp modelId="{0EF8B722-2AA5-4666-A4CD-4C62E597473B}">
      <dsp:nvSpPr>
        <dsp:cNvPr id="0" name=""/>
        <dsp:cNvSpPr/>
      </dsp:nvSpPr>
      <dsp:spPr>
        <a:xfrm rot="5400000">
          <a:off x="1748539" y="339744"/>
          <a:ext cx="355757" cy="309508"/>
        </a:xfrm>
        <a:prstGeom prst="hexagon">
          <a:avLst>
            <a:gd name="adj" fmla="val 25000"/>
            <a:gd name="vf" fmla="val 115470"/>
          </a:avLst>
        </a:prstGeom>
        <a:solidFill>
          <a:schemeClr val="accent3">
            <a:alpha val="90000"/>
            <a:hueOff val="0"/>
            <a:satOff val="0"/>
            <a:lumOff val="0"/>
            <a:alphaOff val="-29091"/>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1819895" y="372059"/>
        <a:ext cx="213044" cy="244879"/>
      </dsp:txXfrm>
    </dsp:sp>
    <dsp:sp modelId="{53C25849-F3B0-4B93-8903-2AE02DD46507}">
      <dsp:nvSpPr>
        <dsp:cNvPr id="0" name=""/>
        <dsp:cNvSpPr/>
      </dsp:nvSpPr>
      <dsp:spPr>
        <a:xfrm>
          <a:off x="1572075" y="1279673"/>
          <a:ext cx="397025" cy="213454"/>
        </a:xfrm>
        <a:prstGeom prst="rect">
          <a:avLst/>
        </a:prstGeom>
        <a:noFill/>
        <a:ln>
          <a:noFill/>
        </a:ln>
        <a:effectLst/>
      </dsp:spPr>
      <dsp:style>
        <a:lnRef idx="0">
          <a:scrgbClr r="0" g="0" b="0"/>
        </a:lnRef>
        <a:fillRef idx="0">
          <a:scrgbClr r="0" g="0" b="0"/>
        </a:fillRef>
        <a:effectRef idx="0">
          <a:scrgbClr r="0" g="0" b="0"/>
        </a:effectRef>
        <a:fontRef idx="minor"/>
      </dsp:style>
    </dsp:sp>
    <dsp:sp modelId="{9ABCFE9C-4A4C-481F-AF62-A05A8BEBCF43}">
      <dsp:nvSpPr>
        <dsp:cNvPr id="0" name=""/>
        <dsp:cNvSpPr/>
      </dsp:nvSpPr>
      <dsp:spPr>
        <a:xfrm rot="5400000">
          <a:off x="1078985" y="926647"/>
          <a:ext cx="355757" cy="309508"/>
        </a:xfrm>
        <a:prstGeom prst="hexagon">
          <a:avLst>
            <a:gd name="adj" fmla="val 25000"/>
            <a:gd name="vf" fmla="val 115470"/>
          </a:avLst>
        </a:prstGeom>
        <a:solidFill>
          <a:schemeClr val="accent3">
            <a:alpha val="90000"/>
            <a:hueOff val="0"/>
            <a:satOff val="0"/>
            <a:lumOff val="0"/>
            <a:alphaOff val="-3272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rot="-5400000">
        <a:off x="1150341" y="958962"/>
        <a:ext cx="213044" cy="244879"/>
      </dsp:txXfrm>
    </dsp:sp>
    <dsp:sp modelId="{FA3D15C7-6963-4BFF-BDD6-071B0B77526C}">
      <dsp:nvSpPr>
        <dsp:cNvPr id="0" name=""/>
        <dsp:cNvSpPr/>
      </dsp:nvSpPr>
      <dsp:spPr>
        <a:xfrm rot="5400000">
          <a:off x="731113" y="327854"/>
          <a:ext cx="355757" cy="309508"/>
        </a:xfrm>
        <a:prstGeom prst="hexagon">
          <a:avLst>
            <a:gd name="adj" fmla="val 25000"/>
            <a:gd name="vf" fmla="val 115470"/>
          </a:avLst>
        </a:prstGeom>
        <a:solidFill>
          <a:schemeClr val="accent3">
            <a:alpha val="90000"/>
            <a:hueOff val="0"/>
            <a:satOff val="0"/>
            <a:lumOff val="0"/>
            <a:alphaOff val="-36364"/>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802469" y="360169"/>
        <a:ext cx="213044" cy="244879"/>
      </dsp:txXfrm>
    </dsp:sp>
    <dsp:sp modelId="{597AE271-75AE-46E6-8971-E88462E0F025}">
      <dsp:nvSpPr>
        <dsp:cNvPr id="0" name=""/>
        <dsp:cNvSpPr/>
      </dsp:nvSpPr>
      <dsp:spPr>
        <a:xfrm>
          <a:off x="688374" y="1581639"/>
          <a:ext cx="384217" cy="213454"/>
        </a:xfrm>
        <a:prstGeom prst="rect">
          <a:avLst/>
        </a:prstGeom>
        <a:noFill/>
        <a:ln>
          <a:noFill/>
        </a:ln>
        <a:effectLst/>
      </dsp:spPr>
      <dsp:style>
        <a:lnRef idx="0">
          <a:scrgbClr r="0" g="0" b="0"/>
        </a:lnRef>
        <a:fillRef idx="0">
          <a:scrgbClr r="0" g="0" b="0"/>
        </a:fillRef>
        <a:effectRef idx="0">
          <a:scrgbClr r="0" g="0" b="0"/>
        </a:effectRef>
        <a:fontRef idx="minor"/>
      </dsp:style>
    </dsp:sp>
    <dsp:sp modelId="{D0D64003-02B3-44DC-B079-7B36A66A74B8}">
      <dsp:nvSpPr>
        <dsp:cNvPr id="0" name=""/>
        <dsp:cNvSpPr/>
      </dsp:nvSpPr>
      <dsp:spPr>
        <a:xfrm rot="5400000">
          <a:off x="1417805" y="920333"/>
          <a:ext cx="355757" cy="309508"/>
        </a:xfrm>
        <a:prstGeom prst="hexagon">
          <a:avLst>
            <a:gd name="adj" fmla="val 25000"/>
            <a:gd name="vf" fmla="val 115470"/>
          </a:avLst>
        </a:prstGeom>
        <a:solidFill>
          <a:schemeClr val="accent3">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rot="-5400000">
        <a:off x="1489161" y="952648"/>
        <a:ext cx="213044" cy="244879"/>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8975A-4D5A-4867-BE2B-7B4E41380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81</Pages>
  <Words>13523</Words>
  <Characters>77085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Rasmussen College</Company>
  <LinksUpToDate>false</LinksUpToDate>
  <CharactersWithSpaces>90428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Adkins</dc:creator>
  <cp:keywords/>
  <dc:description/>
  <cp:lastModifiedBy>Darice Corey-Gilbert</cp:lastModifiedBy>
  <cp:revision>26</cp:revision>
  <dcterms:created xsi:type="dcterms:W3CDTF">2016-10-06T18:21:00Z</dcterms:created>
  <dcterms:modified xsi:type="dcterms:W3CDTF">2016-10-07T03:54:00Z</dcterms:modified>
</cp:coreProperties>
</file>